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8B5B3" w14:textId="48718386" w:rsidR="00BB2275" w:rsidRPr="000B06DA" w:rsidDel="00A67845" w:rsidRDefault="00BB2275">
      <w:pPr>
        <w:pStyle w:val="Heading1"/>
        <w:jc w:val="center"/>
        <w:rPr>
          <w:del w:id="0" w:author="Nils Burkhard Patrik Zimmermann" w:date="2024-10-24T15:11:00Z" w16du:dateUtc="2024-10-24T19:11:00Z"/>
          <w:rFonts w:ascii="Garamond" w:hAnsi="Garamond"/>
          <w:rPrChange w:id="1" w:author="Nils Burkhard Patrik Zimmermann" w:date="2024-10-24T15:12:00Z" w16du:dateUtc="2024-10-24T19:12:00Z">
            <w:rPr>
              <w:del w:id="2" w:author="Nils Burkhard Patrik Zimmermann" w:date="2024-10-24T15:11:00Z" w16du:dateUtc="2024-10-24T19:11:00Z"/>
            </w:rPr>
          </w:rPrChange>
        </w:rPr>
        <w:pPrChange w:id="3" w:author="Nils Burkhard Patrik Zimmermann" w:date="2024-10-24T15:11:00Z" w16du:dateUtc="2024-10-24T19:11:00Z">
          <w:pPr>
            <w:pStyle w:val="Title"/>
            <w:jc w:val="center"/>
          </w:pPr>
        </w:pPrChange>
      </w:pPr>
      <w:r w:rsidRPr="000B06DA">
        <w:rPr>
          <w:rFonts w:ascii="Garamond" w:hAnsi="Garamond"/>
          <w:rPrChange w:id="4" w:author="Nils Burkhard Patrik Zimmermann" w:date="2024-10-24T15:12:00Z" w16du:dateUtc="2024-10-24T19:12:00Z">
            <w:rPr/>
          </w:rPrChange>
        </w:rPr>
        <w:t>De-</w:t>
      </w:r>
      <w:r w:rsidR="000331D5" w:rsidRPr="000B06DA">
        <w:rPr>
          <w:rFonts w:ascii="Garamond" w:hAnsi="Garamond"/>
          <w:rPrChange w:id="5" w:author="Nils Burkhard Patrik Zimmermann" w:date="2024-10-24T15:12:00Z" w16du:dateUtc="2024-10-24T19:12:00Z">
            <w:rPr/>
          </w:rPrChange>
        </w:rPr>
        <w:t>r</w:t>
      </w:r>
      <w:r w:rsidRPr="000B06DA">
        <w:rPr>
          <w:rFonts w:ascii="Garamond" w:hAnsi="Garamond"/>
          <w:rPrChange w:id="6" w:author="Nils Burkhard Patrik Zimmermann" w:date="2024-10-24T15:12:00Z" w16du:dateUtc="2024-10-24T19:12:00Z">
            <w:rPr/>
          </w:rPrChange>
        </w:rPr>
        <w:t xml:space="preserve">isking </w:t>
      </w:r>
      <w:r w:rsidR="00C1129D" w:rsidRPr="000B06DA">
        <w:rPr>
          <w:rFonts w:ascii="Garamond" w:hAnsi="Garamond"/>
          <w:rPrChange w:id="7" w:author="Nils Burkhard Patrik Zimmermann" w:date="2024-10-24T15:12:00Z" w16du:dateUtc="2024-10-24T19:12:00Z">
            <w:rPr/>
          </w:rPrChange>
        </w:rPr>
        <w:t xml:space="preserve">and scaling </w:t>
      </w:r>
      <w:r w:rsidR="00900D56" w:rsidRPr="000B06DA">
        <w:rPr>
          <w:rFonts w:ascii="Garamond" w:hAnsi="Garamond"/>
          <w:rPrChange w:id="8" w:author="Nils Burkhard Patrik Zimmermann" w:date="2024-10-24T15:12:00Z" w16du:dateUtc="2024-10-24T19:12:00Z">
            <w:rPr/>
          </w:rPrChange>
        </w:rPr>
        <w:t>renewable energy project</w:t>
      </w:r>
      <w:r w:rsidR="000331D5" w:rsidRPr="000B06DA">
        <w:rPr>
          <w:rFonts w:ascii="Garamond" w:hAnsi="Garamond"/>
          <w:rPrChange w:id="9" w:author="Nils Burkhard Patrik Zimmermann" w:date="2024-10-24T15:12:00Z" w16du:dateUtc="2024-10-24T19:12:00Z">
            <w:rPr/>
          </w:rPrChange>
        </w:rPr>
        <w:t xml:space="preserve"> finance</w:t>
      </w:r>
      <w:r w:rsidR="00900D56" w:rsidRPr="000B06DA">
        <w:rPr>
          <w:rFonts w:ascii="Garamond" w:hAnsi="Garamond"/>
          <w:rPrChange w:id="10" w:author="Nils Burkhard Patrik Zimmermann" w:date="2024-10-24T15:12:00Z" w16du:dateUtc="2024-10-24T19:12:00Z">
            <w:rPr/>
          </w:rPrChange>
        </w:rPr>
        <w:t xml:space="preserve"> in developing countries by </w:t>
      </w:r>
      <w:r w:rsidR="000331D5" w:rsidRPr="000B06DA">
        <w:rPr>
          <w:rFonts w:ascii="Garamond" w:hAnsi="Garamond"/>
          <w:rPrChange w:id="11" w:author="Nils Burkhard Patrik Zimmermann" w:date="2024-10-24T15:12:00Z" w16du:dateUtc="2024-10-24T19:12:00Z">
            <w:rPr/>
          </w:rPrChange>
        </w:rPr>
        <w:t xml:space="preserve">means of </w:t>
      </w:r>
      <w:r w:rsidR="00B37F29" w:rsidRPr="000B06DA">
        <w:rPr>
          <w:rFonts w:ascii="Garamond" w:hAnsi="Garamond"/>
          <w:rPrChange w:id="12" w:author="Nils Burkhard Patrik Zimmermann" w:date="2024-10-24T15:12:00Z" w16du:dateUtc="2024-10-24T19:12:00Z">
            <w:rPr/>
          </w:rPrChange>
        </w:rPr>
        <w:t>regional</w:t>
      </w:r>
      <w:r w:rsidR="000331D5" w:rsidRPr="000B06DA">
        <w:rPr>
          <w:rFonts w:ascii="Garamond" w:hAnsi="Garamond"/>
          <w:rPrChange w:id="13" w:author="Nils Burkhard Patrik Zimmermann" w:date="2024-10-24T15:12:00Z" w16du:dateUtc="2024-10-24T19:12:00Z">
            <w:rPr/>
          </w:rPrChange>
        </w:rPr>
        <w:t xml:space="preserve"> </w:t>
      </w:r>
      <w:r w:rsidR="007F3611" w:rsidRPr="000B06DA">
        <w:rPr>
          <w:rFonts w:ascii="Garamond" w:hAnsi="Garamond"/>
          <w:rPrChange w:id="14" w:author="Nils Burkhard Patrik Zimmermann" w:date="2024-10-24T15:12:00Z" w16du:dateUtc="2024-10-24T19:12:00Z">
            <w:rPr/>
          </w:rPrChange>
        </w:rPr>
        <w:t>Renewable Energy</w:t>
      </w:r>
      <w:r w:rsidR="004D47F9" w:rsidRPr="000B06DA">
        <w:rPr>
          <w:rFonts w:ascii="Garamond" w:hAnsi="Garamond"/>
          <w:rPrChange w:id="15" w:author="Nils Burkhard Patrik Zimmermann" w:date="2024-10-24T15:12:00Z" w16du:dateUtc="2024-10-24T19:12:00Z">
            <w:rPr/>
          </w:rPrChange>
        </w:rPr>
        <w:t xml:space="preserve"> </w:t>
      </w:r>
      <w:r w:rsidR="00C9761F" w:rsidRPr="000B06DA">
        <w:rPr>
          <w:rFonts w:ascii="Garamond" w:hAnsi="Garamond"/>
          <w:rPrChange w:id="16" w:author="Nils Burkhard Patrik Zimmermann" w:date="2024-10-24T15:12:00Z" w16du:dateUtc="2024-10-24T19:12:00Z">
            <w:rPr/>
          </w:rPrChange>
        </w:rPr>
        <w:t xml:space="preserve">Payment Intermediary </w:t>
      </w:r>
      <w:r w:rsidR="0088196D" w:rsidRPr="000B06DA">
        <w:rPr>
          <w:rFonts w:ascii="Garamond" w:hAnsi="Garamond"/>
          <w:rPrChange w:id="17" w:author="Nils Burkhard Patrik Zimmermann" w:date="2024-10-24T15:12:00Z" w16du:dateUtc="2024-10-24T19:12:00Z">
            <w:rPr/>
          </w:rPrChange>
        </w:rPr>
        <w:t>Facilit</w:t>
      </w:r>
      <w:r w:rsidR="00B37F29" w:rsidRPr="000B06DA">
        <w:rPr>
          <w:rFonts w:ascii="Garamond" w:hAnsi="Garamond"/>
          <w:rPrChange w:id="18" w:author="Nils Burkhard Patrik Zimmermann" w:date="2024-10-24T15:12:00Z" w16du:dateUtc="2024-10-24T19:12:00Z">
            <w:rPr/>
          </w:rPrChange>
        </w:rPr>
        <w:t>ies</w:t>
      </w:r>
      <w:r w:rsidR="0088196D" w:rsidRPr="000B06DA">
        <w:rPr>
          <w:rFonts w:ascii="Garamond" w:hAnsi="Garamond"/>
          <w:rPrChange w:id="19" w:author="Nils Burkhard Patrik Zimmermann" w:date="2024-10-24T15:12:00Z" w16du:dateUtc="2024-10-24T19:12:00Z">
            <w:rPr/>
          </w:rPrChange>
        </w:rPr>
        <w:t xml:space="preserve"> </w:t>
      </w:r>
      <w:r w:rsidR="00EE6972" w:rsidRPr="000B06DA">
        <w:rPr>
          <w:rFonts w:ascii="Garamond" w:hAnsi="Garamond"/>
          <w:rPrChange w:id="20" w:author="Nils Burkhard Patrik Zimmermann" w:date="2024-10-24T15:12:00Z" w16du:dateUtc="2024-10-24T19:12:00Z">
            <w:rPr/>
          </w:rPrChange>
        </w:rPr>
        <w:t>(</w:t>
      </w:r>
      <w:r w:rsidR="007F3611" w:rsidRPr="000B06DA">
        <w:rPr>
          <w:rFonts w:ascii="Garamond" w:hAnsi="Garamond"/>
          <w:rPrChange w:id="21" w:author="Nils Burkhard Patrik Zimmermann" w:date="2024-10-24T15:12:00Z" w16du:dateUtc="2024-10-24T19:12:00Z">
            <w:rPr/>
          </w:rPrChange>
        </w:rPr>
        <w:t>R</w:t>
      </w:r>
      <w:r w:rsidR="004D47F9" w:rsidRPr="000B06DA">
        <w:rPr>
          <w:rFonts w:ascii="Garamond" w:hAnsi="Garamond"/>
          <w:rPrChange w:id="22" w:author="Nils Burkhard Patrik Zimmermann" w:date="2024-10-24T15:12:00Z" w16du:dateUtc="2024-10-24T19:12:00Z">
            <w:rPr/>
          </w:rPrChange>
        </w:rPr>
        <w:t>E</w:t>
      </w:r>
      <w:r w:rsidR="00EE6972" w:rsidRPr="000B06DA">
        <w:rPr>
          <w:rFonts w:ascii="Garamond" w:hAnsi="Garamond"/>
          <w:rPrChange w:id="23" w:author="Nils Burkhard Patrik Zimmermann" w:date="2024-10-24T15:12:00Z" w16du:dateUtc="2024-10-24T19:12:00Z">
            <w:rPr/>
          </w:rPrChange>
        </w:rPr>
        <w:t>PIF</w:t>
      </w:r>
      <w:r w:rsidR="00B37F29" w:rsidRPr="000B06DA">
        <w:rPr>
          <w:rFonts w:ascii="Garamond" w:hAnsi="Garamond"/>
          <w:rPrChange w:id="24" w:author="Nils Burkhard Patrik Zimmermann" w:date="2024-10-24T15:12:00Z" w16du:dateUtc="2024-10-24T19:12:00Z">
            <w:rPr/>
          </w:rPrChange>
        </w:rPr>
        <w:t>s</w:t>
      </w:r>
      <w:r w:rsidR="00EE6972" w:rsidRPr="000B06DA">
        <w:rPr>
          <w:rFonts w:ascii="Garamond" w:hAnsi="Garamond"/>
          <w:rPrChange w:id="25" w:author="Nils Burkhard Patrik Zimmermann" w:date="2024-10-24T15:12:00Z" w16du:dateUtc="2024-10-24T19:12:00Z">
            <w:rPr/>
          </w:rPrChange>
        </w:rPr>
        <w:t>)</w:t>
      </w:r>
    </w:p>
    <w:p w14:paraId="1CEED630" w14:textId="77777777" w:rsidR="00B37F29" w:rsidRPr="000B06DA" w:rsidRDefault="00B37F29">
      <w:pPr>
        <w:pStyle w:val="Heading1"/>
        <w:jc w:val="center"/>
        <w:rPr>
          <w:rFonts w:ascii="Garamond" w:hAnsi="Garamond"/>
          <w:rPrChange w:id="26" w:author="Nils Burkhard Patrik Zimmermann" w:date="2024-10-24T15:12:00Z" w16du:dateUtc="2024-10-24T19:12:00Z">
            <w:rPr/>
          </w:rPrChange>
        </w:rPr>
        <w:pPrChange w:id="27" w:author="Nils Burkhard Patrik Zimmermann" w:date="2024-10-24T15:11:00Z" w16du:dateUtc="2024-10-24T19:11:00Z">
          <w:pPr>
            <w:pStyle w:val="Heading2"/>
            <w:jc w:val="both"/>
          </w:pPr>
        </w:pPrChange>
      </w:pPr>
    </w:p>
    <w:p w14:paraId="01F3346A" w14:textId="41FA6926" w:rsidR="000456CE" w:rsidRPr="000B06DA" w:rsidRDefault="00D12433">
      <w:pPr>
        <w:pStyle w:val="Subtitle"/>
        <w:jc w:val="center"/>
        <w:rPr>
          <w:rFonts w:ascii="Garamond" w:hAnsi="Garamond"/>
          <w:rPrChange w:id="28" w:author="Nils Burkhard Patrik Zimmermann" w:date="2024-10-24T15:12:00Z" w16du:dateUtc="2024-10-24T19:12:00Z">
            <w:rPr/>
          </w:rPrChange>
        </w:rPr>
        <w:pPrChange w:id="29" w:author="Nils Burkhard Patrik Zimmermann" w:date="2024-10-24T15:11:00Z" w16du:dateUtc="2024-10-24T19:11:00Z">
          <w:pPr>
            <w:pStyle w:val="Heading2"/>
            <w:jc w:val="both"/>
          </w:pPr>
        </w:pPrChange>
      </w:pPr>
      <w:r w:rsidRPr="000B06DA">
        <w:rPr>
          <w:rFonts w:ascii="Garamond" w:hAnsi="Garamond"/>
          <w:rPrChange w:id="30" w:author="Nils Burkhard Patrik Zimmermann" w:date="2024-10-24T15:12:00Z" w16du:dateUtc="2024-10-24T19:12:00Z">
            <w:rPr/>
          </w:rPrChange>
        </w:rPr>
        <w:t>Policy Brief</w:t>
      </w:r>
    </w:p>
    <w:p w14:paraId="5E5E5F98" w14:textId="21A0BAEA" w:rsidR="00270207" w:rsidRPr="000B06DA" w:rsidRDefault="00270207">
      <w:pPr>
        <w:pStyle w:val="Heading2"/>
        <w:rPr>
          <w:ins w:id="31" w:author="Nils Burkhard Patrik Zimmermann" w:date="2024-10-24T15:10:00Z" w16du:dateUtc="2024-10-24T19:10:00Z"/>
          <w:rFonts w:ascii="Garamond" w:hAnsi="Garamond"/>
          <w:rPrChange w:id="32" w:author="Nils Burkhard Patrik Zimmermann" w:date="2024-10-24T15:12:00Z" w16du:dateUtc="2024-10-24T19:12:00Z">
            <w:rPr>
              <w:ins w:id="33" w:author="Nils Burkhard Patrik Zimmermann" w:date="2024-10-24T15:10:00Z" w16du:dateUtc="2024-10-24T19:10:00Z"/>
            </w:rPr>
          </w:rPrChange>
        </w:rPr>
        <w:pPrChange w:id="34" w:author="Nils Burkhard Patrik Zimmermann" w:date="2024-10-24T15:11:00Z" w16du:dateUtc="2024-10-24T19:11:00Z">
          <w:pPr>
            <w:jc w:val="both"/>
          </w:pPr>
        </w:pPrChange>
      </w:pPr>
      <w:ins w:id="35" w:author="Nils Burkhard Patrik Zimmermann" w:date="2024-10-24T15:10:00Z" w16du:dateUtc="2024-10-24T19:10:00Z">
        <w:r w:rsidRPr="000B06DA">
          <w:rPr>
            <w:rFonts w:ascii="Garamond" w:hAnsi="Garamond"/>
            <w:rPrChange w:id="36" w:author="Nils Burkhard Patrik Zimmermann" w:date="2024-10-24T15:12:00Z" w16du:dateUtc="2024-10-24T19:12:00Z">
              <w:rPr/>
            </w:rPrChange>
          </w:rPr>
          <w:t>Introduction</w:t>
        </w:r>
      </w:ins>
    </w:p>
    <w:p w14:paraId="77ED7203" w14:textId="2116D72A" w:rsidR="00D16159" w:rsidRDefault="00E51598" w:rsidP="5E48F23F">
      <w:pPr>
        <w:jc w:val="both"/>
        <w:rPr>
          <w:rFonts w:ascii="Garamond" w:hAnsi="Garamond"/>
        </w:rPr>
      </w:pPr>
      <w:r>
        <w:rPr>
          <w:rFonts w:ascii="Garamond" w:hAnsi="Garamond"/>
        </w:rPr>
        <w:t xml:space="preserve">The International Energy Agency has estimated that about two trillion dollars a year must be deployed </w:t>
      </w:r>
      <w:r w:rsidR="00E77CC5">
        <w:rPr>
          <w:rFonts w:ascii="Garamond" w:hAnsi="Garamond"/>
        </w:rPr>
        <w:t xml:space="preserve">for investment in clean energy infrastructure in developing countries (not including China) to </w:t>
      </w:r>
      <w:r w:rsidR="008B664B">
        <w:rPr>
          <w:rFonts w:ascii="Garamond" w:hAnsi="Garamond"/>
        </w:rPr>
        <w:t xml:space="preserve">meet </w:t>
      </w:r>
      <w:ins w:id="37" w:author="Nils Burkhard Patrik Zimmermann" w:date="2024-10-24T15:12:00Z" w16du:dateUtc="2024-10-24T19:12:00Z">
        <w:r w:rsidR="008B664B">
          <w:rPr>
            <w:rFonts w:ascii="Garamond" w:hAnsi="Garamond"/>
          </w:rPr>
          <w:t xml:space="preserve">twin overarching goals </w:t>
        </w:r>
      </w:ins>
      <w:r w:rsidR="008B664B">
        <w:rPr>
          <w:rFonts w:ascii="Garamond" w:hAnsi="Garamond"/>
        </w:rPr>
        <w:t xml:space="preserve">of </w:t>
      </w:r>
      <w:ins w:id="38" w:author="Nils Burkhard Patrik Zimmermann" w:date="2024-10-24T14:58:00Z" w16du:dateUtc="2024-10-24T18:58:00Z">
        <w:r w:rsidR="008B664B" w:rsidRPr="000B06DA">
          <w:rPr>
            <w:rFonts w:ascii="Garamond" w:hAnsi="Garamond"/>
            <w:rPrChange w:id="39" w:author="Nils Burkhard Patrik Zimmermann" w:date="2024-10-24T15:12:00Z" w16du:dateUtc="2024-10-24T19:12:00Z">
              <w:rPr/>
            </w:rPrChange>
          </w:rPr>
          <w:t>achiev</w:t>
        </w:r>
      </w:ins>
      <w:r w:rsidR="008B664B">
        <w:rPr>
          <w:rFonts w:ascii="Garamond" w:hAnsi="Garamond"/>
        </w:rPr>
        <w:t>ing</w:t>
      </w:r>
      <w:ins w:id="40" w:author="Nils Burkhard Patrik Zimmermann" w:date="2024-10-24T14:58:00Z" w16du:dateUtc="2024-10-24T18:58:00Z">
        <w:r w:rsidR="008B664B" w:rsidRPr="000B06DA">
          <w:rPr>
            <w:rFonts w:ascii="Garamond" w:hAnsi="Garamond"/>
            <w:rPrChange w:id="41" w:author="Nils Burkhard Patrik Zimmermann" w:date="2024-10-24T15:12:00Z" w16du:dateUtc="2024-10-24T19:12:00Z">
              <w:rPr/>
            </w:rPrChange>
          </w:rPr>
          <w:t xml:space="preserve"> energy abundance</w:t>
        </w:r>
      </w:ins>
      <w:ins w:id="42" w:author="Nils Burkhard Patrik Zimmermann" w:date="2024-10-24T15:03:00Z" w16du:dateUtc="2024-10-24T19:03:00Z">
        <w:r w:rsidR="008B664B" w:rsidRPr="000B06DA">
          <w:rPr>
            <w:rFonts w:ascii="Garamond" w:hAnsi="Garamond"/>
            <w:rPrChange w:id="43" w:author="Nils Burkhard Patrik Zimmermann" w:date="2024-10-24T15:12:00Z" w16du:dateUtc="2024-10-24T19:12:00Z">
              <w:rPr/>
            </w:rPrChange>
          </w:rPr>
          <w:t xml:space="preserve"> </w:t>
        </w:r>
      </w:ins>
      <w:ins w:id="44" w:author="Nils Burkhard Patrik Zimmermann" w:date="2024-10-24T14:58:00Z" w16du:dateUtc="2024-10-24T18:58:00Z">
        <w:r w:rsidR="008B664B" w:rsidRPr="000B06DA">
          <w:rPr>
            <w:rFonts w:ascii="Garamond" w:hAnsi="Garamond"/>
            <w:rPrChange w:id="45" w:author="Nils Burkhard Patrik Zimmermann" w:date="2024-10-24T15:12:00Z" w16du:dateUtc="2024-10-24T19:12:00Z">
              <w:rPr/>
            </w:rPrChange>
          </w:rPr>
          <w:t>and climate action</w:t>
        </w:r>
      </w:ins>
      <w:ins w:id="46" w:author="Nils Burkhard Patrik Zimmermann" w:date="2024-10-24T15:12:00Z" w16du:dateUtc="2024-10-24T19:12:00Z">
        <w:r w:rsidR="008B664B">
          <w:rPr>
            <w:rFonts w:ascii="Garamond" w:hAnsi="Garamond"/>
          </w:rPr>
          <w:t xml:space="preserve"> in </w:t>
        </w:r>
      </w:ins>
      <w:ins w:id="47" w:author="Nils Burkhard Patrik Zimmermann" w:date="2024-10-24T15:13:00Z" w16du:dateUtc="2024-10-24T19:13:00Z">
        <w:r w:rsidR="008B664B">
          <w:rPr>
            <w:rFonts w:ascii="Garamond" w:hAnsi="Garamond"/>
          </w:rPr>
          <w:t>every region and country</w:t>
        </w:r>
      </w:ins>
      <w:ins w:id="48" w:author="Nils Burkhard Patrik Zimmermann" w:date="2024-10-24T14:58:00Z" w16du:dateUtc="2024-10-24T18:58:00Z">
        <w:r w:rsidR="008B664B" w:rsidRPr="000B06DA">
          <w:rPr>
            <w:rFonts w:ascii="Garamond" w:hAnsi="Garamond"/>
            <w:rPrChange w:id="49" w:author="Nils Burkhard Patrik Zimmermann" w:date="2024-10-24T15:12:00Z" w16du:dateUtc="2024-10-24T19:12:00Z">
              <w:rPr/>
            </w:rPrChange>
          </w:rPr>
          <w:t>, as per the UN Sustainable Development Goals (SDGs) 7 and 13</w:t>
        </w:r>
      </w:ins>
      <w:ins w:id="50" w:author="Nils Burkhard Patrik Zimmermann" w:date="2024-10-24T14:55:00Z" w16du:dateUtc="2024-10-24T18:55:00Z">
        <w:r w:rsidR="008B664B" w:rsidRPr="000B06DA">
          <w:rPr>
            <w:rFonts w:ascii="Garamond" w:hAnsi="Garamond"/>
            <w:rPrChange w:id="51" w:author="Nils Burkhard Patrik Zimmermann" w:date="2024-10-24T15:12:00Z" w16du:dateUtc="2024-10-24T19:12:00Z">
              <w:rPr/>
            </w:rPrChange>
          </w:rPr>
          <w:t>.</w:t>
        </w:r>
      </w:ins>
      <w:r w:rsidR="008B664B">
        <w:rPr>
          <w:rFonts w:ascii="Garamond" w:hAnsi="Garamond"/>
        </w:rPr>
        <w:t xml:space="preserve"> </w:t>
      </w:r>
      <w:ins w:id="52" w:author="Nils Burkhard Patrik Zimmermann" w:date="2024-10-24T14:55:00Z" w16du:dateUtc="2024-10-24T18:55:00Z">
        <w:r w:rsidR="00535224" w:rsidRPr="000B06DA">
          <w:rPr>
            <w:rFonts w:ascii="Garamond" w:hAnsi="Garamond"/>
            <w:rPrChange w:id="53" w:author="Nils Burkhard Patrik Zimmermann" w:date="2024-10-24T15:12:00Z" w16du:dateUtc="2024-10-24T19:12:00Z">
              <w:rPr/>
            </w:rPrChange>
          </w:rPr>
          <w:t>Over the past decade, t</w:t>
        </w:r>
      </w:ins>
      <w:ins w:id="54" w:author="Nils Burkhard Patrik Zimmermann" w:date="2024-10-24T14:52:00Z" w16du:dateUtc="2024-10-24T18:52:00Z">
        <w:r w:rsidR="00B23459" w:rsidRPr="000B06DA">
          <w:rPr>
            <w:rFonts w:ascii="Garamond" w:hAnsi="Garamond"/>
            <w:rPrChange w:id="55" w:author="Nils Burkhard Patrik Zimmermann" w:date="2024-10-24T15:12:00Z" w16du:dateUtc="2024-10-24T19:12:00Z">
              <w:rPr/>
            </w:rPrChange>
          </w:rPr>
          <w:t xml:space="preserve">he World Bank and other </w:t>
        </w:r>
      </w:ins>
      <w:ins w:id="56" w:author="Nils Burkhard Patrik Zimmermann" w:date="2024-10-24T14:56:00Z" w16du:dateUtc="2024-10-24T18:56:00Z">
        <w:r w:rsidR="00535306" w:rsidRPr="000B06DA">
          <w:rPr>
            <w:rFonts w:ascii="Garamond" w:hAnsi="Garamond"/>
            <w:rPrChange w:id="57" w:author="Nils Burkhard Patrik Zimmermann" w:date="2024-10-24T15:12:00Z" w16du:dateUtc="2024-10-24T19:12:00Z">
              <w:rPr/>
            </w:rPrChange>
          </w:rPr>
          <w:t xml:space="preserve">multilateral </w:t>
        </w:r>
      </w:ins>
      <w:ins w:id="58" w:author="Nils Burkhard Patrik Zimmermann" w:date="2024-10-24T14:52:00Z" w16du:dateUtc="2024-10-24T18:52:00Z">
        <w:r w:rsidR="00B23459" w:rsidRPr="000B06DA">
          <w:rPr>
            <w:rFonts w:ascii="Garamond" w:hAnsi="Garamond"/>
            <w:rPrChange w:id="59" w:author="Nils Burkhard Patrik Zimmermann" w:date="2024-10-24T15:12:00Z" w16du:dateUtc="2024-10-24T19:12:00Z">
              <w:rPr/>
            </w:rPrChange>
          </w:rPr>
          <w:t xml:space="preserve">development banks </w:t>
        </w:r>
      </w:ins>
      <w:ins w:id="60" w:author="Nils Burkhard Patrik Zimmermann" w:date="2024-10-24T14:56:00Z" w16du:dateUtc="2024-10-24T18:56:00Z">
        <w:r w:rsidR="00535306" w:rsidRPr="000B06DA">
          <w:rPr>
            <w:rFonts w:ascii="Garamond" w:hAnsi="Garamond"/>
            <w:rPrChange w:id="61" w:author="Nils Burkhard Patrik Zimmermann" w:date="2024-10-24T15:12:00Z" w16du:dateUtc="2024-10-24T19:12:00Z">
              <w:rPr/>
            </w:rPrChange>
          </w:rPr>
          <w:t xml:space="preserve">(MLDBs) </w:t>
        </w:r>
      </w:ins>
      <w:ins w:id="62" w:author="Nils Burkhard Patrik Zimmermann" w:date="2024-10-24T14:52:00Z" w16du:dateUtc="2024-10-24T18:52:00Z">
        <w:r w:rsidR="00B23459" w:rsidRPr="000B06DA">
          <w:rPr>
            <w:rFonts w:ascii="Garamond" w:hAnsi="Garamond"/>
            <w:rPrChange w:id="63" w:author="Nils Burkhard Patrik Zimmermann" w:date="2024-10-24T15:12:00Z" w16du:dateUtc="2024-10-24T19:12:00Z">
              <w:rPr/>
            </w:rPrChange>
          </w:rPr>
          <w:t xml:space="preserve">have </w:t>
        </w:r>
      </w:ins>
      <w:ins w:id="64" w:author="Nils Burkhard Patrik Zimmermann" w:date="2024-10-24T14:54:00Z" w16du:dateUtc="2024-10-24T18:54:00Z">
        <w:r w:rsidR="00535224" w:rsidRPr="000B06DA">
          <w:rPr>
            <w:rFonts w:ascii="Garamond" w:hAnsi="Garamond"/>
            <w:rPrChange w:id="65" w:author="Nils Burkhard Patrik Zimmermann" w:date="2024-10-24T15:12:00Z" w16du:dateUtc="2024-10-24T19:12:00Z">
              <w:rPr/>
            </w:rPrChange>
          </w:rPr>
          <w:t xml:space="preserve">introduced </w:t>
        </w:r>
      </w:ins>
      <w:r w:rsidR="00C86183">
        <w:rPr>
          <w:rFonts w:ascii="Garamond" w:hAnsi="Garamond"/>
        </w:rPr>
        <w:t>a variety of</w:t>
      </w:r>
      <w:ins w:id="66" w:author="Nils Burkhard Patrik Zimmermann" w:date="2024-10-24T14:52:00Z" w16du:dateUtc="2024-10-24T18:52:00Z">
        <w:r w:rsidR="00B23459" w:rsidRPr="000B06DA">
          <w:rPr>
            <w:rFonts w:ascii="Garamond" w:hAnsi="Garamond"/>
            <w:rPrChange w:id="67" w:author="Nils Burkhard Patrik Zimmermann" w:date="2024-10-24T15:12:00Z" w16du:dateUtc="2024-10-24T19:12:00Z">
              <w:rPr/>
            </w:rPrChange>
          </w:rPr>
          <w:t xml:space="preserve"> financial instruments </w:t>
        </w:r>
      </w:ins>
      <w:ins w:id="68" w:author="Nils Burkhard Patrik Zimmermann" w:date="2024-10-24T15:15:00Z" w16du:dateUtc="2024-10-24T19:15:00Z">
        <w:r w:rsidR="0063301C">
          <w:rPr>
            <w:rFonts w:ascii="Garamond" w:hAnsi="Garamond"/>
          </w:rPr>
          <w:t xml:space="preserve">and development initiatives </w:t>
        </w:r>
      </w:ins>
      <w:ins w:id="69" w:author="Nils Burkhard Patrik Zimmermann" w:date="2024-10-24T14:52:00Z" w16du:dateUtc="2024-10-24T18:52:00Z">
        <w:r w:rsidR="00B23459" w:rsidRPr="000B06DA">
          <w:rPr>
            <w:rFonts w:ascii="Garamond" w:hAnsi="Garamond"/>
            <w:rPrChange w:id="70" w:author="Nils Burkhard Patrik Zimmermann" w:date="2024-10-24T15:12:00Z" w16du:dateUtc="2024-10-24T19:12:00Z">
              <w:rPr/>
            </w:rPrChange>
          </w:rPr>
          <w:t xml:space="preserve">to encourage </w:t>
        </w:r>
        <w:r w:rsidR="003C6967" w:rsidRPr="000B06DA">
          <w:rPr>
            <w:rFonts w:ascii="Garamond" w:hAnsi="Garamond"/>
            <w:rPrChange w:id="71" w:author="Nils Burkhard Patrik Zimmermann" w:date="2024-10-24T15:12:00Z" w16du:dateUtc="2024-10-24T19:12:00Z">
              <w:rPr/>
            </w:rPrChange>
          </w:rPr>
          <w:t>client countries to</w:t>
        </w:r>
      </w:ins>
      <w:ins w:id="72" w:author="Nils Burkhard Patrik Zimmermann" w:date="2024-10-24T14:58:00Z" w16du:dateUtc="2024-10-24T18:58:00Z">
        <w:r w:rsidR="00AB3CCE" w:rsidRPr="000B06DA">
          <w:rPr>
            <w:rFonts w:ascii="Garamond" w:hAnsi="Garamond"/>
            <w:rPrChange w:id="73" w:author="Nils Burkhard Patrik Zimmermann" w:date="2024-10-24T15:12:00Z" w16du:dateUtc="2024-10-24T19:12:00Z">
              <w:rPr/>
            </w:rPrChange>
          </w:rPr>
          <w:t xml:space="preserve"> rapidly</w:t>
        </w:r>
      </w:ins>
      <w:ins w:id="74" w:author="Nils Burkhard Patrik Zimmermann" w:date="2024-10-24T14:52:00Z" w16du:dateUtc="2024-10-24T18:52:00Z">
        <w:r w:rsidR="003C6967" w:rsidRPr="000B06DA">
          <w:rPr>
            <w:rFonts w:ascii="Garamond" w:hAnsi="Garamond"/>
            <w:rPrChange w:id="75" w:author="Nils Burkhard Patrik Zimmermann" w:date="2024-10-24T15:12:00Z" w16du:dateUtc="2024-10-24T19:12:00Z">
              <w:rPr/>
            </w:rPrChange>
          </w:rPr>
          <w:t xml:space="preserve"> </w:t>
        </w:r>
      </w:ins>
      <w:ins w:id="76" w:author="Nils Burkhard Patrik Zimmermann" w:date="2024-10-24T15:15:00Z" w16du:dateUtc="2024-10-24T19:15:00Z">
        <w:r w:rsidR="0063301C">
          <w:rPr>
            <w:rFonts w:ascii="Garamond" w:hAnsi="Garamond"/>
          </w:rPr>
          <w:t>deploy</w:t>
        </w:r>
      </w:ins>
      <w:ins w:id="77" w:author="Nils Burkhard Patrik Zimmermann" w:date="2024-10-24T14:53:00Z" w16du:dateUtc="2024-10-24T18:53:00Z">
        <w:r w:rsidR="003C6967" w:rsidRPr="000B06DA">
          <w:rPr>
            <w:rFonts w:ascii="Garamond" w:hAnsi="Garamond"/>
            <w:rPrChange w:id="78" w:author="Nils Burkhard Patrik Zimmermann" w:date="2024-10-24T15:12:00Z" w16du:dateUtc="2024-10-24T19:12:00Z">
              <w:rPr/>
            </w:rPrChange>
          </w:rPr>
          <w:t xml:space="preserve"> renewable energy</w:t>
        </w:r>
      </w:ins>
      <w:ins w:id="79" w:author="Nils Burkhard Patrik Zimmermann" w:date="2024-10-24T14:55:00Z" w16du:dateUtc="2024-10-24T18:55:00Z">
        <w:r w:rsidR="00C73757" w:rsidRPr="000B06DA">
          <w:rPr>
            <w:rFonts w:ascii="Garamond" w:hAnsi="Garamond"/>
            <w:rPrChange w:id="80" w:author="Nils Burkhard Patrik Zimmermann" w:date="2024-10-24T15:12:00Z" w16du:dateUtc="2024-10-24T19:12:00Z">
              <w:rPr/>
            </w:rPrChange>
          </w:rPr>
          <w:t xml:space="preserve"> capacity</w:t>
        </w:r>
      </w:ins>
      <w:ins w:id="81" w:author="Nils Burkhard Patrik Zimmermann" w:date="2024-10-24T15:12:00Z" w16du:dateUtc="2024-10-24T19:12:00Z">
        <w:r w:rsidR="00E57197">
          <w:rPr>
            <w:rFonts w:ascii="Garamond" w:hAnsi="Garamond"/>
          </w:rPr>
          <w:t xml:space="preserve">. </w:t>
        </w:r>
      </w:ins>
      <w:ins w:id="82" w:author="Nils Burkhard Patrik Zimmermann" w:date="2024-10-24T14:55:00Z" w16du:dateUtc="2024-10-24T18:55:00Z">
        <w:r w:rsidR="00535306" w:rsidRPr="000B06DA">
          <w:rPr>
            <w:rFonts w:ascii="Garamond" w:hAnsi="Garamond"/>
            <w:rPrChange w:id="83" w:author="Nils Burkhard Patrik Zimmermann" w:date="2024-10-24T15:12:00Z" w16du:dateUtc="2024-10-24T19:12:00Z">
              <w:rPr/>
            </w:rPrChange>
          </w:rPr>
          <w:t xml:space="preserve">Given limits </w:t>
        </w:r>
      </w:ins>
      <w:ins w:id="84" w:author="Nils Burkhard Patrik Zimmermann" w:date="2024-10-24T14:56:00Z" w16du:dateUtc="2024-10-24T18:56:00Z">
        <w:r w:rsidR="00535306" w:rsidRPr="000B06DA">
          <w:rPr>
            <w:rFonts w:ascii="Garamond" w:hAnsi="Garamond"/>
            <w:rPrChange w:id="85" w:author="Nils Burkhard Patrik Zimmermann" w:date="2024-10-24T15:12:00Z" w16du:dateUtc="2024-10-24T19:12:00Z">
              <w:rPr/>
            </w:rPrChange>
          </w:rPr>
          <w:t xml:space="preserve">on </w:t>
        </w:r>
        <w:r w:rsidR="00E4249C" w:rsidRPr="000B06DA">
          <w:rPr>
            <w:rFonts w:ascii="Garamond" w:hAnsi="Garamond"/>
            <w:rPrChange w:id="86" w:author="Nils Burkhard Patrik Zimmermann" w:date="2024-10-24T15:12:00Z" w16du:dateUtc="2024-10-24T19:12:00Z">
              <w:rPr/>
            </w:rPrChange>
          </w:rPr>
          <w:t xml:space="preserve">MLDB share capital, however, </w:t>
        </w:r>
      </w:ins>
      <w:ins w:id="87" w:author="Nils Burkhard Patrik Zimmermann" w:date="2024-10-24T15:00:00Z" w16du:dateUtc="2024-10-24T19:00:00Z">
        <w:r w:rsidR="00916D8E" w:rsidRPr="000B06DA">
          <w:rPr>
            <w:rFonts w:ascii="Garamond" w:hAnsi="Garamond"/>
            <w:rPrChange w:id="88" w:author="Nils Burkhard Patrik Zimmermann" w:date="2024-10-24T15:12:00Z" w16du:dateUtc="2024-10-24T19:12:00Z">
              <w:rPr/>
            </w:rPrChange>
          </w:rPr>
          <w:t xml:space="preserve">and also </w:t>
        </w:r>
        <w:r w:rsidR="00BE389E" w:rsidRPr="000B06DA">
          <w:rPr>
            <w:rFonts w:ascii="Garamond" w:hAnsi="Garamond"/>
            <w:rPrChange w:id="89" w:author="Nils Burkhard Patrik Zimmermann" w:date="2024-10-24T15:12:00Z" w16du:dateUtc="2024-10-24T19:12:00Z">
              <w:rPr/>
            </w:rPrChange>
          </w:rPr>
          <w:t>that</w:t>
        </w:r>
        <w:r w:rsidR="00916D8E" w:rsidRPr="000B06DA">
          <w:rPr>
            <w:rFonts w:ascii="Garamond" w:hAnsi="Garamond"/>
            <w:rPrChange w:id="90" w:author="Nils Burkhard Patrik Zimmermann" w:date="2024-10-24T15:12:00Z" w16du:dateUtc="2024-10-24T19:12:00Z">
              <w:rPr/>
            </w:rPrChange>
          </w:rPr>
          <w:t xml:space="preserve"> </w:t>
        </w:r>
        <w:r w:rsidR="00BE389E" w:rsidRPr="000B06DA">
          <w:rPr>
            <w:rFonts w:ascii="Garamond" w:hAnsi="Garamond"/>
            <w:rPrChange w:id="91" w:author="Nils Burkhard Patrik Zimmermann" w:date="2024-10-24T15:12:00Z" w16du:dateUtc="2024-10-24T19:12:00Z">
              <w:rPr/>
            </w:rPrChange>
          </w:rPr>
          <w:t>the</w:t>
        </w:r>
        <w:r w:rsidR="00916D8E" w:rsidRPr="000B06DA">
          <w:rPr>
            <w:rFonts w:ascii="Garamond" w:hAnsi="Garamond"/>
            <w:rPrChange w:id="92" w:author="Nils Burkhard Patrik Zimmermann" w:date="2024-10-24T15:12:00Z" w16du:dateUtc="2024-10-24T19:12:00Z">
              <w:rPr/>
            </w:rPrChange>
          </w:rPr>
          <w:t xml:space="preserve"> fiscal space</w:t>
        </w:r>
        <w:r w:rsidR="00BE389E" w:rsidRPr="000B06DA">
          <w:rPr>
            <w:rFonts w:ascii="Garamond" w:hAnsi="Garamond"/>
            <w:rPrChange w:id="93" w:author="Nils Burkhard Patrik Zimmermann" w:date="2024-10-24T15:12:00Z" w16du:dateUtc="2024-10-24T19:12:00Z">
              <w:rPr/>
            </w:rPrChange>
          </w:rPr>
          <w:t xml:space="preserve"> of most EMDEs is al</w:t>
        </w:r>
      </w:ins>
      <w:ins w:id="94" w:author="Nils Burkhard Patrik Zimmermann" w:date="2024-10-24T15:01:00Z" w16du:dateUtc="2024-10-24T19:01:00Z">
        <w:r w:rsidR="00BE389E" w:rsidRPr="000B06DA">
          <w:rPr>
            <w:rFonts w:ascii="Garamond" w:hAnsi="Garamond"/>
            <w:rPrChange w:id="95" w:author="Nils Burkhard Patrik Zimmermann" w:date="2024-10-24T15:12:00Z" w16du:dateUtc="2024-10-24T19:12:00Z">
              <w:rPr/>
            </w:rPrChange>
          </w:rPr>
          <w:t>ready over-stretched,</w:t>
        </w:r>
      </w:ins>
      <w:ins w:id="96" w:author="Nils Burkhard Patrik Zimmermann" w:date="2024-10-24T15:00:00Z" w16du:dateUtc="2024-10-24T19:00:00Z">
        <w:r w:rsidR="00916D8E" w:rsidRPr="000B06DA">
          <w:rPr>
            <w:rFonts w:ascii="Garamond" w:hAnsi="Garamond"/>
            <w:rPrChange w:id="97" w:author="Nils Burkhard Patrik Zimmermann" w:date="2024-10-24T15:12:00Z" w16du:dateUtc="2024-10-24T19:12:00Z">
              <w:rPr/>
            </w:rPrChange>
          </w:rPr>
          <w:t xml:space="preserve"> </w:t>
        </w:r>
      </w:ins>
      <w:ins w:id="98" w:author="Nils Burkhard Patrik Zimmermann" w:date="2024-10-24T14:56:00Z" w16du:dateUtc="2024-10-24T18:56:00Z">
        <w:r w:rsidR="00E4249C" w:rsidRPr="000B06DA">
          <w:rPr>
            <w:rFonts w:ascii="Garamond" w:hAnsi="Garamond"/>
            <w:rPrChange w:id="99" w:author="Nils Burkhard Patrik Zimmermann" w:date="2024-10-24T15:12:00Z" w16du:dateUtc="2024-10-24T19:12:00Z">
              <w:rPr/>
            </w:rPrChange>
          </w:rPr>
          <w:t>t</w:t>
        </w:r>
      </w:ins>
      <w:ins w:id="100" w:author="Nils Burkhard Patrik Zimmermann" w:date="2024-10-24T14:55:00Z" w16du:dateUtc="2024-10-24T18:55:00Z">
        <w:r w:rsidR="00C73757" w:rsidRPr="000B06DA">
          <w:rPr>
            <w:rFonts w:ascii="Garamond" w:hAnsi="Garamond"/>
            <w:rPrChange w:id="101" w:author="Nils Burkhard Patrik Zimmermann" w:date="2024-10-24T15:12:00Z" w16du:dateUtc="2024-10-24T19:12:00Z">
              <w:rPr/>
            </w:rPrChange>
          </w:rPr>
          <w:t xml:space="preserve">here is a widely shared </w:t>
        </w:r>
      </w:ins>
      <w:r w:rsidR="008B664B">
        <w:rPr>
          <w:rFonts w:ascii="Garamond" w:hAnsi="Garamond"/>
        </w:rPr>
        <w:t>view</w:t>
      </w:r>
      <w:ins w:id="102" w:author="Nils Burkhard Patrik Zimmermann" w:date="2024-10-24T14:55:00Z" w16du:dateUtc="2024-10-24T18:55:00Z">
        <w:r w:rsidR="00C73757" w:rsidRPr="000B06DA">
          <w:rPr>
            <w:rFonts w:ascii="Garamond" w:hAnsi="Garamond"/>
            <w:rPrChange w:id="103" w:author="Nils Burkhard Patrik Zimmermann" w:date="2024-10-24T15:12:00Z" w16du:dateUtc="2024-10-24T19:12:00Z">
              <w:rPr/>
            </w:rPrChange>
          </w:rPr>
          <w:t xml:space="preserve"> that </w:t>
        </w:r>
      </w:ins>
      <w:ins w:id="104" w:author="Nils Burkhard Patrik Zimmermann" w:date="2024-10-24T14:56:00Z" w16du:dateUtc="2024-10-24T18:56:00Z">
        <w:r w:rsidR="00E4249C" w:rsidRPr="000B06DA">
          <w:rPr>
            <w:rFonts w:ascii="Garamond" w:hAnsi="Garamond"/>
            <w:rPrChange w:id="105" w:author="Nils Burkhard Patrik Zimmermann" w:date="2024-10-24T15:12:00Z" w16du:dateUtc="2024-10-24T19:12:00Z">
              <w:rPr/>
            </w:rPrChange>
          </w:rPr>
          <w:t xml:space="preserve">the bulk of money invested into renewable energy expansion in </w:t>
        </w:r>
      </w:ins>
      <w:ins w:id="106" w:author="Nils Burkhard Patrik Zimmermann" w:date="2024-10-24T14:57:00Z" w16du:dateUtc="2024-10-24T18:57:00Z">
        <w:r w:rsidR="003A3A80" w:rsidRPr="000B06DA">
          <w:rPr>
            <w:rFonts w:ascii="Garamond" w:hAnsi="Garamond"/>
            <w:rPrChange w:id="107" w:author="Nils Burkhard Patrik Zimmermann" w:date="2024-10-24T15:12:00Z" w16du:dateUtc="2024-10-24T19:12:00Z">
              <w:rPr/>
            </w:rPrChange>
          </w:rPr>
          <w:t>emerging market and developing economies (EMDEs) will have to come from private investment sources</w:t>
        </w:r>
      </w:ins>
      <w:ins w:id="108" w:author="Nils Burkhard Patrik Zimmermann" w:date="2024-10-24T15:01:00Z" w16du:dateUtc="2024-10-24T19:01:00Z">
        <w:r w:rsidR="00BE389E" w:rsidRPr="000B06DA">
          <w:rPr>
            <w:rFonts w:ascii="Garamond" w:hAnsi="Garamond"/>
            <w:rPrChange w:id="109" w:author="Nils Burkhard Patrik Zimmermann" w:date="2024-10-24T15:12:00Z" w16du:dateUtc="2024-10-24T19:12:00Z">
              <w:rPr/>
            </w:rPrChange>
          </w:rPr>
          <w:t xml:space="preserve">. </w:t>
        </w:r>
      </w:ins>
      <w:r w:rsidR="008B664B">
        <w:rPr>
          <w:rFonts w:ascii="Garamond" w:hAnsi="Garamond"/>
        </w:rPr>
        <w:t>T</w:t>
      </w:r>
      <w:r w:rsidR="00C86183">
        <w:rPr>
          <w:rFonts w:ascii="Garamond" w:hAnsi="Garamond"/>
        </w:rPr>
        <w:t xml:space="preserve">his is proving very difficult, because country </w:t>
      </w:r>
      <w:r w:rsidR="00096E55">
        <w:rPr>
          <w:rFonts w:ascii="Garamond" w:hAnsi="Garamond"/>
        </w:rPr>
        <w:t>and foreign exchange risks make institutional investors reluctant to invest in many EMDEs</w:t>
      </w:r>
      <w:r w:rsidR="00FE73E2">
        <w:rPr>
          <w:rFonts w:ascii="Garamond" w:hAnsi="Garamond"/>
        </w:rPr>
        <w:t xml:space="preserve">, and when they do invest, </w:t>
      </w:r>
      <w:r w:rsidR="00A52DE3">
        <w:rPr>
          <w:rFonts w:ascii="Garamond" w:hAnsi="Garamond"/>
        </w:rPr>
        <w:t xml:space="preserve">financing rates are high. Yet </w:t>
      </w:r>
      <w:r w:rsidR="001E3241">
        <w:rPr>
          <w:rFonts w:ascii="Garamond" w:hAnsi="Garamond"/>
        </w:rPr>
        <w:t>making the</w:t>
      </w:r>
      <w:ins w:id="110" w:author="Nils Burkhard Patrik Zimmermann" w:date="2024-10-24T14:57:00Z" w16du:dateUtc="2024-10-24T18:57:00Z">
        <w:r w:rsidR="00AB3CCE" w:rsidRPr="000B06DA">
          <w:rPr>
            <w:rFonts w:ascii="Garamond" w:hAnsi="Garamond"/>
            <w:rPrChange w:id="111" w:author="Nils Burkhard Patrik Zimmermann" w:date="2024-10-24T15:12:00Z" w16du:dateUtc="2024-10-24T19:12:00Z">
              <w:rPr/>
            </w:rPrChange>
          </w:rPr>
          <w:t xml:space="preserve"> clean energy build-out </w:t>
        </w:r>
      </w:ins>
      <w:r w:rsidR="001E3241">
        <w:rPr>
          <w:rFonts w:ascii="Garamond" w:hAnsi="Garamond"/>
        </w:rPr>
        <w:t>affordable and scalable requires</w:t>
      </w:r>
      <w:ins w:id="112" w:author="Nils Burkhard Patrik Zimmermann" w:date="2024-10-24T14:59:00Z" w16du:dateUtc="2024-10-24T18:59:00Z">
        <w:r w:rsidR="000D3397" w:rsidRPr="000B06DA">
          <w:rPr>
            <w:rFonts w:ascii="Garamond" w:hAnsi="Garamond"/>
            <w:rPrChange w:id="113" w:author="Nils Burkhard Patrik Zimmermann" w:date="2024-10-24T15:12:00Z" w16du:dateUtc="2024-10-24T19:12:00Z">
              <w:rPr/>
            </w:rPrChange>
          </w:rPr>
          <w:t xml:space="preserve"> keeping the cost of financial capital as low as possible</w:t>
        </w:r>
      </w:ins>
      <w:r w:rsidR="00D16159">
        <w:rPr>
          <w:rFonts w:ascii="Garamond" w:hAnsi="Garamond"/>
        </w:rPr>
        <w:t>. How can that be achieved?</w:t>
      </w:r>
    </w:p>
    <w:p w14:paraId="40B7F5BA" w14:textId="7D025B59" w:rsidR="003E5C48" w:rsidRPr="000B06DA" w:rsidRDefault="00D16159" w:rsidP="5E48F23F">
      <w:pPr>
        <w:jc w:val="both"/>
        <w:rPr>
          <w:ins w:id="114" w:author="Nils Burkhard Patrik Zimmermann" w:date="2024-10-24T15:03:00Z" w16du:dateUtc="2024-10-24T19:03:00Z"/>
          <w:rFonts w:ascii="Garamond" w:hAnsi="Garamond"/>
          <w:rPrChange w:id="115" w:author="Nils Burkhard Patrik Zimmermann" w:date="2024-10-24T15:12:00Z" w16du:dateUtc="2024-10-24T19:12:00Z">
            <w:rPr>
              <w:ins w:id="116" w:author="Nils Burkhard Patrik Zimmermann" w:date="2024-10-24T15:03:00Z" w16du:dateUtc="2024-10-24T19:03:00Z"/>
            </w:rPr>
          </w:rPrChange>
        </w:rPr>
      </w:pPr>
      <w:r>
        <w:rPr>
          <w:rFonts w:ascii="Garamond" w:hAnsi="Garamond"/>
        </w:rPr>
        <w:t xml:space="preserve">Part of the answer is that EMDEs must </w:t>
      </w:r>
      <w:r w:rsidR="001E3241">
        <w:rPr>
          <w:rFonts w:ascii="Garamond" w:hAnsi="Garamond"/>
        </w:rPr>
        <w:t xml:space="preserve">dependably </w:t>
      </w:r>
      <w:r>
        <w:rPr>
          <w:rFonts w:ascii="Garamond" w:hAnsi="Garamond"/>
        </w:rPr>
        <w:t>provide</w:t>
      </w:r>
      <w:ins w:id="117" w:author="Nils Burkhard Patrik Zimmermann" w:date="2024-10-24T15:02:00Z" w16du:dateUtc="2024-10-24T19:02:00Z">
        <w:r w:rsidR="00415058" w:rsidRPr="000B06DA">
          <w:rPr>
            <w:rFonts w:ascii="Garamond" w:hAnsi="Garamond"/>
            <w:rPrChange w:id="118" w:author="Nils Burkhard Patrik Zimmermann" w:date="2024-10-24T15:12:00Z" w16du:dateUtc="2024-10-24T19:12:00Z">
              <w:rPr/>
            </w:rPrChange>
          </w:rPr>
          <w:t xml:space="preserve"> supportive regulatory</w:t>
        </w:r>
      </w:ins>
      <w:ins w:id="119" w:author="Nils Burkhard Patrik Zimmermann" w:date="2024-10-24T15:03:00Z" w16du:dateUtc="2024-10-24T19:03:00Z">
        <w:r w:rsidR="001611CE" w:rsidRPr="000B06DA">
          <w:rPr>
            <w:rFonts w:ascii="Garamond" w:hAnsi="Garamond"/>
            <w:rPrChange w:id="120" w:author="Nils Burkhard Patrik Zimmermann" w:date="2024-10-24T15:12:00Z" w16du:dateUtc="2024-10-24T19:12:00Z">
              <w:rPr/>
            </w:rPrChange>
          </w:rPr>
          <w:t xml:space="preserve"> and infrastructural environments</w:t>
        </w:r>
      </w:ins>
      <w:ins w:id="121" w:author="Nils Burkhard Patrik Zimmermann" w:date="2024-10-24T15:14:00Z" w16du:dateUtc="2024-10-24T19:14:00Z">
        <w:r w:rsidR="001D4D3A">
          <w:rPr>
            <w:rFonts w:ascii="Garamond" w:hAnsi="Garamond"/>
          </w:rPr>
          <w:t xml:space="preserve"> and </w:t>
        </w:r>
        <w:r w:rsidR="001F2A47">
          <w:rPr>
            <w:rFonts w:ascii="Garamond" w:hAnsi="Garamond"/>
          </w:rPr>
          <w:t>well-qualified human resources</w:t>
        </w:r>
      </w:ins>
      <w:ins w:id="122" w:author="Nils Burkhard Patrik Zimmermann" w:date="2024-10-24T15:03:00Z" w16du:dateUtc="2024-10-24T19:03:00Z">
        <w:r w:rsidR="001611CE" w:rsidRPr="000B06DA">
          <w:rPr>
            <w:rFonts w:ascii="Garamond" w:hAnsi="Garamond"/>
            <w:rPrChange w:id="123" w:author="Nils Burkhard Patrik Zimmermann" w:date="2024-10-24T15:12:00Z" w16du:dateUtc="2024-10-24T19:12:00Z">
              <w:rPr/>
            </w:rPrChange>
          </w:rPr>
          <w:t xml:space="preserve">. </w:t>
        </w:r>
      </w:ins>
      <w:r>
        <w:rPr>
          <w:rFonts w:ascii="Garamond" w:hAnsi="Garamond"/>
        </w:rPr>
        <w:t>Another part</w:t>
      </w:r>
      <w:r w:rsidR="009E5103">
        <w:rPr>
          <w:rFonts w:ascii="Garamond" w:hAnsi="Garamond"/>
        </w:rPr>
        <w:t xml:space="preserve"> is that </w:t>
      </w:r>
      <w:r w:rsidR="002E405A">
        <w:rPr>
          <w:rFonts w:ascii="Garamond" w:hAnsi="Garamond"/>
        </w:rPr>
        <w:t xml:space="preserve">scalable, broadly applicable </w:t>
      </w:r>
      <w:r w:rsidR="009E5103">
        <w:rPr>
          <w:rFonts w:ascii="Garamond" w:hAnsi="Garamond"/>
        </w:rPr>
        <w:t xml:space="preserve">means must be found to de-risk </w:t>
      </w:r>
      <w:r w:rsidR="00406747">
        <w:rPr>
          <w:rFonts w:ascii="Garamond" w:hAnsi="Garamond"/>
        </w:rPr>
        <w:t xml:space="preserve">financial placements made by </w:t>
      </w:r>
      <w:r w:rsidR="002E405A">
        <w:rPr>
          <w:rFonts w:ascii="Garamond" w:hAnsi="Garamond"/>
        </w:rPr>
        <w:t>institutional investors</w:t>
      </w:r>
      <w:r w:rsidR="00D17F1B">
        <w:rPr>
          <w:rFonts w:ascii="Garamond" w:hAnsi="Garamond"/>
        </w:rPr>
        <w:t xml:space="preserve"> in </w:t>
      </w:r>
      <w:r w:rsidR="00D401A6">
        <w:rPr>
          <w:rFonts w:ascii="Garamond" w:hAnsi="Garamond"/>
        </w:rPr>
        <w:t>return for their making financial capital available for deployment in EMDEs</w:t>
      </w:r>
      <w:r w:rsidR="002E405A">
        <w:rPr>
          <w:rFonts w:ascii="Garamond" w:hAnsi="Garamond"/>
        </w:rPr>
        <w:t xml:space="preserve">. </w:t>
      </w:r>
    </w:p>
    <w:p w14:paraId="33AB21C7" w14:textId="73AF4AEE" w:rsidR="00A2025D" w:rsidRDefault="001611CE" w:rsidP="5E48F23F">
      <w:pPr>
        <w:jc w:val="both"/>
        <w:rPr>
          <w:rFonts w:ascii="Garamond" w:hAnsi="Garamond"/>
        </w:rPr>
      </w:pPr>
      <w:ins w:id="124" w:author="Nils Burkhard Patrik Zimmermann" w:date="2024-10-24T15:03:00Z" w16du:dateUtc="2024-10-24T19:03:00Z">
        <w:r w:rsidRPr="000B06DA">
          <w:rPr>
            <w:rFonts w:ascii="Garamond" w:hAnsi="Garamond"/>
            <w:rPrChange w:id="125" w:author="Nils Burkhard Patrik Zimmermann" w:date="2024-10-24T15:12:00Z" w16du:dateUtc="2024-10-24T19:12:00Z">
              <w:rPr/>
            </w:rPrChange>
          </w:rPr>
          <w:t>From the point of view of MLDBs’ contribution to solving this suite of challenges,</w:t>
        </w:r>
      </w:ins>
      <w:r w:rsidR="00BD30E1">
        <w:rPr>
          <w:rFonts w:ascii="Garamond" w:hAnsi="Garamond"/>
        </w:rPr>
        <w:t xml:space="preserve"> then,</w:t>
      </w:r>
      <w:ins w:id="126" w:author="Nils Burkhard Patrik Zimmermann" w:date="2024-10-24T15:01:00Z" w16du:dateUtc="2024-10-24T19:01:00Z">
        <w:r w:rsidR="00567A4F" w:rsidRPr="000B06DA">
          <w:rPr>
            <w:rFonts w:ascii="Garamond" w:hAnsi="Garamond"/>
            <w:rPrChange w:id="127" w:author="Nils Burkhard Patrik Zimmermann" w:date="2024-10-24T15:12:00Z" w16du:dateUtc="2024-10-24T19:12:00Z">
              <w:rPr/>
            </w:rPrChange>
          </w:rPr>
          <w:t xml:space="preserve"> </w:t>
        </w:r>
      </w:ins>
      <w:ins w:id="128" w:author="Nils Burkhard Patrik Zimmermann" w:date="2024-10-24T15:14:00Z" w16du:dateUtc="2024-10-24T19:14:00Z">
        <w:r w:rsidR="00422567">
          <w:rPr>
            <w:rFonts w:ascii="Garamond" w:hAnsi="Garamond"/>
          </w:rPr>
          <w:t xml:space="preserve">a crucial contribution </w:t>
        </w:r>
      </w:ins>
      <w:r w:rsidR="003E1895">
        <w:rPr>
          <w:rFonts w:ascii="Garamond" w:hAnsi="Garamond"/>
        </w:rPr>
        <w:t>will be</w:t>
      </w:r>
      <w:ins w:id="129" w:author="Nils Burkhard Patrik Zimmermann" w:date="2024-10-24T15:15:00Z" w16du:dateUtc="2024-10-24T19:15:00Z">
        <w:r w:rsidR="00422567">
          <w:rPr>
            <w:rFonts w:ascii="Garamond" w:hAnsi="Garamond"/>
          </w:rPr>
          <w:t xml:space="preserve"> to </w:t>
        </w:r>
      </w:ins>
      <w:r w:rsidR="00334FE2">
        <w:rPr>
          <w:rFonts w:ascii="Garamond" w:hAnsi="Garamond"/>
        </w:rPr>
        <w:t xml:space="preserve">set up scalable </w:t>
      </w:r>
      <w:ins w:id="130" w:author="Nils Burkhard Patrik Zimmermann" w:date="2024-10-24T14:59:00Z" w16du:dateUtc="2024-10-24T18:59:00Z">
        <w:r w:rsidR="000D3397" w:rsidRPr="000B06DA">
          <w:rPr>
            <w:rFonts w:ascii="Garamond" w:hAnsi="Garamond"/>
            <w:rPrChange w:id="131" w:author="Nils Burkhard Patrik Zimmermann" w:date="2024-10-24T15:12:00Z" w16du:dateUtc="2024-10-24T19:12:00Z">
              <w:rPr/>
            </w:rPrChange>
          </w:rPr>
          <w:t xml:space="preserve">financial instruments that will </w:t>
        </w:r>
      </w:ins>
      <w:ins w:id="132" w:author="Nils Burkhard Patrik Zimmermann" w:date="2024-10-24T15:00:00Z" w16du:dateUtc="2024-10-24T19:00:00Z">
        <w:r w:rsidR="00C169F1" w:rsidRPr="000B06DA">
          <w:rPr>
            <w:rFonts w:ascii="Garamond" w:hAnsi="Garamond"/>
            <w:rPrChange w:id="133" w:author="Nils Burkhard Patrik Zimmermann" w:date="2024-10-24T15:12:00Z" w16du:dateUtc="2024-10-24T19:12:00Z">
              <w:rPr/>
            </w:rPrChange>
          </w:rPr>
          <w:t xml:space="preserve">substantially </w:t>
        </w:r>
      </w:ins>
      <w:ins w:id="134" w:author="Nils Burkhard Patrik Zimmermann" w:date="2024-10-24T14:59:00Z" w16du:dateUtc="2024-10-24T18:59:00Z">
        <w:r w:rsidR="000D3397" w:rsidRPr="000B06DA">
          <w:rPr>
            <w:rFonts w:ascii="Garamond" w:hAnsi="Garamond"/>
            <w:rPrChange w:id="135" w:author="Nils Burkhard Patrik Zimmermann" w:date="2024-10-24T15:12:00Z" w16du:dateUtc="2024-10-24T19:12:00Z">
              <w:rPr/>
            </w:rPrChange>
          </w:rPr>
          <w:t xml:space="preserve">de-risk </w:t>
        </w:r>
        <w:r w:rsidR="00C169F1" w:rsidRPr="000B06DA">
          <w:rPr>
            <w:rFonts w:ascii="Garamond" w:hAnsi="Garamond"/>
            <w:rPrChange w:id="136" w:author="Nils Burkhard Patrik Zimmermann" w:date="2024-10-24T15:12:00Z" w16du:dateUtc="2024-10-24T19:12:00Z">
              <w:rPr/>
            </w:rPrChange>
          </w:rPr>
          <w:t xml:space="preserve">domestic and international </w:t>
        </w:r>
      </w:ins>
      <w:ins w:id="137" w:author="Nils Burkhard Patrik Zimmermann" w:date="2024-10-24T15:01:00Z" w16du:dateUtc="2024-10-24T19:01:00Z">
        <w:r w:rsidR="00567A4F" w:rsidRPr="000B06DA">
          <w:rPr>
            <w:rFonts w:ascii="Garamond" w:hAnsi="Garamond"/>
            <w:rPrChange w:id="138" w:author="Nils Burkhard Patrik Zimmermann" w:date="2024-10-24T15:12:00Z" w16du:dateUtc="2024-10-24T19:12:00Z">
              <w:rPr/>
            </w:rPrChange>
          </w:rPr>
          <w:t xml:space="preserve">investments in </w:t>
        </w:r>
      </w:ins>
      <w:ins w:id="139" w:author="Nils Burkhard Patrik Zimmermann" w:date="2024-10-24T15:16:00Z" w16du:dateUtc="2024-10-24T19:16:00Z">
        <w:r w:rsidR="00F850F2">
          <w:rPr>
            <w:rFonts w:ascii="Garamond" w:hAnsi="Garamond"/>
          </w:rPr>
          <w:t xml:space="preserve">renewable energy and other sustainable infrastructure projects in </w:t>
        </w:r>
      </w:ins>
      <w:ins w:id="140" w:author="Nils Burkhard Patrik Zimmermann" w:date="2024-10-24T15:02:00Z" w16du:dateUtc="2024-10-24T19:02:00Z">
        <w:r w:rsidR="00567A4F" w:rsidRPr="000B06DA">
          <w:rPr>
            <w:rFonts w:ascii="Garamond" w:hAnsi="Garamond"/>
            <w:rPrChange w:id="141" w:author="Nils Burkhard Patrik Zimmermann" w:date="2024-10-24T15:12:00Z" w16du:dateUtc="2024-10-24T19:12:00Z">
              <w:rPr/>
            </w:rPrChange>
          </w:rPr>
          <w:t>EMDEs</w:t>
        </w:r>
      </w:ins>
      <w:ins w:id="142" w:author="Nils Burkhard Patrik Zimmermann" w:date="2024-10-24T14:59:00Z" w16du:dateUtc="2024-10-24T18:59:00Z">
        <w:r w:rsidR="00C169F1" w:rsidRPr="000B06DA">
          <w:rPr>
            <w:rFonts w:ascii="Garamond" w:hAnsi="Garamond"/>
            <w:rPrChange w:id="143" w:author="Nils Burkhard Patrik Zimmermann" w:date="2024-10-24T15:12:00Z" w16du:dateUtc="2024-10-24T19:12:00Z">
              <w:rPr/>
            </w:rPrChange>
          </w:rPr>
          <w:t xml:space="preserve">. </w:t>
        </w:r>
      </w:ins>
      <w:ins w:id="144" w:author="Nils Burkhard Patrik Zimmermann" w:date="2024-10-24T15:04:00Z" w16du:dateUtc="2024-10-24T19:04:00Z">
        <w:r w:rsidR="003B0CD7" w:rsidRPr="000B06DA">
          <w:rPr>
            <w:rFonts w:ascii="Garamond" w:hAnsi="Garamond"/>
            <w:rPrChange w:id="145" w:author="Nils Burkhard Patrik Zimmermann" w:date="2024-10-24T15:12:00Z" w16du:dateUtc="2024-10-24T19:12:00Z">
              <w:rPr/>
            </w:rPrChange>
          </w:rPr>
          <w:t xml:space="preserve">In this policy brief, we will </w:t>
        </w:r>
      </w:ins>
      <w:ins w:id="146" w:author="Nils Burkhard Patrik Zimmermann" w:date="2024-10-24T15:25:00Z" w16du:dateUtc="2024-10-24T19:25:00Z">
        <w:r w:rsidR="00BF1033">
          <w:rPr>
            <w:rFonts w:ascii="Garamond" w:hAnsi="Garamond"/>
          </w:rPr>
          <w:t>describe</w:t>
        </w:r>
      </w:ins>
      <w:ins w:id="147" w:author="Nils Burkhard Patrik Zimmermann" w:date="2024-10-24T15:04:00Z" w16du:dateUtc="2024-10-24T19:04:00Z">
        <w:r w:rsidR="00013A81" w:rsidRPr="000B06DA">
          <w:rPr>
            <w:rFonts w:ascii="Garamond" w:hAnsi="Garamond"/>
            <w:rPrChange w:id="148" w:author="Nils Burkhard Patrik Zimmermann" w:date="2024-10-24T15:12:00Z" w16du:dateUtc="2024-10-24T19:12:00Z">
              <w:rPr/>
            </w:rPrChange>
          </w:rPr>
          <w:t xml:space="preserve"> </w:t>
        </w:r>
      </w:ins>
      <w:r w:rsidR="003E1895">
        <w:rPr>
          <w:rFonts w:ascii="Garamond" w:hAnsi="Garamond"/>
        </w:rPr>
        <w:t>three</w:t>
      </w:r>
      <w:ins w:id="149" w:author="Nils Burkhard Patrik Zimmermann" w:date="2024-10-24T15:05:00Z" w16du:dateUtc="2024-10-24T19:05:00Z">
        <w:r w:rsidR="00013A81" w:rsidRPr="000B06DA">
          <w:rPr>
            <w:rFonts w:ascii="Garamond" w:hAnsi="Garamond"/>
            <w:rPrChange w:id="150" w:author="Nils Burkhard Patrik Zimmermann" w:date="2024-10-24T15:12:00Z" w16du:dateUtc="2024-10-24T19:12:00Z">
              <w:rPr/>
            </w:rPrChange>
          </w:rPr>
          <w:t xml:space="preserve"> such instruments: </w:t>
        </w:r>
      </w:ins>
      <w:ins w:id="151" w:author="Nils Burkhard Patrik Zimmermann" w:date="2024-10-24T15:19:00Z" w16du:dateUtc="2024-10-24T19:19:00Z">
        <w:r w:rsidR="005B4D7B">
          <w:rPr>
            <w:rFonts w:ascii="Garamond" w:hAnsi="Garamond"/>
          </w:rPr>
          <w:t xml:space="preserve">first, </w:t>
        </w:r>
        <w:r w:rsidR="00886E7C">
          <w:rPr>
            <w:rFonts w:ascii="Garamond" w:hAnsi="Garamond"/>
          </w:rPr>
          <w:t>Renewable Energy Payment Intermediary Facilities (REPIFs)</w:t>
        </w:r>
      </w:ins>
      <w:ins w:id="152" w:author="Nils Burkhard Patrik Zimmermann" w:date="2024-10-24T15:05:00Z" w16du:dateUtc="2024-10-24T19:05:00Z">
        <w:r w:rsidR="00013A81" w:rsidRPr="000B06DA">
          <w:rPr>
            <w:rFonts w:ascii="Garamond" w:hAnsi="Garamond"/>
            <w:rPrChange w:id="153" w:author="Nils Burkhard Patrik Zimmermann" w:date="2024-10-24T15:12:00Z" w16du:dateUtc="2024-10-24T19:12:00Z">
              <w:rPr/>
            </w:rPrChange>
          </w:rPr>
          <w:t xml:space="preserve"> </w:t>
        </w:r>
      </w:ins>
      <w:ins w:id="154" w:author="Nils Burkhard Patrik Zimmermann" w:date="2024-10-24T15:19:00Z" w16du:dateUtc="2024-10-24T19:19:00Z">
        <w:r w:rsidR="00886E7C">
          <w:rPr>
            <w:rFonts w:ascii="Garamond" w:hAnsi="Garamond"/>
          </w:rPr>
          <w:t>tasked with</w:t>
        </w:r>
      </w:ins>
      <w:ins w:id="155" w:author="Nils Burkhard Patrik Zimmermann" w:date="2024-10-24T15:05:00Z" w16du:dateUtc="2024-10-24T19:05:00Z">
        <w:r w:rsidR="00013A81" w:rsidRPr="000B06DA">
          <w:rPr>
            <w:rFonts w:ascii="Garamond" w:hAnsi="Garamond"/>
            <w:rPrChange w:id="156" w:author="Nils Burkhard Patrik Zimmermann" w:date="2024-10-24T15:12:00Z" w16du:dateUtc="2024-10-24T19:12:00Z">
              <w:rPr/>
            </w:rPrChange>
          </w:rPr>
          <w:t xml:space="preserve"> de-risking and scaling renewable energy project finance</w:t>
        </w:r>
      </w:ins>
      <w:ins w:id="157" w:author="Nils Burkhard Patrik Zimmermann" w:date="2024-10-24T15:17:00Z" w16du:dateUtc="2024-10-24T19:17:00Z">
        <w:r w:rsidR="005F70D9">
          <w:rPr>
            <w:rFonts w:ascii="Garamond" w:hAnsi="Garamond"/>
          </w:rPr>
          <w:t>;</w:t>
        </w:r>
      </w:ins>
      <w:ins w:id="158" w:author="Nils Burkhard Patrik Zimmermann" w:date="2024-10-24T15:09:00Z" w16du:dateUtc="2024-10-24T19:09:00Z">
        <w:r w:rsidR="008415F0" w:rsidRPr="000B06DA">
          <w:rPr>
            <w:rFonts w:ascii="Garamond" w:hAnsi="Garamond"/>
            <w:rPrChange w:id="159" w:author="Nils Burkhard Patrik Zimmermann" w:date="2024-10-24T15:12:00Z" w16du:dateUtc="2024-10-24T19:12:00Z">
              <w:rPr/>
            </w:rPrChange>
          </w:rPr>
          <w:t xml:space="preserve"> </w:t>
        </w:r>
      </w:ins>
      <w:ins w:id="160" w:author="Nils Burkhard Patrik Zimmermann" w:date="2024-10-24T15:20:00Z" w16du:dateUtc="2024-10-24T19:20:00Z">
        <w:r w:rsidR="00E720EB">
          <w:rPr>
            <w:rFonts w:ascii="Garamond" w:hAnsi="Garamond"/>
          </w:rPr>
          <w:t xml:space="preserve">second, Sustainability-Linked Intermediated Debt Instruments (SLIDIs) </w:t>
        </w:r>
      </w:ins>
      <w:ins w:id="161" w:author="Nils Burkhard Patrik Zimmermann" w:date="2024-10-24T15:21:00Z" w16du:dateUtc="2024-10-24T19:21:00Z">
        <w:r w:rsidR="006E58CB">
          <w:rPr>
            <w:rFonts w:ascii="Garamond" w:hAnsi="Garamond"/>
          </w:rPr>
          <w:t>for lending to sovereigns</w:t>
        </w:r>
      </w:ins>
      <w:r w:rsidR="00A2025D">
        <w:rPr>
          <w:rFonts w:ascii="Garamond" w:hAnsi="Garamond"/>
        </w:rPr>
        <w:t xml:space="preserve">; and third, a suite of regional </w:t>
      </w:r>
      <w:r w:rsidR="0098572A">
        <w:rPr>
          <w:rFonts w:ascii="Garamond" w:hAnsi="Garamond"/>
        </w:rPr>
        <w:t>S</w:t>
      </w:r>
      <w:r w:rsidR="00B945B4">
        <w:rPr>
          <w:rFonts w:ascii="Garamond" w:hAnsi="Garamond"/>
        </w:rPr>
        <w:t xml:space="preserve">ustainable </w:t>
      </w:r>
      <w:r w:rsidR="0098572A">
        <w:rPr>
          <w:rFonts w:ascii="Garamond" w:hAnsi="Garamond"/>
        </w:rPr>
        <w:t>Technology E</w:t>
      </w:r>
      <w:r w:rsidR="00A2025D">
        <w:rPr>
          <w:rFonts w:ascii="Garamond" w:hAnsi="Garamond"/>
        </w:rPr>
        <w:t xml:space="preserve">quity </w:t>
      </w:r>
      <w:r w:rsidR="0098572A">
        <w:rPr>
          <w:rFonts w:ascii="Garamond" w:hAnsi="Garamond"/>
        </w:rPr>
        <w:t>F</w:t>
      </w:r>
      <w:r w:rsidR="00A2025D">
        <w:rPr>
          <w:rFonts w:ascii="Garamond" w:hAnsi="Garamond"/>
        </w:rPr>
        <w:t>unds</w:t>
      </w:r>
      <w:r w:rsidR="005C6B5B">
        <w:rPr>
          <w:rFonts w:ascii="Garamond" w:hAnsi="Garamond"/>
        </w:rPr>
        <w:t xml:space="preserve"> </w:t>
      </w:r>
      <w:r w:rsidR="0098572A">
        <w:rPr>
          <w:rFonts w:ascii="Garamond" w:hAnsi="Garamond"/>
        </w:rPr>
        <w:t xml:space="preserve">(STEFs) </w:t>
      </w:r>
      <w:r w:rsidR="005C6B5B">
        <w:rPr>
          <w:rFonts w:ascii="Garamond" w:hAnsi="Garamond"/>
        </w:rPr>
        <w:t xml:space="preserve">which would aim to generate positive net income for </w:t>
      </w:r>
      <w:r w:rsidR="00802088">
        <w:rPr>
          <w:rFonts w:ascii="Garamond" w:hAnsi="Garamond"/>
        </w:rPr>
        <w:t>investors</w:t>
      </w:r>
      <w:ins w:id="162" w:author="Nils Burkhard Patrik Zimmermann" w:date="2024-10-24T15:21:00Z" w16du:dateUtc="2024-10-24T19:21:00Z">
        <w:r w:rsidR="006E58CB">
          <w:rPr>
            <w:rFonts w:ascii="Garamond" w:hAnsi="Garamond"/>
          </w:rPr>
          <w:t>.</w:t>
        </w:r>
      </w:ins>
      <w:r w:rsidR="00802088">
        <w:rPr>
          <w:rFonts w:ascii="Garamond" w:hAnsi="Garamond"/>
        </w:rPr>
        <w:t xml:space="preserve"> In this policy brief, </w:t>
      </w:r>
      <w:r w:rsidR="00CB7B6F">
        <w:rPr>
          <w:rFonts w:ascii="Garamond" w:hAnsi="Garamond"/>
        </w:rPr>
        <w:t>we will describe each instrument in turn</w:t>
      </w:r>
      <w:r w:rsidR="005132CA">
        <w:rPr>
          <w:rFonts w:ascii="Garamond" w:hAnsi="Garamond"/>
        </w:rPr>
        <w:t xml:space="preserve">. Our </w:t>
      </w:r>
      <w:r w:rsidR="00655DA7">
        <w:rPr>
          <w:rFonts w:ascii="Garamond" w:hAnsi="Garamond"/>
        </w:rPr>
        <w:t>suggestion</w:t>
      </w:r>
      <w:r w:rsidR="005132CA">
        <w:rPr>
          <w:rFonts w:ascii="Garamond" w:hAnsi="Garamond"/>
        </w:rPr>
        <w:t xml:space="preserve"> is that </w:t>
      </w:r>
      <w:r w:rsidR="00CC4050">
        <w:rPr>
          <w:rFonts w:ascii="Garamond" w:hAnsi="Garamond"/>
        </w:rPr>
        <w:t xml:space="preserve">by </w:t>
      </w:r>
      <w:r w:rsidR="005132CA">
        <w:rPr>
          <w:rFonts w:ascii="Garamond" w:hAnsi="Garamond"/>
        </w:rPr>
        <w:t xml:space="preserve">implementing all three of these instruments </w:t>
      </w:r>
      <w:r w:rsidR="00CC4050">
        <w:rPr>
          <w:rFonts w:ascii="Garamond" w:hAnsi="Garamond"/>
        </w:rPr>
        <w:t>in a coherent package,</w:t>
      </w:r>
      <w:r w:rsidR="00E51598">
        <w:rPr>
          <w:rFonts w:ascii="Garamond" w:hAnsi="Garamond"/>
        </w:rPr>
        <w:t xml:space="preserve"> </w:t>
      </w:r>
      <w:r w:rsidR="00655DA7">
        <w:rPr>
          <w:rFonts w:ascii="Garamond" w:hAnsi="Garamond"/>
        </w:rPr>
        <w:t xml:space="preserve">large streams of money </w:t>
      </w:r>
      <w:r w:rsidR="007E4D44">
        <w:rPr>
          <w:rFonts w:ascii="Garamond" w:hAnsi="Garamond"/>
        </w:rPr>
        <w:t xml:space="preserve">can be made to flow </w:t>
      </w:r>
      <w:r w:rsidR="00655DA7">
        <w:rPr>
          <w:rFonts w:ascii="Garamond" w:hAnsi="Garamond"/>
        </w:rPr>
        <w:t xml:space="preserve">from global institutional investors into </w:t>
      </w:r>
      <w:r w:rsidR="007E4D44">
        <w:rPr>
          <w:rFonts w:ascii="Garamond" w:hAnsi="Garamond"/>
        </w:rPr>
        <w:t xml:space="preserve">EMDEs for the purpose of achieving clean energy abundance. </w:t>
      </w:r>
    </w:p>
    <w:p w14:paraId="6180F70F" w14:textId="77777777" w:rsidR="0056373A" w:rsidRDefault="0056373A">
      <w:pPr>
        <w:rPr>
          <w:rFonts w:ascii="Garamond" w:eastAsiaTheme="majorEastAsia" w:hAnsi="Garamond" w:cstheme="majorBidi"/>
          <w:color w:val="2F5496" w:themeColor="accent1" w:themeShade="BF"/>
          <w:sz w:val="26"/>
          <w:szCs w:val="26"/>
        </w:rPr>
      </w:pPr>
      <w:r>
        <w:rPr>
          <w:rFonts w:ascii="Garamond" w:hAnsi="Garamond"/>
        </w:rPr>
        <w:br w:type="page"/>
      </w:r>
    </w:p>
    <w:p w14:paraId="4818C673" w14:textId="155B0FFC" w:rsidR="007E4D44" w:rsidRDefault="00A423B7" w:rsidP="00A423B7">
      <w:pPr>
        <w:pStyle w:val="Heading2"/>
        <w:rPr>
          <w:rFonts w:ascii="Garamond" w:hAnsi="Garamond"/>
        </w:rPr>
      </w:pPr>
      <w:r>
        <w:rPr>
          <w:rFonts w:ascii="Garamond" w:hAnsi="Garamond"/>
        </w:rPr>
        <w:lastRenderedPageBreak/>
        <w:t>Three Complementary Instruments for Enabling Financial Investment in Sustainable Infrastructure in Emerging and Developing Economies</w:t>
      </w:r>
    </w:p>
    <w:p w14:paraId="1F59AA6E" w14:textId="4350D5B6" w:rsidR="00114961" w:rsidRDefault="0056373A" w:rsidP="5E48F23F">
      <w:pPr>
        <w:jc w:val="both"/>
        <w:rPr>
          <w:rFonts w:ascii="Garamond" w:hAnsi="Garamond"/>
        </w:rPr>
      </w:pPr>
      <w:r>
        <w:rPr>
          <w:rFonts w:ascii="Garamond" w:hAnsi="Garamond"/>
        </w:rPr>
        <w:t>R</w:t>
      </w:r>
      <w:r w:rsidR="00114961">
        <w:rPr>
          <w:rFonts w:ascii="Garamond" w:hAnsi="Garamond"/>
        </w:rPr>
        <w:t xml:space="preserve">EPIFs would de-risk </w:t>
      </w:r>
      <w:r w:rsidR="006C5141">
        <w:rPr>
          <w:rFonts w:ascii="Garamond" w:hAnsi="Garamond"/>
        </w:rPr>
        <w:t>money made available for renewable energy development</w:t>
      </w:r>
      <w:r w:rsidR="00114961">
        <w:rPr>
          <w:rFonts w:ascii="Garamond" w:hAnsi="Garamond"/>
        </w:rPr>
        <w:t xml:space="preserve"> </w:t>
      </w:r>
      <w:ins w:id="163" w:author="Nils Burkhard Patrik Zimmermann" w:date="2024-10-24T15:08:00Z" w16du:dateUtc="2024-10-24T19:08:00Z">
        <w:r w:rsidR="00114961" w:rsidRPr="000B06DA">
          <w:rPr>
            <w:rFonts w:ascii="Garamond" w:hAnsi="Garamond"/>
            <w:rPrChange w:id="164" w:author="Nils Burkhard Patrik Zimmermann" w:date="2024-10-24T15:12:00Z" w16du:dateUtc="2024-10-24T19:12:00Z">
              <w:rPr/>
            </w:rPrChange>
          </w:rPr>
          <w:t xml:space="preserve">by means of an </w:t>
        </w:r>
      </w:ins>
      <w:ins w:id="165" w:author="Nils Burkhard Patrik Zimmermann" w:date="2024-10-24T15:09:00Z" w16du:dateUtc="2024-10-24T19:09:00Z">
        <w:r w:rsidR="00114961" w:rsidRPr="000B06DA">
          <w:rPr>
            <w:rFonts w:ascii="Garamond" w:hAnsi="Garamond"/>
            <w:rPrChange w:id="166" w:author="Nils Burkhard Patrik Zimmermann" w:date="2024-10-24T15:12:00Z" w16du:dateUtc="2024-10-24T19:12:00Z">
              <w:rPr/>
            </w:rPrChange>
          </w:rPr>
          <w:t xml:space="preserve">MLDB-administered </w:t>
        </w:r>
      </w:ins>
      <w:ins w:id="167" w:author="Nils Burkhard Patrik Zimmermann" w:date="2024-10-24T15:08:00Z" w16du:dateUtc="2024-10-24T19:08:00Z">
        <w:r w:rsidR="00114961" w:rsidRPr="000B06DA">
          <w:rPr>
            <w:rFonts w:ascii="Garamond" w:hAnsi="Garamond"/>
            <w:rPrChange w:id="168" w:author="Nils Burkhard Patrik Zimmermann" w:date="2024-10-24T15:12:00Z" w16du:dateUtc="2024-10-24T19:12:00Z">
              <w:rPr/>
            </w:rPrChange>
          </w:rPr>
          <w:t xml:space="preserve">intermediary facility that would </w:t>
        </w:r>
      </w:ins>
      <w:ins w:id="169" w:author="Nils Burkhard Patrik Zimmermann" w:date="2024-10-24T15:17:00Z" w16du:dateUtc="2024-10-24T19:17:00Z">
        <w:r w:rsidR="00114961">
          <w:rPr>
            <w:rFonts w:ascii="Garamond" w:hAnsi="Garamond"/>
          </w:rPr>
          <w:t xml:space="preserve">both help finance new renewable energy projects and </w:t>
        </w:r>
      </w:ins>
      <w:ins w:id="170" w:author="Nils Burkhard Patrik Zimmermann" w:date="2024-10-24T15:09:00Z" w16du:dateUtc="2024-10-24T19:09:00Z">
        <w:r w:rsidR="00114961" w:rsidRPr="000B06DA">
          <w:rPr>
            <w:rFonts w:ascii="Garamond" w:hAnsi="Garamond"/>
            <w:rPrChange w:id="171" w:author="Nils Burkhard Patrik Zimmermann" w:date="2024-10-24T15:12:00Z" w16du:dateUtc="2024-10-24T19:12:00Z">
              <w:rPr/>
            </w:rPrChange>
          </w:rPr>
          <w:t xml:space="preserve">ensure timely payment </w:t>
        </w:r>
      </w:ins>
      <w:ins w:id="172" w:author="Nils Burkhard Patrik Zimmermann" w:date="2024-10-24T15:17:00Z" w16du:dateUtc="2024-10-24T19:17:00Z">
        <w:r w:rsidR="00114961">
          <w:rPr>
            <w:rFonts w:ascii="Garamond" w:hAnsi="Garamond"/>
          </w:rPr>
          <w:t>for</w:t>
        </w:r>
      </w:ins>
      <w:ins w:id="173" w:author="Nils Burkhard Patrik Zimmermann" w:date="2024-10-24T15:09:00Z" w16du:dateUtc="2024-10-24T19:09:00Z">
        <w:r w:rsidR="00114961" w:rsidRPr="000B06DA">
          <w:rPr>
            <w:rFonts w:ascii="Garamond" w:hAnsi="Garamond"/>
            <w:rPrChange w:id="174" w:author="Nils Burkhard Patrik Zimmermann" w:date="2024-10-24T15:12:00Z" w16du:dateUtc="2024-10-24T19:12:00Z">
              <w:rPr/>
            </w:rPrChange>
          </w:rPr>
          <w:t xml:space="preserve"> </w:t>
        </w:r>
      </w:ins>
      <w:ins w:id="175" w:author="Nils Burkhard Patrik Zimmermann" w:date="2024-10-24T15:20:00Z" w16du:dateUtc="2024-10-24T19:20:00Z">
        <w:r w:rsidR="00114961">
          <w:rPr>
            <w:rFonts w:ascii="Garamond" w:hAnsi="Garamond"/>
          </w:rPr>
          <w:t>renewa</w:t>
        </w:r>
      </w:ins>
      <w:ins w:id="176" w:author="Nils Burkhard Patrik Zimmermann" w:date="2024-10-24T15:09:00Z" w16du:dateUtc="2024-10-24T19:09:00Z">
        <w:r w:rsidR="00114961" w:rsidRPr="000B06DA">
          <w:rPr>
            <w:rFonts w:ascii="Garamond" w:hAnsi="Garamond"/>
            <w:rPrChange w:id="177" w:author="Nils Burkhard Patrik Zimmermann" w:date="2024-10-24T15:12:00Z" w16du:dateUtc="2024-10-24T19:12:00Z">
              <w:rPr/>
            </w:rPrChange>
          </w:rPr>
          <w:t xml:space="preserve">ble electricity </w:t>
        </w:r>
      </w:ins>
      <w:ins w:id="178" w:author="Nils Burkhard Patrik Zimmermann" w:date="2024-10-24T15:17:00Z" w16du:dateUtc="2024-10-24T19:17:00Z">
        <w:r w:rsidR="00114961">
          <w:rPr>
            <w:rFonts w:ascii="Garamond" w:hAnsi="Garamond"/>
          </w:rPr>
          <w:t xml:space="preserve">deliveries </w:t>
        </w:r>
      </w:ins>
      <w:ins w:id="179" w:author="Nils Burkhard Patrik Zimmermann" w:date="2024-10-24T15:09:00Z" w16du:dateUtc="2024-10-24T19:09:00Z">
        <w:r w:rsidR="00114961" w:rsidRPr="000B06DA">
          <w:rPr>
            <w:rFonts w:ascii="Garamond" w:hAnsi="Garamond"/>
            <w:rPrChange w:id="180" w:author="Nils Burkhard Patrik Zimmermann" w:date="2024-10-24T15:12:00Z" w16du:dateUtc="2024-10-24T19:12:00Z">
              <w:rPr/>
            </w:rPrChange>
          </w:rPr>
          <w:t>in accordance with standard power purchase agreements (PPAs)</w:t>
        </w:r>
      </w:ins>
      <w:r w:rsidR="006C5141">
        <w:rPr>
          <w:rFonts w:ascii="Garamond" w:hAnsi="Garamond"/>
        </w:rPr>
        <w:t>.</w:t>
      </w:r>
    </w:p>
    <w:p w14:paraId="00EC1A5F" w14:textId="2BAAD6FE" w:rsidR="00464E4E" w:rsidRPr="000B06DA" w:rsidRDefault="006E58CB" w:rsidP="5E48F23F">
      <w:pPr>
        <w:jc w:val="both"/>
        <w:rPr>
          <w:ins w:id="181" w:author="Nils Burkhard Patrik Zimmermann" w:date="2024-10-24T14:51:00Z" w16du:dateUtc="2024-10-24T18:51:00Z"/>
          <w:rFonts w:ascii="Garamond" w:hAnsi="Garamond"/>
          <w:rPrChange w:id="182" w:author="Nils Burkhard Patrik Zimmermann" w:date="2024-10-24T15:12:00Z" w16du:dateUtc="2024-10-24T19:12:00Z">
            <w:rPr>
              <w:ins w:id="183" w:author="Nils Burkhard Patrik Zimmermann" w:date="2024-10-24T14:51:00Z" w16du:dateUtc="2024-10-24T18:51:00Z"/>
            </w:rPr>
          </w:rPrChange>
        </w:rPr>
      </w:pPr>
      <w:ins w:id="184" w:author="Nils Burkhard Patrik Zimmermann" w:date="2024-10-24T15:21:00Z" w16du:dateUtc="2024-10-24T19:21:00Z">
        <w:r>
          <w:rPr>
            <w:rFonts w:ascii="Garamond" w:hAnsi="Garamond"/>
          </w:rPr>
          <w:t xml:space="preserve">SLIDIs </w:t>
        </w:r>
      </w:ins>
      <w:ins w:id="185" w:author="Nils Burkhard Patrik Zimmermann" w:date="2024-10-24T15:17:00Z" w16du:dateUtc="2024-10-24T19:17:00Z">
        <w:r w:rsidR="005F70D9">
          <w:rPr>
            <w:rFonts w:ascii="Garamond" w:hAnsi="Garamond"/>
          </w:rPr>
          <w:t>would</w:t>
        </w:r>
      </w:ins>
      <w:ins w:id="186" w:author="Nils Burkhard Patrik Zimmermann" w:date="2024-10-24T15:05:00Z" w16du:dateUtc="2024-10-24T19:05:00Z">
        <w:r w:rsidR="00013A81" w:rsidRPr="000B06DA">
          <w:rPr>
            <w:rFonts w:ascii="Garamond" w:hAnsi="Garamond"/>
            <w:rPrChange w:id="187" w:author="Nils Burkhard Patrik Zimmermann" w:date="2024-10-24T15:12:00Z" w16du:dateUtc="2024-10-24T19:12:00Z">
              <w:rPr/>
            </w:rPrChange>
          </w:rPr>
          <w:t xml:space="preserve"> </w:t>
        </w:r>
      </w:ins>
      <w:ins w:id="188" w:author="Nils Burkhard Patrik Zimmermann" w:date="2024-10-24T15:06:00Z" w16du:dateUtc="2024-10-24T19:06:00Z">
        <w:r w:rsidR="000B0BD6" w:rsidRPr="000B06DA">
          <w:rPr>
            <w:rFonts w:ascii="Garamond" w:hAnsi="Garamond"/>
            <w:rPrChange w:id="189" w:author="Nils Burkhard Patrik Zimmermann" w:date="2024-10-24T15:12:00Z" w16du:dateUtc="2024-10-24T19:12:00Z">
              <w:rPr/>
            </w:rPrChange>
          </w:rPr>
          <w:t>incentiviz</w:t>
        </w:r>
      </w:ins>
      <w:ins w:id="190" w:author="Nils Burkhard Patrik Zimmermann" w:date="2024-10-24T15:17:00Z" w16du:dateUtc="2024-10-24T19:17:00Z">
        <w:r w:rsidR="005F70D9">
          <w:rPr>
            <w:rFonts w:ascii="Garamond" w:hAnsi="Garamond"/>
          </w:rPr>
          <w:t xml:space="preserve">e </w:t>
        </w:r>
      </w:ins>
      <w:ins w:id="191" w:author="Nils Burkhard Patrik Zimmermann" w:date="2024-10-24T15:06:00Z" w16du:dateUtc="2024-10-24T19:06:00Z">
        <w:r w:rsidR="000B0BD6" w:rsidRPr="000B06DA">
          <w:rPr>
            <w:rFonts w:ascii="Garamond" w:hAnsi="Garamond"/>
            <w:rPrChange w:id="192" w:author="Nils Burkhard Patrik Zimmermann" w:date="2024-10-24T15:12:00Z" w16du:dateUtc="2024-10-24T19:12:00Z">
              <w:rPr/>
            </w:rPrChange>
          </w:rPr>
          <w:t xml:space="preserve">client countries to put in place strong enabling conditions for a renewable energy expansion by rewarding </w:t>
        </w:r>
      </w:ins>
      <w:ins w:id="193" w:author="Nils Burkhard Patrik Zimmermann" w:date="2024-10-24T15:05:00Z" w16du:dateUtc="2024-10-24T19:05:00Z">
        <w:r w:rsidR="00A64463" w:rsidRPr="000B06DA">
          <w:rPr>
            <w:rFonts w:ascii="Garamond" w:hAnsi="Garamond"/>
            <w:rPrChange w:id="194" w:author="Nils Burkhard Patrik Zimmermann" w:date="2024-10-24T15:12:00Z" w16du:dateUtc="2024-10-24T19:12:00Z">
              <w:rPr/>
            </w:rPrChange>
          </w:rPr>
          <w:t>sovereign</w:t>
        </w:r>
      </w:ins>
      <w:ins w:id="195" w:author="Nils Burkhard Patrik Zimmermann" w:date="2024-10-24T15:06:00Z" w16du:dateUtc="2024-10-24T19:06:00Z">
        <w:r w:rsidR="00C34E76" w:rsidRPr="000B06DA">
          <w:rPr>
            <w:rFonts w:ascii="Garamond" w:hAnsi="Garamond"/>
            <w:rPrChange w:id="196" w:author="Nils Burkhard Patrik Zimmermann" w:date="2024-10-24T15:12:00Z" w16du:dateUtc="2024-10-24T19:12:00Z">
              <w:rPr/>
            </w:rPrChange>
          </w:rPr>
          <w:t xml:space="preserve">s that </w:t>
        </w:r>
      </w:ins>
      <w:ins w:id="197" w:author="Nils Burkhard Patrik Zimmermann" w:date="2024-10-24T15:22:00Z" w16du:dateUtc="2024-10-24T19:22:00Z">
        <w:r w:rsidR="001A3C21">
          <w:rPr>
            <w:rFonts w:ascii="Garamond" w:hAnsi="Garamond"/>
          </w:rPr>
          <w:t>achieve</w:t>
        </w:r>
        <w:r w:rsidR="001A3C21" w:rsidRPr="00D90D6E">
          <w:rPr>
            <w:rFonts w:ascii="Garamond" w:hAnsi="Garamond"/>
          </w:rPr>
          <w:t xml:space="preserve"> agreed key </w:t>
        </w:r>
        <w:r w:rsidR="001A3C21">
          <w:rPr>
            <w:rFonts w:ascii="Garamond" w:hAnsi="Garamond"/>
          </w:rPr>
          <w:t xml:space="preserve">sustainability </w:t>
        </w:r>
        <w:r w:rsidR="001A3C21" w:rsidRPr="00D90D6E">
          <w:rPr>
            <w:rFonts w:ascii="Garamond" w:hAnsi="Garamond"/>
          </w:rPr>
          <w:t>performance indicator targets over the term of those loans</w:t>
        </w:r>
        <w:r w:rsidR="001A3C21" w:rsidRPr="001A3C21">
          <w:rPr>
            <w:rFonts w:ascii="Garamond" w:hAnsi="Garamond"/>
          </w:rPr>
          <w:t xml:space="preserve"> </w:t>
        </w:r>
      </w:ins>
      <w:ins w:id="198" w:author="Nils Burkhard Patrik Zimmermann" w:date="2024-10-24T15:06:00Z" w16du:dateUtc="2024-10-24T19:06:00Z">
        <w:r w:rsidR="00C34E76" w:rsidRPr="000B06DA">
          <w:rPr>
            <w:rFonts w:ascii="Garamond" w:hAnsi="Garamond"/>
            <w:rPrChange w:id="199" w:author="Nils Burkhard Patrik Zimmermann" w:date="2024-10-24T15:12:00Z" w16du:dateUtc="2024-10-24T19:12:00Z">
              <w:rPr/>
            </w:rPrChange>
          </w:rPr>
          <w:t>with</w:t>
        </w:r>
      </w:ins>
      <w:ins w:id="200" w:author="Nils Burkhard Patrik Zimmermann" w:date="2024-10-24T15:07:00Z" w16du:dateUtc="2024-10-24T19:07:00Z">
        <w:r w:rsidR="00C34E76" w:rsidRPr="000B06DA">
          <w:rPr>
            <w:rFonts w:ascii="Garamond" w:hAnsi="Garamond"/>
            <w:rPrChange w:id="201" w:author="Nils Burkhard Patrik Zimmermann" w:date="2024-10-24T15:12:00Z" w16du:dateUtc="2024-10-24T19:12:00Z">
              <w:rPr/>
            </w:rPrChange>
          </w:rPr>
          <w:t xml:space="preserve"> partial (</w:t>
        </w:r>
      </w:ins>
      <w:ins w:id="202" w:author="Nils Burkhard Patrik Zimmermann" w:date="2024-10-24T15:18:00Z" w16du:dateUtc="2024-10-24T19:18:00Z">
        <w:r w:rsidR="005F70D9">
          <w:rPr>
            <w:rFonts w:ascii="Garamond" w:hAnsi="Garamond"/>
          </w:rPr>
          <w:t>and</w:t>
        </w:r>
      </w:ins>
      <w:ins w:id="203" w:author="Nils Burkhard Patrik Zimmermann" w:date="2024-10-24T15:07:00Z" w16du:dateUtc="2024-10-24T19:07:00Z">
        <w:r w:rsidR="00C34E76" w:rsidRPr="000B06DA">
          <w:rPr>
            <w:rFonts w:ascii="Garamond" w:hAnsi="Garamond"/>
            <w:rPrChange w:id="204" w:author="Nils Burkhard Patrik Zimmermann" w:date="2024-10-24T15:12:00Z" w16du:dateUtc="2024-10-24T19:12:00Z">
              <w:rPr/>
            </w:rPrChange>
          </w:rPr>
          <w:t xml:space="preserve"> </w:t>
        </w:r>
      </w:ins>
      <w:ins w:id="205" w:author="Nils Burkhard Patrik Zimmermann" w:date="2024-10-24T15:22:00Z" w16du:dateUtc="2024-10-24T19:22:00Z">
        <w:r w:rsidR="001A3C21">
          <w:rPr>
            <w:rFonts w:ascii="Garamond" w:hAnsi="Garamond"/>
          </w:rPr>
          <w:t xml:space="preserve">very </w:t>
        </w:r>
      </w:ins>
      <w:ins w:id="206" w:author="Nils Burkhard Patrik Zimmermann" w:date="2024-10-24T15:07:00Z" w16du:dateUtc="2024-10-24T19:07:00Z">
        <w:r w:rsidR="00C34E76" w:rsidRPr="000B06DA">
          <w:rPr>
            <w:rFonts w:ascii="Garamond" w:hAnsi="Garamond"/>
            <w:rPrChange w:id="207" w:author="Nils Burkhard Patrik Zimmermann" w:date="2024-10-24T15:12:00Z" w16du:dateUtc="2024-10-24T19:12:00Z">
              <w:rPr/>
            </w:rPrChange>
          </w:rPr>
          <w:t xml:space="preserve">substantial) refunds of interest </w:t>
        </w:r>
      </w:ins>
      <w:ins w:id="208" w:author="Nils Burkhard Patrik Zimmermann" w:date="2024-10-24T15:18:00Z" w16du:dateUtc="2024-10-24T19:18:00Z">
        <w:r w:rsidR="00961CE5">
          <w:rPr>
            <w:rFonts w:ascii="Garamond" w:hAnsi="Garamond"/>
          </w:rPr>
          <w:t xml:space="preserve">already </w:t>
        </w:r>
      </w:ins>
      <w:ins w:id="209" w:author="Nils Burkhard Patrik Zimmermann" w:date="2024-10-24T15:07:00Z" w16du:dateUtc="2024-10-24T19:07:00Z">
        <w:r w:rsidR="00C34E76" w:rsidRPr="000B06DA">
          <w:rPr>
            <w:rFonts w:ascii="Garamond" w:hAnsi="Garamond"/>
            <w:rPrChange w:id="210" w:author="Nils Burkhard Patrik Zimmermann" w:date="2024-10-24T15:12:00Z" w16du:dateUtc="2024-10-24T19:12:00Z">
              <w:rPr/>
            </w:rPrChange>
          </w:rPr>
          <w:t xml:space="preserve">paid on </w:t>
        </w:r>
      </w:ins>
      <w:ins w:id="211" w:author="Nils Burkhard Patrik Zimmermann" w:date="2024-10-24T15:08:00Z" w16du:dateUtc="2024-10-24T19:08:00Z">
        <w:r w:rsidR="0074328A" w:rsidRPr="000B06DA">
          <w:rPr>
            <w:rFonts w:ascii="Garamond" w:hAnsi="Garamond"/>
            <w:rPrChange w:id="212" w:author="Nils Burkhard Patrik Zimmermann" w:date="2024-10-24T15:12:00Z" w16du:dateUtc="2024-10-24T19:12:00Z">
              <w:rPr/>
            </w:rPrChange>
          </w:rPr>
          <w:t xml:space="preserve">MLDB-administered </w:t>
        </w:r>
      </w:ins>
      <w:ins w:id="213" w:author="Nils Burkhard Patrik Zimmermann" w:date="2024-10-24T15:07:00Z" w16du:dateUtc="2024-10-24T19:07:00Z">
        <w:r w:rsidR="00C34E76" w:rsidRPr="000B06DA">
          <w:rPr>
            <w:rFonts w:ascii="Garamond" w:hAnsi="Garamond"/>
            <w:rPrChange w:id="214" w:author="Nils Burkhard Patrik Zimmermann" w:date="2024-10-24T15:12:00Z" w16du:dateUtc="2024-10-24T19:12:00Z">
              <w:rPr/>
            </w:rPrChange>
          </w:rPr>
          <w:t>sustainability-linked loans</w:t>
        </w:r>
      </w:ins>
      <w:ins w:id="215" w:author="Nils Burkhard Patrik Zimmermann" w:date="2024-10-24T15:23:00Z" w16du:dateUtc="2024-10-24T19:23:00Z">
        <w:r w:rsidR="00F933F7">
          <w:rPr>
            <w:rFonts w:ascii="Garamond" w:hAnsi="Garamond"/>
          </w:rPr>
          <w:t xml:space="preserve">. Performance evaluations would be carried out in </w:t>
        </w:r>
      </w:ins>
      <w:ins w:id="216" w:author="Nils Burkhard Patrik Zimmermann" w:date="2024-10-24T15:18:00Z" w16du:dateUtc="2024-10-24T19:18:00Z">
        <w:r w:rsidR="00961CE5">
          <w:rPr>
            <w:rFonts w:ascii="Garamond" w:hAnsi="Garamond"/>
          </w:rPr>
          <w:t>specified milestone years</w:t>
        </w:r>
      </w:ins>
      <w:ins w:id="217" w:author="Nils Burkhard Patrik Zimmermann" w:date="2024-10-24T15:23:00Z" w16du:dateUtc="2024-10-24T19:23:00Z">
        <w:r w:rsidR="00C75F2B">
          <w:rPr>
            <w:rFonts w:ascii="Garamond" w:hAnsi="Garamond"/>
          </w:rPr>
          <w:t xml:space="preserve">, with interest payment refunds </w:t>
        </w:r>
      </w:ins>
      <w:ins w:id="218" w:author="Nils Burkhard Patrik Zimmermann" w:date="2024-10-24T15:24:00Z" w16du:dateUtc="2024-10-24T19:24:00Z">
        <w:r w:rsidR="00C75F2B">
          <w:rPr>
            <w:rFonts w:ascii="Garamond" w:hAnsi="Garamond"/>
          </w:rPr>
          <w:t xml:space="preserve">calculated </w:t>
        </w:r>
      </w:ins>
      <w:ins w:id="219" w:author="Nils Burkhard Patrik Zimmermann" w:date="2024-10-24T15:23:00Z" w16du:dateUtc="2024-10-24T19:23:00Z">
        <w:r w:rsidR="00C75F2B">
          <w:rPr>
            <w:rFonts w:ascii="Garamond" w:hAnsi="Garamond"/>
          </w:rPr>
          <w:t>retro</w:t>
        </w:r>
      </w:ins>
      <w:ins w:id="220" w:author="Nils Burkhard Patrik Zimmermann" w:date="2024-10-24T15:24:00Z" w16du:dateUtc="2024-10-24T19:24:00Z">
        <w:r w:rsidR="00C75F2B">
          <w:rPr>
            <w:rFonts w:ascii="Garamond" w:hAnsi="Garamond"/>
          </w:rPr>
          <w:t>actively</w:t>
        </w:r>
        <w:r w:rsidR="00371ED9">
          <w:rPr>
            <w:rFonts w:ascii="Garamond" w:hAnsi="Garamond"/>
          </w:rPr>
          <w:t xml:space="preserve"> as a percentage of payments made in the preceding assessment period (e.g., every three years </w:t>
        </w:r>
      </w:ins>
      <w:ins w:id="221" w:author="Nils Burkhard Patrik Zimmermann" w:date="2024-10-24T15:25:00Z" w16du:dateUtc="2024-10-24T19:25:00Z">
        <w:r w:rsidR="009B0ADB">
          <w:rPr>
            <w:rFonts w:ascii="Garamond" w:hAnsi="Garamond"/>
          </w:rPr>
          <w:t>over a 12-year loan term)</w:t>
        </w:r>
      </w:ins>
      <w:ins w:id="222" w:author="Nils Burkhard Patrik Zimmermann" w:date="2024-10-24T15:06:00Z" w16du:dateUtc="2024-10-24T19:06:00Z">
        <w:r w:rsidR="000B0BD6" w:rsidRPr="000B06DA">
          <w:rPr>
            <w:rFonts w:ascii="Garamond" w:hAnsi="Garamond"/>
            <w:rPrChange w:id="223" w:author="Nils Burkhard Patrik Zimmermann" w:date="2024-10-24T15:12:00Z" w16du:dateUtc="2024-10-24T19:12:00Z">
              <w:rPr/>
            </w:rPrChange>
          </w:rPr>
          <w:t>.</w:t>
        </w:r>
      </w:ins>
    </w:p>
    <w:p w14:paraId="44512987" w14:textId="7752AC8D" w:rsidR="00464E4E" w:rsidRPr="000B06DA" w:rsidRDefault="00C47923">
      <w:pPr>
        <w:pStyle w:val="Heading2"/>
        <w:rPr>
          <w:ins w:id="224" w:author="Nils Burkhard Patrik Zimmermann" w:date="2024-10-24T14:51:00Z" w16du:dateUtc="2024-10-24T18:51:00Z"/>
          <w:rFonts w:ascii="Garamond" w:hAnsi="Garamond"/>
          <w:rPrChange w:id="225" w:author="Nils Burkhard Patrik Zimmermann" w:date="2024-10-24T15:12:00Z" w16du:dateUtc="2024-10-24T19:12:00Z">
            <w:rPr>
              <w:ins w:id="226" w:author="Nils Burkhard Patrik Zimmermann" w:date="2024-10-24T14:51:00Z" w16du:dateUtc="2024-10-24T18:51:00Z"/>
            </w:rPr>
          </w:rPrChange>
        </w:rPr>
        <w:pPrChange w:id="227" w:author="Nils Burkhard Patrik Zimmermann" w:date="2024-10-24T15:26:00Z" w16du:dateUtc="2024-10-24T19:26:00Z">
          <w:pPr>
            <w:jc w:val="both"/>
          </w:pPr>
        </w:pPrChange>
      </w:pPr>
      <w:ins w:id="228" w:author="Nils Burkhard Patrik Zimmermann" w:date="2024-10-24T15:26:00Z" w16du:dateUtc="2024-10-24T19:26:00Z">
        <w:r>
          <w:rPr>
            <w:rFonts w:ascii="Garamond" w:hAnsi="Garamond"/>
          </w:rPr>
          <w:t>Renewable Energy Payment Intermediary Facilities (REPIFs)</w:t>
        </w:r>
      </w:ins>
    </w:p>
    <w:p w14:paraId="22886069" w14:textId="035AFC24" w:rsidR="00FE2AC8" w:rsidRDefault="000456CE" w:rsidP="5E48F23F">
      <w:pPr>
        <w:jc w:val="both"/>
        <w:rPr>
          <w:ins w:id="229" w:author="Nils Burkhard Patrik Zimmermann" w:date="2024-10-24T15:50:00Z" w16du:dateUtc="2024-10-24T19:50:00Z"/>
          <w:rFonts w:ascii="Garamond" w:hAnsi="Garamond"/>
        </w:rPr>
      </w:pPr>
      <w:r w:rsidRPr="000B06DA">
        <w:rPr>
          <w:rFonts w:ascii="Garamond" w:hAnsi="Garamond"/>
          <w:rPrChange w:id="230" w:author="Nils Burkhard Patrik Zimmermann" w:date="2024-10-24T15:12:00Z" w16du:dateUtc="2024-10-24T19:12:00Z">
            <w:rPr/>
          </w:rPrChange>
        </w:rPr>
        <w:t>W</w:t>
      </w:r>
      <w:r w:rsidR="002D43CB" w:rsidRPr="000B06DA">
        <w:rPr>
          <w:rFonts w:ascii="Garamond" w:hAnsi="Garamond"/>
          <w:rPrChange w:id="231" w:author="Nils Burkhard Patrik Zimmermann" w:date="2024-10-24T15:12:00Z" w16du:dateUtc="2024-10-24T19:12:00Z">
            <w:rPr/>
          </w:rPrChange>
        </w:rPr>
        <w:t>e propose the creation of</w:t>
      </w:r>
      <w:r w:rsidR="00D54476" w:rsidRPr="000B06DA">
        <w:rPr>
          <w:rFonts w:ascii="Garamond" w:hAnsi="Garamond"/>
          <w:rPrChange w:id="232" w:author="Nils Burkhard Patrik Zimmermann" w:date="2024-10-24T15:12:00Z" w16du:dateUtc="2024-10-24T19:12:00Z">
            <w:rPr/>
          </w:rPrChange>
        </w:rPr>
        <w:t xml:space="preserve"> </w:t>
      </w:r>
      <w:r w:rsidR="0074238D" w:rsidRPr="000B06DA">
        <w:rPr>
          <w:rFonts w:ascii="Garamond" w:hAnsi="Garamond"/>
          <w:rPrChange w:id="233" w:author="Nils Burkhard Patrik Zimmermann" w:date="2024-10-24T15:12:00Z" w16du:dateUtc="2024-10-24T19:12:00Z">
            <w:rPr/>
          </w:rPrChange>
        </w:rPr>
        <w:t>a</w:t>
      </w:r>
      <w:r w:rsidR="00731863" w:rsidRPr="000B06DA">
        <w:rPr>
          <w:rFonts w:ascii="Garamond" w:hAnsi="Garamond"/>
          <w:rPrChange w:id="234" w:author="Nils Burkhard Patrik Zimmermann" w:date="2024-10-24T15:12:00Z" w16du:dateUtc="2024-10-24T19:12:00Z">
            <w:rPr/>
          </w:rPrChange>
        </w:rPr>
        <w:t xml:space="preserve"> new instrument for de-risking </w:t>
      </w:r>
      <w:r w:rsidR="003A75DF" w:rsidRPr="000B06DA">
        <w:rPr>
          <w:rFonts w:ascii="Garamond" w:hAnsi="Garamond"/>
          <w:rPrChange w:id="235" w:author="Nils Burkhard Patrik Zimmermann" w:date="2024-10-24T15:12:00Z" w16du:dateUtc="2024-10-24T19:12:00Z">
            <w:rPr/>
          </w:rPrChange>
        </w:rPr>
        <w:t xml:space="preserve">investment in </w:t>
      </w:r>
      <w:r w:rsidR="00731863" w:rsidRPr="000B06DA">
        <w:rPr>
          <w:rFonts w:ascii="Garamond" w:hAnsi="Garamond"/>
          <w:rPrChange w:id="236" w:author="Nils Burkhard Patrik Zimmermann" w:date="2024-10-24T15:12:00Z" w16du:dateUtc="2024-10-24T19:12:00Z">
            <w:rPr/>
          </w:rPrChange>
        </w:rPr>
        <w:t>renewable energy project</w:t>
      </w:r>
      <w:r w:rsidR="00280670" w:rsidRPr="000B06DA">
        <w:rPr>
          <w:rFonts w:ascii="Garamond" w:hAnsi="Garamond"/>
          <w:rPrChange w:id="237" w:author="Nils Burkhard Patrik Zimmermann" w:date="2024-10-24T15:12:00Z" w16du:dateUtc="2024-10-24T19:12:00Z">
            <w:rPr/>
          </w:rPrChange>
        </w:rPr>
        <w:t xml:space="preserve">s </w:t>
      </w:r>
      <w:r w:rsidR="00731863" w:rsidRPr="000B06DA">
        <w:rPr>
          <w:rFonts w:ascii="Garamond" w:hAnsi="Garamond"/>
          <w:rPrChange w:id="238" w:author="Nils Burkhard Patrik Zimmermann" w:date="2024-10-24T15:12:00Z" w16du:dateUtc="2024-10-24T19:12:00Z">
            <w:rPr/>
          </w:rPrChange>
        </w:rPr>
        <w:t>in developing countries</w:t>
      </w:r>
      <w:r w:rsidR="00330CC7" w:rsidRPr="000B06DA">
        <w:rPr>
          <w:rFonts w:ascii="Garamond" w:hAnsi="Garamond"/>
          <w:rPrChange w:id="239" w:author="Nils Burkhard Patrik Zimmermann" w:date="2024-10-24T15:12:00Z" w16du:dateUtc="2024-10-24T19:12:00Z">
            <w:rPr/>
          </w:rPrChange>
        </w:rPr>
        <w:t>:</w:t>
      </w:r>
      <w:r w:rsidR="0074238D" w:rsidRPr="000B06DA">
        <w:rPr>
          <w:rFonts w:ascii="Garamond" w:hAnsi="Garamond"/>
          <w:rPrChange w:id="240" w:author="Nils Burkhard Patrik Zimmermann" w:date="2024-10-24T15:12:00Z" w16du:dateUtc="2024-10-24T19:12:00Z">
            <w:rPr/>
          </w:rPrChange>
        </w:rPr>
        <w:t xml:space="preserve"> </w:t>
      </w:r>
      <w:r w:rsidR="00CA686E" w:rsidRPr="000B06DA">
        <w:rPr>
          <w:rFonts w:ascii="Garamond" w:hAnsi="Garamond"/>
          <w:rPrChange w:id="241" w:author="Nils Burkhard Patrik Zimmermann" w:date="2024-10-24T15:12:00Z" w16du:dateUtc="2024-10-24T19:12:00Z">
            <w:rPr/>
          </w:rPrChange>
        </w:rPr>
        <w:t>Renewable</w:t>
      </w:r>
      <w:r w:rsidR="004D47F9" w:rsidRPr="000B06DA">
        <w:rPr>
          <w:rFonts w:ascii="Garamond" w:hAnsi="Garamond"/>
          <w:rPrChange w:id="242" w:author="Nils Burkhard Patrik Zimmermann" w:date="2024-10-24T15:12:00Z" w16du:dateUtc="2024-10-24T19:12:00Z">
            <w:rPr/>
          </w:rPrChange>
        </w:rPr>
        <w:t xml:space="preserve"> </w:t>
      </w:r>
      <w:r w:rsidR="00CA686E" w:rsidRPr="000B06DA">
        <w:rPr>
          <w:rFonts w:ascii="Garamond" w:hAnsi="Garamond"/>
          <w:rPrChange w:id="243" w:author="Nils Burkhard Patrik Zimmermann" w:date="2024-10-24T15:12:00Z" w16du:dateUtc="2024-10-24T19:12:00Z">
            <w:rPr/>
          </w:rPrChange>
        </w:rPr>
        <w:t>Energy</w:t>
      </w:r>
      <w:r w:rsidR="00D54476" w:rsidRPr="000B06DA">
        <w:rPr>
          <w:rFonts w:ascii="Garamond" w:hAnsi="Garamond"/>
          <w:rPrChange w:id="244" w:author="Nils Burkhard Patrik Zimmermann" w:date="2024-10-24T15:12:00Z" w16du:dateUtc="2024-10-24T19:12:00Z">
            <w:rPr/>
          </w:rPrChange>
        </w:rPr>
        <w:t xml:space="preserve"> Payment Intermediary Facilit</w:t>
      </w:r>
      <w:r w:rsidR="00330CC7" w:rsidRPr="000B06DA">
        <w:rPr>
          <w:rFonts w:ascii="Garamond" w:hAnsi="Garamond"/>
          <w:rPrChange w:id="245" w:author="Nils Burkhard Patrik Zimmermann" w:date="2024-10-24T15:12:00Z" w16du:dateUtc="2024-10-24T19:12:00Z">
            <w:rPr/>
          </w:rPrChange>
        </w:rPr>
        <w:t>ies</w:t>
      </w:r>
      <w:r w:rsidR="003E34F9" w:rsidRPr="000B06DA">
        <w:rPr>
          <w:rFonts w:ascii="Garamond" w:hAnsi="Garamond"/>
          <w:rPrChange w:id="246" w:author="Nils Burkhard Patrik Zimmermann" w:date="2024-10-24T15:12:00Z" w16du:dateUtc="2024-10-24T19:12:00Z">
            <w:rPr/>
          </w:rPrChange>
        </w:rPr>
        <w:t xml:space="preserve"> (</w:t>
      </w:r>
      <w:r w:rsidR="00872784" w:rsidRPr="000B06DA">
        <w:rPr>
          <w:rFonts w:ascii="Garamond" w:hAnsi="Garamond"/>
          <w:rPrChange w:id="247" w:author="Nils Burkhard Patrik Zimmermann" w:date="2024-10-24T15:12:00Z" w16du:dateUtc="2024-10-24T19:12:00Z">
            <w:rPr/>
          </w:rPrChange>
        </w:rPr>
        <w:t>R</w:t>
      </w:r>
      <w:r w:rsidR="004D47F9" w:rsidRPr="000B06DA">
        <w:rPr>
          <w:rFonts w:ascii="Garamond" w:hAnsi="Garamond"/>
          <w:rPrChange w:id="248" w:author="Nils Burkhard Patrik Zimmermann" w:date="2024-10-24T15:12:00Z" w16du:dateUtc="2024-10-24T19:12:00Z">
            <w:rPr/>
          </w:rPrChange>
        </w:rPr>
        <w:t>E</w:t>
      </w:r>
      <w:r w:rsidR="003E34F9" w:rsidRPr="000B06DA">
        <w:rPr>
          <w:rFonts w:ascii="Garamond" w:hAnsi="Garamond"/>
          <w:rPrChange w:id="249" w:author="Nils Burkhard Patrik Zimmermann" w:date="2024-10-24T15:12:00Z" w16du:dateUtc="2024-10-24T19:12:00Z">
            <w:rPr/>
          </w:rPrChange>
        </w:rPr>
        <w:t>PIF</w:t>
      </w:r>
      <w:r w:rsidR="00872784" w:rsidRPr="000B06DA">
        <w:rPr>
          <w:rFonts w:ascii="Garamond" w:hAnsi="Garamond"/>
          <w:rPrChange w:id="250" w:author="Nils Burkhard Patrik Zimmermann" w:date="2024-10-24T15:12:00Z" w16du:dateUtc="2024-10-24T19:12:00Z">
            <w:rPr/>
          </w:rPrChange>
        </w:rPr>
        <w:t>s</w:t>
      </w:r>
      <w:r w:rsidR="003E34F9" w:rsidRPr="000B06DA">
        <w:rPr>
          <w:rFonts w:ascii="Garamond" w:hAnsi="Garamond"/>
          <w:rPrChange w:id="251" w:author="Nils Burkhard Patrik Zimmermann" w:date="2024-10-24T15:12:00Z" w16du:dateUtc="2024-10-24T19:12:00Z">
            <w:rPr/>
          </w:rPrChange>
        </w:rPr>
        <w:t>)</w:t>
      </w:r>
      <w:ins w:id="252" w:author="Nils Burkhard Patrik Zimmermann" w:date="2024-10-24T15:54:00Z" w16du:dateUtc="2024-10-24T19:54:00Z">
        <w:r w:rsidR="008E7A86">
          <w:rPr>
            <w:rFonts w:ascii="Garamond" w:hAnsi="Garamond"/>
          </w:rPr>
          <w:t xml:space="preserve">, </w:t>
        </w:r>
      </w:ins>
      <w:commentRangeStart w:id="253"/>
      <w:commentRangeStart w:id="254"/>
      <w:ins w:id="255" w:author="Nils Burkhard Patrik Zimmermann" w:date="2024-10-24T15:55:00Z" w16du:dateUtc="2024-10-24T19:55:00Z">
        <w:r w:rsidR="008E7A86">
          <w:rPr>
            <w:rFonts w:ascii="Garamond" w:hAnsi="Garamond"/>
          </w:rPr>
          <w:t xml:space="preserve">special purpose vehicles </w:t>
        </w:r>
      </w:ins>
      <w:commentRangeEnd w:id="253"/>
      <w:r w:rsidR="00954569">
        <w:rPr>
          <w:rStyle w:val="CommentReference"/>
        </w:rPr>
        <w:commentReference w:id="253"/>
      </w:r>
      <w:commentRangeEnd w:id="254"/>
      <w:r w:rsidR="00954569">
        <w:rPr>
          <w:rStyle w:val="CommentReference"/>
        </w:rPr>
        <w:commentReference w:id="254"/>
      </w:r>
      <w:ins w:id="256" w:author="Nils Burkhard Patrik Zimmermann" w:date="2024-10-24T15:55:00Z" w16du:dateUtc="2024-10-24T19:55:00Z">
        <w:r w:rsidR="008E7A86">
          <w:rPr>
            <w:rFonts w:ascii="Garamond" w:hAnsi="Garamond"/>
          </w:rPr>
          <w:t xml:space="preserve">managed by the World Bank or other MLDBs, and </w:t>
        </w:r>
        <w:r w:rsidR="00E55963">
          <w:rPr>
            <w:rFonts w:ascii="Garamond" w:hAnsi="Garamond"/>
          </w:rPr>
          <w:t>backed financially by both host country sovereigns and</w:t>
        </w:r>
      </w:ins>
      <w:ins w:id="257" w:author="Nils Burkhard Patrik Zimmermann" w:date="2024-10-24T15:56:00Z" w16du:dateUtc="2024-10-24T19:56:00Z">
        <w:r w:rsidR="00C57A50">
          <w:rPr>
            <w:rFonts w:ascii="Garamond" w:hAnsi="Garamond"/>
          </w:rPr>
          <w:t>, when these are unable to pay, by a trust fund backed by a coalition of developed-country sovereigns</w:t>
        </w:r>
      </w:ins>
      <w:r w:rsidR="00330CC7" w:rsidRPr="000B06DA">
        <w:rPr>
          <w:rFonts w:ascii="Garamond" w:hAnsi="Garamond"/>
          <w:rPrChange w:id="258" w:author="Nils Burkhard Patrik Zimmermann" w:date="2024-10-24T15:12:00Z" w16du:dateUtc="2024-10-24T19:12:00Z">
            <w:rPr/>
          </w:rPrChange>
        </w:rPr>
        <w:t xml:space="preserve">. </w:t>
      </w:r>
      <w:commentRangeStart w:id="259"/>
      <w:ins w:id="260" w:author="Nils Burkhard Patrik Zimmermann" w:date="2024-10-24T15:41:00Z" w16du:dateUtc="2024-10-24T19:41:00Z">
        <w:r w:rsidR="00F47E27">
          <w:rPr>
            <w:rFonts w:ascii="Garamond" w:hAnsi="Garamond"/>
          </w:rPr>
          <w:t>REPIFs would</w:t>
        </w:r>
        <w:r w:rsidR="00A971A9">
          <w:rPr>
            <w:rFonts w:ascii="Garamond" w:hAnsi="Garamond"/>
          </w:rPr>
          <w:t xml:space="preserve"> </w:t>
        </w:r>
      </w:ins>
      <w:ins w:id="261" w:author="Nils Burkhard Patrik Zimmermann" w:date="2024-10-24T15:42:00Z" w16du:dateUtc="2024-10-24T19:42:00Z">
        <w:r w:rsidR="00AB5D32">
          <w:rPr>
            <w:rFonts w:ascii="Garamond" w:hAnsi="Garamond"/>
          </w:rPr>
          <w:t>serve as</w:t>
        </w:r>
      </w:ins>
      <w:ins w:id="262" w:author="Nils Burkhard Patrik Zimmermann" w:date="2024-10-24T15:41:00Z" w16du:dateUtc="2024-10-24T19:41:00Z">
        <w:r w:rsidR="00A971A9">
          <w:rPr>
            <w:rFonts w:ascii="Garamond" w:hAnsi="Garamond"/>
          </w:rPr>
          <w:t xml:space="preserve"> financial intermediaries between renewable electricity </w:t>
        </w:r>
      </w:ins>
      <w:ins w:id="263" w:author="Nils Burkhard Patrik Zimmermann" w:date="2024-10-24T15:42:00Z" w16du:dateUtc="2024-10-24T19:42:00Z">
        <w:r w:rsidR="00A971A9">
          <w:rPr>
            <w:rFonts w:ascii="Garamond" w:hAnsi="Garamond"/>
          </w:rPr>
          <w:t>providers and their clients</w:t>
        </w:r>
        <w:r w:rsidR="00AB5D32">
          <w:rPr>
            <w:rFonts w:ascii="Garamond" w:hAnsi="Garamond"/>
          </w:rPr>
          <w:t xml:space="preserve">, </w:t>
        </w:r>
      </w:ins>
      <w:ins w:id="264" w:author="Nils Burkhard Patrik Zimmermann" w:date="2024-10-24T15:56:00Z" w16du:dateUtc="2024-10-24T19:56:00Z">
        <w:r w:rsidR="00587358">
          <w:rPr>
            <w:rFonts w:ascii="Garamond" w:hAnsi="Garamond"/>
          </w:rPr>
          <w:t xml:space="preserve">with each REPIF </w:t>
        </w:r>
      </w:ins>
      <w:ins w:id="265" w:author="Nils Burkhard Patrik Zimmermann" w:date="2024-10-24T15:57:00Z" w16du:dateUtc="2024-10-24T19:57:00Z">
        <w:r w:rsidR="00587358">
          <w:rPr>
            <w:rFonts w:ascii="Garamond" w:hAnsi="Garamond"/>
          </w:rPr>
          <w:t xml:space="preserve">assigned </w:t>
        </w:r>
        <w:r w:rsidR="001255A7">
          <w:rPr>
            <w:rFonts w:ascii="Garamond" w:hAnsi="Garamond"/>
          </w:rPr>
          <w:t xml:space="preserve">an operational territory </w:t>
        </w:r>
      </w:ins>
      <w:ins w:id="266" w:author="Nils Burkhard Patrik Zimmermann" w:date="2024-10-24T15:42:00Z" w16du:dateUtc="2024-10-24T19:42:00Z">
        <w:r w:rsidR="00AB5D32">
          <w:rPr>
            <w:rFonts w:ascii="Garamond" w:hAnsi="Garamond"/>
          </w:rPr>
          <w:t xml:space="preserve">either </w:t>
        </w:r>
      </w:ins>
      <w:ins w:id="267" w:author="Nils Burkhard Patrik Zimmermann" w:date="2024-10-24T15:57:00Z" w16du:dateUtc="2024-10-24T19:57:00Z">
        <w:r w:rsidR="007B4200">
          <w:rPr>
            <w:rFonts w:ascii="Garamond" w:hAnsi="Garamond"/>
          </w:rPr>
          <w:t xml:space="preserve">of </w:t>
        </w:r>
      </w:ins>
      <w:ins w:id="268" w:author="Nils Burkhard Patrik Zimmermann" w:date="2024-10-24T15:42:00Z" w16du:dateUtc="2024-10-24T19:42:00Z">
        <w:r w:rsidR="00AB5D32">
          <w:rPr>
            <w:rFonts w:ascii="Garamond" w:hAnsi="Garamond"/>
          </w:rPr>
          <w:t>a single country or</w:t>
        </w:r>
      </w:ins>
      <w:ins w:id="269" w:author="Nils Burkhard Patrik Zimmermann" w:date="2024-10-24T15:56:00Z" w16du:dateUtc="2024-10-24T19:56:00Z">
        <w:r w:rsidR="00C57A50">
          <w:rPr>
            <w:rFonts w:ascii="Garamond" w:hAnsi="Garamond"/>
          </w:rPr>
          <w:t xml:space="preserve"> </w:t>
        </w:r>
      </w:ins>
      <w:ins w:id="270" w:author="Nils Burkhard Patrik Zimmermann" w:date="2024-10-24T15:42:00Z" w16du:dateUtc="2024-10-24T19:42:00Z">
        <w:r w:rsidR="00AB5D32">
          <w:rPr>
            <w:rFonts w:ascii="Garamond" w:hAnsi="Garamond"/>
          </w:rPr>
          <w:t xml:space="preserve">a multi-country region. The core of the proposal is straightforward: REPIFs would </w:t>
        </w:r>
      </w:ins>
      <w:ins w:id="271" w:author="Nils Burkhard Patrik Zimmermann" w:date="2024-10-24T15:43:00Z" w16du:dateUtc="2024-10-24T19:43:00Z">
        <w:r w:rsidR="00632CFA">
          <w:rPr>
            <w:rFonts w:ascii="Garamond" w:hAnsi="Garamond"/>
          </w:rPr>
          <w:t xml:space="preserve">buy electricity </w:t>
        </w:r>
      </w:ins>
      <w:ins w:id="272" w:author="Nils Burkhard Patrik Zimmermann" w:date="2024-10-24T15:58:00Z" w16du:dateUtc="2024-10-24T19:58:00Z">
        <w:r w:rsidR="007B4200">
          <w:rPr>
            <w:rFonts w:ascii="Garamond" w:hAnsi="Garamond"/>
          </w:rPr>
          <w:t xml:space="preserve">from renewable electricity project operators </w:t>
        </w:r>
      </w:ins>
      <w:ins w:id="273" w:author="Nils Burkhard Patrik Zimmermann" w:date="2024-10-24T15:43:00Z" w16du:dateUtc="2024-10-24T19:43:00Z">
        <w:r w:rsidR="00632CFA">
          <w:rPr>
            <w:rFonts w:ascii="Garamond" w:hAnsi="Garamond"/>
          </w:rPr>
          <w:t>at a pre-agreed tariff</w:t>
        </w:r>
        <w:r w:rsidR="003712C2">
          <w:rPr>
            <w:rFonts w:ascii="Garamond" w:hAnsi="Garamond"/>
          </w:rPr>
          <w:t xml:space="preserve"> (</w:t>
        </w:r>
      </w:ins>
      <w:ins w:id="274" w:author="Nils Burkhard Patrik Zimmermann" w:date="2024-10-24T15:58:00Z" w16du:dateUtc="2024-10-24T19:58:00Z">
        <w:r w:rsidR="007B4200">
          <w:rPr>
            <w:rFonts w:ascii="Garamond" w:hAnsi="Garamond"/>
          </w:rPr>
          <w:t xml:space="preserve">denominated either in local currency or </w:t>
        </w:r>
      </w:ins>
      <w:ins w:id="275" w:author="Nils Burkhard Patrik Zimmermann" w:date="2024-10-24T15:43:00Z" w16du:dateUtc="2024-10-24T19:43:00Z">
        <w:r w:rsidR="003712C2">
          <w:rPr>
            <w:rFonts w:ascii="Garamond" w:hAnsi="Garamond"/>
          </w:rPr>
          <w:t>in dollars per MWh)</w:t>
        </w:r>
        <w:r w:rsidR="00632CFA">
          <w:rPr>
            <w:rFonts w:ascii="Garamond" w:hAnsi="Garamond"/>
          </w:rPr>
          <w:t>, defined by a 15-, 20-, or 25-year Power Purchase Agreement</w:t>
        </w:r>
      </w:ins>
      <w:ins w:id="276" w:author="Nils Burkhard Patrik Zimmermann" w:date="2024-10-24T15:44:00Z" w16du:dateUtc="2024-10-24T19:44:00Z">
        <w:r w:rsidR="003712C2">
          <w:rPr>
            <w:rFonts w:ascii="Garamond" w:hAnsi="Garamond"/>
          </w:rPr>
          <w:t xml:space="preserve">. REPIFs would then on-sell that electricity to </w:t>
        </w:r>
        <w:r w:rsidR="00AF727F">
          <w:rPr>
            <w:rFonts w:ascii="Garamond" w:hAnsi="Garamond"/>
          </w:rPr>
          <w:t>wholesale electricity clients – in most case</w:t>
        </w:r>
      </w:ins>
      <w:ins w:id="277" w:author="Nils Burkhard Patrik Zimmermann" w:date="2024-10-24T15:45:00Z" w16du:dateUtc="2024-10-24T19:45:00Z">
        <w:r w:rsidR="00AF727F">
          <w:rPr>
            <w:rFonts w:ascii="Garamond" w:hAnsi="Garamond"/>
          </w:rPr>
          <w:t xml:space="preserve">s, </w:t>
        </w:r>
        <w:r w:rsidR="00F821CF">
          <w:rPr>
            <w:rFonts w:ascii="Garamond" w:hAnsi="Garamond"/>
          </w:rPr>
          <w:t>electricity distribution grid operators</w:t>
        </w:r>
      </w:ins>
      <w:ins w:id="278" w:author="Nils Burkhard Patrik Zimmermann" w:date="2024-10-24T16:00:00Z" w16du:dateUtc="2024-10-24T20:00:00Z">
        <w:r w:rsidR="00A726C3">
          <w:rPr>
            <w:rFonts w:ascii="Garamond" w:hAnsi="Garamond"/>
          </w:rPr>
          <w:t xml:space="preserve"> – in accordance with long-term Power Sales Agreements (PSAs)</w:t>
        </w:r>
      </w:ins>
      <w:ins w:id="279" w:author="Nils Burkhard Patrik Zimmermann" w:date="2024-10-24T15:45:00Z" w16du:dateUtc="2024-10-24T19:45:00Z">
        <w:r w:rsidR="00F821CF">
          <w:rPr>
            <w:rFonts w:ascii="Garamond" w:hAnsi="Garamond"/>
          </w:rPr>
          <w:t xml:space="preserve">. The </w:t>
        </w:r>
      </w:ins>
      <w:ins w:id="280" w:author="Nils Burkhard Patrik Zimmermann" w:date="2024-10-24T15:53:00Z" w16du:dateUtc="2024-10-24T19:53:00Z">
        <w:r w:rsidR="000D17F5">
          <w:rPr>
            <w:rFonts w:ascii="Garamond" w:hAnsi="Garamond"/>
          </w:rPr>
          <w:t>benefit</w:t>
        </w:r>
      </w:ins>
      <w:ins w:id="281" w:author="Nils Burkhard Patrik Zimmermann" w:date="2024-10-24T15:45:00Z" w16du:dateUtc="2024-10-24T19:45:00Z">
        <w:r w:rsidR="00F821CF">
          <w:rPr>
            <w:rFonts w:ascii="Garamond" w:hAnsi="Garamond"/>
          </w:rPr>
          <w:t xml:space="preserve"> of this intermediary role is that REPIFs would be extremely reliable payors</w:t>
        </w:r>
      </w:ins>
      <w:ins w:id="282" w:author="Nils Burkhard Patrik Zimmermann" w:date="2024-10-24T16:00:00Z" w16du:dateUtc="2024-10-24T20:00:00Z">
        <w:r w:rsidR="00A726C3">
          <w:rPr>
            <w:rFonts w:ascii="Garamond" w:hAnsi="Garamond"/>
          </w:rPr>
          <w:t xml:space="preserve">. </w:t>
        </w:r>
        <w:r w:rsidR="000F4CDA">
          <w:rPr>
            <w:rFonts w:ascii="Garamond" w:hAnsi="Garamond"/>
          </w:rPr>
          <w:t xml:space="preserve">They will have </w:t>
        </w:r>
      </w:ins>
      <w:ins w:id="283" w:author="Nils Burkhard Patrik Zimmermann" w:date="2024-10-24T15:59:00Z" w16du:dateUtc="2024-10-24T19:59:00Z">
        <w:r w:rsidR="00B378AB">
          <w:rPr>
            <w:rFonts w:ascii="Garamond" w:hAnsi="Garamond"/>
          </w:rPr>
          <w:t xml:space="preserve">an ability to raise money at </w:t>
        </w:r>
        <w:r w:rsidR="00F8697A">
          <w:rPr>
            <w:rFonts w:ascii="Garamond" w:hAnsi="Garamond"/>
          </w:rPr>
          <w:t>low interest due to a AAA credit rating,</w:t>
        </w:r>
      </w:ins>
      <w:ins w:id="284" w:author="Nils Burkhard Patrik Zimmermann" w:date="2024-10-24T16:01:00Z" w16du:dateUtc="2024-10-24T20:01:00Z">
        <w:r w:rsidR="000F4CDA">
          <w:rPr>
            <w:rFonts w:ascii="Garamond" w:hAnsi="Garamond"/>
          </w:rPr>
          <w:t xml:space="preserve"> and also an ability to raise equity finance. They will additionally be </w:t>
        </w:r>
      </w:ins>
      <w:ins w:id="285" w:author="Nils Burkhard Patrik Zimmermann" w:date="2024-10-24T15:47:00Z" w16du:dateUtc="2024-10-24T19:47:00Z">
        <w:r w:rsidR="007518CE">
          <w:rPr>
            <w:rFonts w:ascii="Garamond" w:hAnsi="Garamond"/>
          </w:rPr>
          <w:t>h</w:t>
        </w:r>
      </w:ins>
      <w:ins w:id="286" w:author="Nils Burkhard Patrik Zimmermann" w:date="2024-10-24T15:45:00Z" w16du:dateUtc="2024-10-24T19:45:00Z">
        <w:r w:rsidR="00F821CF">
          <w:rPr>
            <w:rFonts w:ascii="Garamond" w:hAnsi="Garamond"/>
          </w:rPr>
          <w:t xml:space="preserve">ighly capable </w:t>
        </w:r>
        <w:r w:rsidR="0099358C">
          <w:rPr>
            <w:rFonts w:ascii="Garamond" w:hAnsi="Garamond"/>
          </w:rPr>
          <w:t>payment collectors</w:t>
        </w:r>
      </w:ins>
      <w:ins w:id="287" w:author="Nils Burkhard Patrik Zimmermann" w:date="2024-10-24T16:01:00Z" w16du:dateUtc="2024-10-24T20:01:00Z">
        <w:r w:rsidR="000F4CDA">
          <w:rPr>
            <w:rFonts w:ascii="Garamond" w:hAnsi="Garamond"/>
          </w:rPr>
          <w:t xml:space="preserve">, because each REPIF will be administratively </w:t>
        </w:r>
      </w:ins>
      <w:ins w:id="288" w:author="Nils Burkhard Patrik Zimmermann" w:date="2024-10-24T15:45:00Z" w16du:dateUtc="2024-10-24T19:45:00Z">
        <w:r w:rsidR="0099358C">
          <w:rPr>
            <w:rFonts w:ascii="Garamond" w:hAnsi="Garamond"/>
          </w:rPr>
          <w:t xml:space="preserve">backed by multiple layers of </w:t>
        </w:r>
      </w:ins>
      <w:ins w:id="289" w:author="Nils Burkhard Patrik Zimmermann" w:date="2024-10-24T16:02:00Z" w16du:dateUtc="2024-10-24T20:02:00Z">
        <w:r w:rsidR="000F4CDA">
          <w:rPr>
            <w:rFonts w:ascii="Garamond" w:hAnsi="Garamond"/>
          </w:rPr>
          <w:t xml:space="preserve">cooperating </w:t>
        </w:r>
      </w:ins>
      <w:ins w:id="290" w:author="Nils Burkhard Patrik Zimmermann" w:date="2024-10-24T15:45:00Z" w16du:dateUtc="2024-10-24T19:45:00Z">
        <w:r w:rsidR="0099358C">
          <w:rPr>
            <w:rFonts w:ascii="Garamond" w:hAnsi="Garamond"/>
          </w:rPr>
          <w:t>govern</w:t>
        </w:r>
      </w:ins>
      <w:ins w:id="291" w:author="Nils Burkhard Patrik Zimmermann" w:date="2024-10-24T15:46:00Z" w16du:dateUtc="2024-10-24T19:46:00Z">
        <w:r w:rsidR="0099358C">
          <w:rPr>
            <w:rFonts w:ascii="Garamond" w:hAnsi="Garamond"/>
          </w:rPr>
          <w:t>ance authorit</w:t>
        </w:r>
      </w:ins>
      <w:ins w:id="292" w:author="Nils Burkhard Patrik Zimmermann" w:date="2024-10-24T16:02:00Z" w16du:dateUtc="2024-10-24T20:02:00Z">
        <w:r w:rsidR="000F4CDA">
          <w:rPr>
            <w:rFonts w:ascii="Garamond" w:hAnsi="Garamond"/>
          </w:rPr>
          <w:t>ies</w:t>
        </w:r>
      </w:ins>
      <w:ins w:id="293" w:author="Nils Burkhard Patrik Zimmermann" w:date="2024-10-24T15:59:00Z" w16du:dateUtc="2024-10-24T19:59:00Z">
        <w:r w:rsidR="00A726C3">
          <w:rPr>
            <w:rFonts w:ascii="Garamond" w:hAnsi="Garamond"/>
          </w:rPr>
          <w:t xml:space="preserve">. REPIFs would be financially </w:t>
        </w:r>
      </w:ins>
      <w:ins w:id="294" w:author="Nils Burkhard Patrik Zimmermann" w:date="2024-10-24T16:02:00Z" w16du:dateUtc="2024-10-24T20:02:00Z">
        <w:r w:rsidR="00E529F4">
          <w:rPr>
            <w:rFonts w:ascii="Garamond" w:hAnsi="Garamond"/>
          </w:rPr>
          <w:t>de-risked by</w:t>
        </w:r>
      </w:ins>
      <w:ins w:id="295" w:author="Nils Burkhard Patrik Zimmermann" w:date="2024-10-24T15:46:00Z" w16du:dateUtc="2024-10-24T19:46:00Z">
        <w:r w:rsidR="000F6586">
          <w:rPr>
            <w:rFonts w:ascii="Garamond" w:hAnsi="Garamond"/>
          </w:rPr>
          <w:t xml:space="preserve"> senior government financial guarantees</w:t>
        </w:r>
      </w:ins>
      <w:ins w:id="296" w:author="Nils Burkhard Patrik Zimmermann" w:date="2024-10-24T15:53:00Z" w16du:dateUtc="2024-10-24T19:53:00Z">
        <w:r w:rsidR="000D17F5">
          <w:rPr>
            <w:rFonts w:ascii="Garamond" w:hAnsi="Garamond"/>
          </w:rPr>
          <w:t xml:space="preserve"> in </w:t>
        </w:r>
      </w:ins>
      <w:ins w:id="297" w:author="Nils Burkhard Patrik Zimmermann" w:date="2024-10-24T15:54:00Z" w16du:dateUtc="2024-10-24T19:54:00Z">
        <w:r w:rsidR="00676B47">
          <w:rPr>
            <w:rFonts w:ascii="Garamond" w:hAnsi="Garamond"/>
          </w:rPr>
          <w:t xml:space="preserve">several layers, </w:t>
        </w:r>
        <w:r w:rsidR="008E7A86">
          <w:rPr>
            <w:rFonts w:ascii="Garamond" w:hAnsi="Garamond"/>
          </w:rPr>
          <w:t xml:space="preserve">reliably </w:t>
        </w:r>
        <w:r w:rsidR="00676B47">
          <w:rPr>
            <w:rFonts w:ascii="Garamond" w:hAnsi="Garamond"/>
          </w:rPr>
          <w:t xml:space="preserve">ensuring the solvency of </w:t>
        </w:r>
        <w:r w:rsidR="008E7A86">
          <w:rPr>
            <w:rFonts w:ascii="Garamond" w:hAnsi="Garamond"/>
          </w:rPr>
          <w:t xml:space="preserve">each regional or national </w:t>
        </w:r>
        <w:r w:rsidR="00676B47">
          <w:rPr>
            <w:rFonts w:ascii="Garamond" w:hAnsi="Garamond"/>
          </w:rPr>
          <w:t>REPIF</w:t>
        </w:r>
      </w:ins>
      <w:ins w:id="298" w:author="Nils Burkhard Patrik Zimmermann" w:date="2024-10-24T15:46:00Z" w16du:dateUtc="2024-10-24T19:46:00Z">
        <w:r w:rsidR="0099358C">
          <w:rPr>
            <w:rFonts w:ascii="Garamond" w:hAnsi="Garamond"/>
          </w:rPr>
          <w:t xml:space="preserve">. The net effect </w:t>
        </w:r>
      </w:ins>
      <w:ins w:id="299" w:author="Nils Burkhard Patrik Zimmermann" w:date="2024-10-24T15:47:00Z" w16du:dateUtc="2024-10-24T19:47:00Z">
        <w:r w:rsidR="007518CE">
          <w:rPr>
            <w:rFonts w:ascii="Garamond" w:hAnsi="Garamond"/>
          </w:rPr>
          <w:t>will be</w:t>
        </w:r>
      </w:ins>
      <w:ins w:id="300" w:author="Nils Burkhard Patrik Zimmermann" w:date="2024-10-24T15:46:00Z" w16du:dateUtc="2024-10-24T19:46:00Z">
        <w:r w:rsidR="0099358C">
          <w:rPr>
            <w:rFonts w:ascii="Garamond" w:hAnsi="Garamond"/>
          </w:rPr>
          <w:t xml:space="preserve"> to de-risk the operating cash flow of </w:t>
        </w:r>
      </w:ins>
      <w:ins w:id="301" w:author="Nils Burkhard Patrik Zimmermann" w:date="2024-10-24T15:47:00Z" w16du:dateUtc="2024-10-24T19:47:00Z">
        <w:r w:rsidR="007518CE">
          <w:rPr>
            <w:rFonts w:ascii="Garamond" w:hAnsi="Garamond"/>
          </w:rPr>
          <w:t xml:space="preserve">renewable energy providers. </w:t>
        </w:r>
      </w:ins>
      <w:commentRangeEnd w:id="259"/>
      <w:r w:rsidR="002345E2">
        <w:rPr>
          <w:rStyle w:val="CommentReference"/>
        </w:rPr>
        <w:commentReference w:id="259"/>
      </w:r>
    </w:p>
    <w:p w14:paraId="6CBB4209" w14:textId="3119A2DA" w:rsidR="00F47E27" w:rsidRDefault="002E0BFE" w:rsidP="5E48F23F">
      <w:pPr>
        <w:jc w:val="both"/>
        <w:rPr>
          <w:ins w:id="302" w:author="Nils Burkhard Patrik Zimmermann" w:date="2024-10-24T15:41:00Z" w16du:dateUtc="2024-10-24T19:41:00Z"/>
          <w:rFonts w:ascii="Garamond" w:hAnsi="Garamond"/>
        </w:rPr>
      </w:pPr>
      <w:ins w:id="303" w:author="Nils Burkhard Patrik Zimmermann" w:date="2024-10-24T15:51:00Z" w16du:dateUtc="2024-10-24T19:51:00Z">
        <w:r>
          <w:rPr>
            <w:rFonts w:ascii="Garamond" w:hAnsi="Garamond"/>
          </w:rPr>
          <w:t xml:space="preserve">As a separate function, </w:t>
        </w:r>
      </w:ins>
      <w:ins w:id="304" w:author="Nils Burkhard Patrik Zimmermann" w:date="2024-10-24T15:47:00Z" w16du:dateUtc="2024-10-24T19:47:00Z">
        <w:r w:rsidR="007518CE">
          <w:rPr>
            <w:rFonts w:ascii="Garamond" w:hAnsi="Garamond"/>
          </w:rPr>
          <w:t xml:space="preserve">REPIFs </w:t>
        </w:r>
        <w:r w:rsidR="00144547">
          <w:rPr>
            <w:rFonts w:ascii="Garamond" w:hAnsi="Garamond"/>
          </w:rPr>
          <w:t>could also enable development of new ren</w:t>
        </w:r>
      </w:ins>
      <w:ins w:id="305" w:author="Nils Burkhard Patrik Zimmermann" w:date="2024-10-24T15:48:00Z" w16du:dateUtc="2024-10-24T19:48:00Z">
        <w:r w:rsidR="00144547">
          <w:rPr>
            <w:rFonts w:ascii="Garamond" w:hAnsi="Garamond"/>
          </w:rPr>
          <w:t xml:space="preserve">ewable energy capacity by providing </w:t>
        </w:r>
        <w:r w:rsidR="00EA2E62">
          <w:rPr>
            <w:rFonts w:ascii="Garamond" w:hAnsi="Garamond"/>
          </w:rPr>
          <w:t>a combination of equity investments and</w:t>
        </w:r>
      </w:ins>
      <w:ins w:id="306" w:author="Nils Burkhard Patrik Zimmermann" w:date="2024-10-24T15:50:00Z" w16du:dateUtc="2024-10-24T19:50:00Z">
        <w:r w:rsidR="00FE2AC8">
          <w:rPr>
            <w:rFonts w:ascii="Garamond" w:hAnsi="Garamond"/>
          </w:rPr>
          <w:t xml:space="preserve"> low-interest project development loans</w:t>
        </w:r>
      </w:ins>
      <w:ins w:id="307" w:author="Nils Burkhard Patrik Zimmermann" w:date="2024-10-24T15:48:00Z" w16du:dateUtc="2024-10-24T19:48:00Z">
        <w:r w:rsidR="00EA2E62">
          <w:rPr>
            <w:rFonts w:ascii="Garamond" w:hAnsi="Garamond"/>
          </w:rPr>
          <w:t xml:space="preserve"> </w:t>
        </w:r>
      </w:ins>
      <w:ins w:id="308" w:author="Nils Burkhard Patrik Zimmermann" w:date="2024-10-24T15:49:00Z" w16du:dateUtc="2024-10-24T19:49:00Z">
        <w:r w:rsidR="00FE2AC8">
          <w:rPr>
            <w:rFonts w:ascii="Garamond" w:hAnsi="Garamond"/>
          </w:rPr>
          <w:t xml:space="preserve">for qualifying projects in countries that have set up </w:t>
        </w:r>
      </w:ins>
      <w:ins w:id="309" w:author="Nils Burkhard Patrik Zimmermann" w:date="2024-10-24T15:50:00Z" w16du:dateUtc="2024-10-24T19:50:00Z">
        <w:r w:rsidR="00FE2AC8">
          <w:rPr>
            <w:rFonts w:ascii="Garamond" w:hAnsi="Garamond"/>
          </w:rPr>
          <w:t xml:space="preserve">suitable regulatory, administrative, and technical enabling conditions. </w:t>
        </w:r>
      </w:ins>
      <w:ins w:id="310" w:author="Nils Burkhard Patrik Zimmermann" w:date="2024-10-24T15:51:00Z" w16du:dateUtc="2024-10-24T19:51:00Z">
        <w:r>
          <w:rPr>
            <w:rFonts w:ascii="Garamond" w:hAnsi="Garamond"/>
          </w:rPr>
          <w:t xml:space="preserve">Alternatively, </w:t>
        </w:r>
      </w:ins>
      <w:ins w:id="311" w:author="Nils Burkhard Patrik Zimmermann" w:date="2024-10-24T15:52:00Z" w16du:dateUtc="2024-10-24T19:52:00Z">
        <w:r w:rsidR="00E41C12">
          <w:rPr>
            <w:rFonts w:ascii="Garamond" w:hAnsi="Garamond"/>
          </w:rPr>
          <w:t xml:space="preserve">REPIFs could work with existing programs such as the World Bank’s Scaling Solar program to push along </w:t>
        </w:r>
        <w:r w:rsidR="00C55E05">
          <w:rPr>
            <w:rFonts w:ascii="Garamond" w:hAnsi="Garamond"/>
          </w:rPr>
          <w:t xml:space="preserve">development of </w:t>
        </w:r>
        <w:r w:rsidR="00E41C12">
          <w:rPr>
            <w:rFonts w:ascii="Garamond" w:hAnsi="Garamond"/>
          </w:rPr>
          <w:t>new renewable energy project</w:t>
        </w:r>
        <w:r w:rsidR="00C55E05">
          <w:rPr>
            <w:rFonts w:ascii="Garamond" w:hAnsi="Garamond"/>
          </w:rPr>
          <w:t>s</w:t>
        </w:r>
        <w:r w:rsidR="00E41C12">
          <w:rPr>
            <w:rFonts w:ascii="Garamond" w:hAnsi="Garamond"/>
          </w:rPr>
          <w:t xml:space="preserve">. </w:t>
        </w:r>
      </w:ins>
    </w:p>
    <w:p w14:paraId="77E0F758" w14:textId="26856D9B" w:rsidR="00E84103" w:rsidRPr="000B06DA" w:rsidRDefault="00330CC7" w:rsidP="5E48F23F">
      <w:pPr>
        <w:jc w:val="both"/>
        <w:rPr>
          <w:rFonts w:ascii="Garamond" w:hAnsi="Garamond"/>
          <w:rPrChange w:id="312" w:author="Nils Burkhard Patrik Zimmermann" w:date="2024-10-24T15:12:00Z" w16du:dateUtc="2024-10-24T19:12:00Z">
            <w:rPr/>
          </w:rPrChange>
        </w:rPr>
      </w:pPr>
      <w:r w:rsidRPr="000B06DA">
        <w:rPr>
          <w:rFonts w:ascii="Garamond" w:hAnsi="Garamond"/>
          <w:rPrChange w:id="313" w:author="Nils Burkhard Patrik Zimmermann" w:date="2024-10-24T15:12:00Z" w16du:dateUtc="2024-10-24T19:12:00Z">
            <w:rPr/>
          </w:rPrChange>
        </w:rPr>
        <w:t xml:space="preserve">The </w:t>
      </w:r>
      <w:ins w:id="314" w:author="Nils Burkhard Patrik Zimmermann" w:date="2024-10-24T15:51:00Z" w16du:dateUtc="2024-10-24T19:51:00Z">
        <w:r w:rsidR="00FE2AC8">
          <w:rPr>
            <w:rFonts w:ascii="Garamond" w:hAnsi="Garamond"/>
          </w:rPr>
          <w:t xml:space="preserve">intermediary </w:t>
        </w:r>
      </w:ins>
      <w:r w:rsidRPr="000B06DA">
        <w:rPr>
          <w:rFonts w:ascii="Garamond" w:hAnsi="Garamond"/>
          <w:rPrChange w:id="315" w:author="Nils Burkhard Patrik Zimmermann" w:date="2024-10-24T15:12:00Z" w16du:dateUtc="2024-10-24T19:12:00Z">
            <w:rPr/>
          </w:rPrChange>
        </w:rPr>
        <w:t xml:space="preserve">function of </w:t>
      </w:r>
      <w:r w:rsidR="00872784" w:rsidRPr="000B06DA">
        <w:rPr>
          <w:rFonts w:ascii="Garamond" w:hAnsi="Garamond"/>
          <w:rPrChange w:id="316" w:author="Nils Burkhard Patrik Zimmermann" w:date="2024-10-24T15:12:00Z" w16du:dateUtc="2024-10-24T19:12:00Z">
            <w:rPr/>
          </w:rPrChange>
        </w:rPr>
        <w:t>R</w:t>
      </w:r>
      <w:r w:rsidRPr="000B06DA">
        <w:rPr>
          <w:rFonts w:ascii="Garamond" w:hAnsi="Garamond"/>
          <w:rPrChange w:id="317" w:author="Nils Burkhard Patrik Zimmermann" w:date="2024-10-24T15:12:00Z" w16du:dateUtc="2024-10-24T19:12:00Z">
            <w:rPr/>
          </w:rPrChange>
        </w:rPr>
        <w:t>EPIFs</w:t>
      </w:r>
      <w:ins w:id="318" w:author="Nils Burkhard Patrik Zimmermann" w:date="2024-10-24T15:51:00Z" w16du:dateUtc="2024-10-24T19:51:00Z">
        <w:r w:rsidR="00FE2AC8">
          <w:rPr>
            <w:rFonts w:ascii="Garamond" w:hAnsi="Garamond"/>
          </w:rPr>
          <w:t xml:space="preserve"> between electricity providers and </w:t>
        </w:r>
      </w:ins>
      <w:r w:rsidRPr="000B06DA">
        <w:rPr>
          <w:rFonts w:ascii="Garamond" w:hAnsi="Garamond"/>
          <w:rPrChange w:id="319" w:author="Nils Burkhard Patrik Zimmermann" w:date="2024-10-24T15:12:00Z" w16du:dateUtc="2024-10-24T19:12:00Z">
            <w:rPr/>
          </w:rPrChange>
        </w:rPr>
        <w:t xml:space="preserve"> </w:t>
      </w:r>
      <w:del w:id="320" w:author="Nils Burkhard Patrik Zimmermann" w:date="2024-10-24T15:26:00Z" w16du:dateUtc="2024-10-24T19:26:00Z">
        <w:r w:rsidR="00123D20" w:rsidRPr="000B06DA" w:rsidDel="00C47923">
          <w:rPr>
            <w:rFonts w:ascii="Garamond" w:hAnsi="Garamond"/>
            <w:rPrChange w:id="321" w:author="Nils Burkhard Patrik Zimmermann" w:date="2024-10-24T15:12:00Z" w16du:dateUtc="2024-10-24T19:12:00Z">
              <w:rPr/>
            </w:rPrChange>
          </w:rPr>
          <w:delText xml:space="preserve">would </w:delText>
        </w:r>
      </w:del>
      <w:ins w:id="322" w:author="Nils Burkhard Patrik Zimmermann" w:date="2024-10-24T15:26:00Z" w16du:dateUtc="2024-10-24T19:26:00Z">
        <w:r w:rsidR="00C47923">
          <w:rPr>
            <w:rFonts w:ascii="Garamond" w:hAnsi="Garamond"/>
          </w:rPr>
          <w:t xml:space="preserve">is </w:t>
        </w:r>
        <w:r w:rsidR="00BF1118">
          <w:rPr>
            <w:rFonts w:ascii="Garamond" w:hAnsi="Garamond"/>
          </w:rPr>
          <w:t>inspired by</w:t>
        </w:r>
      </w:ins>
      <w:del w:id="323" w:author="Nils Burkhard Patrik Zimmermann" w:date="2024-10-24T15:26:00Z" w16du:dateUtc="2024-10-24T19:26:00Z">
        <w:r w:rsidR="00123D20" w:rsidRPr="000B06DA" w:rsidDel="00BF1118">
          <w:rPr>
            <w:rFonts w:ascii="Garamond" w:hAnsi="Garamond"/>
            <w:rPrChange w:id="324" w:author="Nils Burkhard Patrik Zimmermann" w:date="2024-10-24T15:12:00Z" w16du:dateUtc="2024-10-24T19:12:00Z">
              <w:rPr/>
            </w:rPrChange>
          </w:rPr>
          <w:delText xml:space="preserve">be </w:delText>
        </w:r>
        <w:r w:rsidR="00D54476" w:rsidRPr="000B06DA" w:rsidDel="00BF1118">
          <w:rPr>
            <w:rFonts w:ascii="Garamond" w:hAnsi="Garamond"/>
            <w:rPrChange w:id="325" w:author="Nils Burkhard Patrik Zimmermann" w:date="2024-10-24T15:12:00Z" w16du:dateUtc="2024-10-24T19:12:00Z">
              <w:rPr/>
            </w:rPrChange>
          </w:rPr>
          <w:delText xml:space="preserve">similar to </w:delText>
        </w:r>
        <w:r w:rsidR="00242FBF" w:rsidRPr="000B06DA" w:rsidDel="00BF1118">
          <w:rPr>
            <w:rFonts w:ascii="Garamond" w:hAnsi="Garamond"/>
            <w:rPrChange w:id="326" w:author="Nils Burkhard Patrik Zimmermann" w:date="2024-10-24T15:12:00Z" w16du:dateUtc="2024-10-24T19:12:00Z">
              <w:rPr/>
            </w:rPrChange>
          </w:rPr>
          <w:delText>the</w:delText>
        </w:r>
      </w:del>
      <w:ins w:id="327" w:author="Stephen John Stretton" w:date="2024-10-23T22:23:00Z" w16du:dateUtc="2024-10-24T02:23:00Z">
        <w:del w:id="328" w:author="Nils Burkhard Patrik Zimmermann" w:date="2024-10-24T15:26:00Z" w16du:dateUtc="2024-10-24T19:26:00Z">
          <w:r w:rsidR="00EF1CF4" w:rsidRPr="000B06DA" w:rsidDel="00BF1118">
            <w:rPr>
              <w:rFonts w:ascii="Garamond" w:hAnsi="Garamond"/>
              <w:rPrChange w:id="329" w:author="Nils Burkhard Patrik Zimmermann" w:date="2024-10-24T15:12:00Z" w16du:dateUtc="2024-10-24T19:12:00Z">
                <w:rPr/>
              </w:rPrChange>
            </w:rPr>
            <w:delText>an international version of</w:delText>
          </w:r>
        </w:del>
        <w:r w:rsidR="00D54476" w:rsidRPr="000B06DA">
          <w:rPr>
            <w:rFonts w:ascii="Garamond" w:hAnsi="Garamond"/>
            <w:rPrChange w:id="330" w:author="Nils Burkhard Patrik Zimmermann" w:date="2024-10-24T15:12:00Z" w16du:dateUtc="2024-10-24T19:12:00Z">
              <w:rPr/>
            </w:rPrChange>
          </w:rPr>
          <w:t xml:space="preserve"> </w:t>
        </w:r>
        <w:r w:rsidR="00242FBF" w:rsidRPr="000B06DA">
          <w:rPr>
            <w:rFonts w:ascii="Garamond" w:hAnsi="Garamond"/>
            <w:rPrChange w:id="331" w:author="Nils Burkhard Patrik Zimmermann" w:date="2024-10-24T15:12:00Z" w16du:dateUtc="2024-10-24T19:12:00Z">
              <w:rPr/>
            </w:rPrChange>
          </w:rPr>
          <w:t>the</w:t>
        </w:r>
      </w:ins>
      <w:r w:rsidR="00D54476" w:rsidRPr="000B06DA">
        <w:rPr>
          <w:rFonts w:ascii="Garamond" w:hAnsi="Garamond"/>
          <w:rPrChange w:id="332" w:author="Nils Burkhard Patrik Zimmermann" w:date="2024-10-24T15:12:00Z" w16du:dateUtc="2024-10-24T19:12:00Z">
            <w:rPr/>
          </w:rPrChange>
        </w:rPr>
        <w:t xml:space="preserve"> financial</w:t>
      </w:r>
      <w:r w:rsidR="006C354D" w:rsidRPr="000B06DA">
        <w:rPr>
          <w:rFonts w:ascii="Garamond" w:hAnsi="Garamond"/>
          <w:rPrChange w:id="333" w:author="Nils Burkhard Patrik Zimmermann" w:date="2024-10-24T15:12:00Z" w16du:dateUtc="2024-10-24T19:12:00Z">
            <w:rPr/>
          </w:rPrChange>
        </w:rPr>
        <w:t xml:space="preserve"> intermediary</w:t>
      </w:r>
      <w:r w:rsidR="00D54476" w:rsidRPr="000B06DA">
        <w:rPr>
          <w:rFonts w:ascii="Garamond" w:hAnsi="Garamond"/>
          <w:rPrChange w:id="334" w:author="Nils Burkhard Patrik Zimmermann" w:date="2024-10-24T15:12:00Z" w16du:dateUtc="2024-10-24T19:12:00Z">
            <w:rPr/>
          </w:rPrChange>
        </w:rPr>
        <w:t xml:space="preserve"> </w:t>
      </w:r>
      <w:r w:rsidR="00242FBF" w:rsidRPr="000B06DA">
        <w:rPr>
          <w:rFonts w:ascii="Garamond" w:hAnsi="Garamond"/>
          <w:rPrChange w:id="335" w:author="Nils Burkhard Patrik Zimmermann" w:date="2024-10-24T15:12:00Z" w16du:dateUtc="2024-10-24T19:12:00Z">
            <w:rPr/>
          </w:rPrChange>
        </w:rPr>
        <w:t xml:space="preserve">role </w:t>
      </w:r>
      <w:r w:rsidR="00D54476" w:rsidRPr="000B06DA">
        <w:rPr>
          <w:rFonts w:ascii="Garamond" w:hAnsi="Garamond"/>
          <w:rPrChange w:id="336" w:author="Nils Burkhard Patrik Zimmermann" w:date="2024-10-24T15:12:00Z" w16du:dateUtc="2024-10-24T19:12:00Z">
            <w:rPr/>
          </w:rPrChange>
        </w:rPr>
        <w:t xml:space="preserve">played </w:t>
      </w:r>
      <w:r w:rsidR="0085116B" w:rsidRPr="000B06DA">
        <w:rPr>
          <w:rFonts w:ascii="Garamond" w:hAnsi="Garamond"/>
          <w:rPrChange w:id="337" w:author="Nils Burkhard Patrik Zimmermann" w:date="2024-10-24T15:12:00Z" w16du:dateUtc="2024-10-24T19:12:00Z">
            <w:rPr/>
          </w:rPrChange>
        </w:rPr>
        <w:t>between clean power producers and</w:t>
      </w:r>
      <w:r w:rsidR="00AF1F36" w:rsidRPr="000B06DA">
        <w:rPr>
          <w:rFonts w:ascii="Garamond" w:hAnsi="Garamond"/>
          <w:rPrChange w:id="338" w:author="Nils Burkhard Patrik Zimmermann" w:date="2024-10-24T15:12:00Z" w16du:dateUtc="2024-10-24T19:12:00Z">
            <w:rPr/>
          </w:rPrChange>
        </w:rPr>
        <w:t xml:space="preserve"> their clients </w:t>
      </w:r>
      <w:r w:rsidR="00D54476" w:rsidRPr="000B06DA">
        <w:rPr>
          <w:rFonts w:ascii="Garamond" w:hAnsi="Garamond"/>
          <w:rPrChange w:id="339" w:author="Nils Burkhard Patrik Zimmermann" w:date="2024-10-24T15:12:00Z" w16du:dateUtc="2024-10-24T19:12:00Z">
            <w:rPr/>
          </w:rPrChange>
        </w:rPr>
        <w:t xml:space="preserve">by the Solar Energy Corporation of India (SECI). </w:t>
      </w:r>
      <w:r w:rsidR="00E84103" w:rsidRPr="000B06DA">
        <w:rPr>
          <w:rFonts w:ascii="Garamond" w:hAnsi="Garamond"/>
          <w:rPrChange w:id="340" w:author="Nils Burkhard Patrik Zimmermann" w:date="2024-10-24T15:12:00Z" w16du:dateUtc="2024-10-24T19:12:00Z">
            <w:rPr/>
          </w:rPrChange>
        </w:rPr>
        <w:t>SECI is a specialized Indian federal government agency</w:t>
      </w:r>
      <w:ins w:id="341" w:author="Nils Burkhard Patrik Zimmermann" w:date="2024-10-24T15:27:00Z" w16du:dateUtc="2024-10-24T19:27:00Z">
        <w:r w:rsidR="00BF1118">
          <w:rPr>
            <w:rFonts w:ascii="Garamond" w:hAnsi="Garamond"/>
          </w:rPr>
          <w:t xml:space="preserve"> (a </w:t>
        </w:r>
      </w:ins>
      <w:ins w:id="342" w:author="Nils Burkhard Patrik Zimmermann" w:date="2024-10-24T21:32:00Z" w16du:dateUtc="2024-10-25T01:32:00Z">
        <w:r w:rsidR="00042C51">
          <w:rPr>
            <w:rFonts w:ascii="Garamond" w:hAnsi="Garamond"/>
          </w:rPr>
          <w:t>AAA</w:t>
        </w:r>
        <w:r w:rsidR="00C91674">
          <w:rPr>
            <w:rFonts w:ascii="Garamond" w:hAnsi="Garamond"/>
          </w:rPr>
          <w:t xml:space="preserve">-rated </w:t>
        </w:r>
      </w:ins>
      <w:proofErr w:type="spellStart"/>
      <w:ins w:id="343" w:author="Nils Burkhard Patrik Zimmermann" w:date="2024-10-24T15:27:00Z" w16du:dateUtc="2024-10-24T19:27:00Z">
        <w:r w:rsidR="00625488">
          <w:rPr>
            <w:rFonts w:ascii="Garamond" w:hAnsi="Garamond"/>
          </w:rPr>
          <w:t>Miniratna</w:t>
        </w:r>
        <w:proofErr w:type="spellEnd"/>
        <w:r w:rsidR="001657CC">
          <w:rPr>
            <w:rFonts w:ascii="Garamond" w:hAnsi="Garamond"/>
          </w:rPr>
          <w:t xml:space="preserve"> Category-I </w:t>
        </w:r>
      </w:ins>
      <w:ins w:id="344" w:author="Nils Burkhard Patrik Zimmermann" w:date="2024-10-24T15:28:00Z" w16du:dateUtc="2024-10-24T19:28:00Z">
        <w:r w:rsidR="00C42F7C">
          <w:rPr>
            <w:rFonts w:ascii="Garamond" w:hAnsi="Garamond"/>
          </w:rPr>
          <w:t xml:space="preserve">Central </w:t>
        </w:r>
      </w:ins>
      <w:ins w:id="345" w:author="Nils Burkhard Patrik Zimmermann" w:date="2024-10-24T15:27:00Z" w16du:dateUtc="2024-10-24T19:27:00Z">
        <w:r w:rsidR="001657CC">
          <w:rPr>
            <w:rFonts w:ascii="Garamond" w:hAnsi="Garamond"/>
          </w:rPr>
          <w:t>Public Sector Enterprise</w:t>
        </w:r>
        <w:r w:rsidR="00625488">
          <w:rPr>
            <w:rFonts w:ascii="Garamond" w:hAnsi="Garamond"/>
          </w:rPr>
          <w:t>)</w:t>
        </w:r>
      </w:ins>
      <w:r w:rsidR="00E84103" w:rsidRPr="000B06DA">
        <w:rPr>
          <w:rFonts w:ascii="Garamond" w:hAnsi="Garamond"/>
          <w:rPrChange w:id="346" w:author="Nils Burkhard Patrik Zimmermann" w:date="2024-10-24T15:12:00Z" w16du:dateUtc="2024-10-24T19:12:00Z">
            <w:rPr/>
          </w:rPrChange>
        </w:rPr>
        <w:t xml:space="preserve"> </w:t>
      </w:r>
      <w:ins w:id="347" w:author="Nils Burkhard Patrik Zimmermann" w:date="2024-10-24T15:29:00Z" w16du:dateUtc="2024-10-24T19:29:00Z">
        <w:r w:rsidR="00843B5F">
          <w:rPr>
            <w:rFonts w:ascii="Garamond" w:hAnsi="Garamond"/>
          </w:rPr>
          <w:t>affiliated with the Ministry of New and Renewable Energy</w:t>
        </w:r>
      </w:ins>
      <w:ins w:id="348" w:author="Nils Burkhard Patrik Zimmermann" w:date="2024-10-24T15:30:00Z" w16du:dateUtc="2024-10-24T19:30:00Z">
        <w:r w:rsidR="000C52BE">
          <w:rPr>
            <w:rFonts w:ascii="Garamond" w:hAnsi="Garamond"/>
          </w:rPr>
          <w:t xml:space="preserve"> (MNRE)</w:t>
        </w:r>
      </w:ins>
      <w:ins w:id="349" w:author="Nils Burkhard Patrik Zimmermann" w:date="2024-10-24T15:29:00Z" w16du:dateUtc="2024-10-24T19:29:00Z">
        <w:r w:rsidR="00843B5F">
          <w:rPr>
            <w:rFonts w:ascii="Garamond" w:hAnsi="Garamond"/>
          </w:rPr>
          <w:t xml:space="preserve"> </w:t>
        </w:r>
      </w:ins>
      <w:r w:rsidR="0001734C" w:rsidRPr="000B06DA">
        <w:rPr>
          <w:rFonts w:ascii="Garamond" w:hAnsi="Garamond"/>
          <w:rPrChange w:id="350" w:author="Nils Burkhard Patrik Zimmermann" w:date="2024-10-24T15:12:00Z" w16du:dateUtc="2024-10-24T19:12:00Z">
            <w:rPr/>
          </w:rPrChange>
        </w:rPr>
        <w:t>that</w:t>
      </w:r>
      <w:r w:rsidR="00E84103" w:rsidRPr="000B06DA">
        <w:rPr>
          <w:rFonts w:ascii="Garamond" w:hAnsi="Garamond"/>
          <w:rPrChange w:id="351" w:author="Nils Burkhard Patrik Zimmermann" w:date="2024-10-24T15:12:00Z" w16du:dateUtc="2024-10-24T19:12:00Z">
            <w:rPr/>
          </w:rPrChange>
        </w:rPr>
        <w:t xml:space="preserve"> plays a multi-faceted role in driving development of renewable energy projects throughout India. </w:t>
      </w:r>
      <w:ins w:id="352" w:author="Nils Burkhard Patrik Zimmermann" w:date="2024-10-24T15:29:00Z" w16du:dateUtc="2024-10-24T19:29:00Z">
        <w:r w:rsidR="00433470">
          <w:rPr>
            <w:rFonts w:ascii="Garamond" w:hAnsi="Garamond"/>
          </w:rPr>
          <w:t xml:space="preserve">SECI is </w:t>
        </w:r>
      </w:ins>
      <w:ins w:id="353" w:author="Nils Burkhard Patrik Zimmermann" w:date="2024-10-24T15:30:00Z" w16du:dateUtc="2024-10-24T19:30:00Z">
        <w:r w:rsidR="000C52BE">
          <w:rPr>
            <w:rFonts w:ascii="Garamond" w:hAnsi="Garamond"/>
          </w:rPr>
          <w:t xml:space="preserve">MNRE’s primary implementing agency for </w:t>
        </w:r>
        <w:r w:rsidR="009E60A9">
          <w:rPr>
            <w:rFonts w:ascii="Garamond" w:hAnsi="Garamond"/>
          </w:rPr>
          <w:t xml:space="preserve">renewable energy programs and policies. </w:t>
        </w:r>
      </w:ins>
      <w:ins w:id="354" w:author="Nils Burkhard Patrik Zimmermann" w:date="2024-10-24T15:31:00Z" w16du:dateUtc="2024-10-24T19:31:00Z">
        <w:r w:rsidR="009E60A9">
          <w:rPr>
            <w:rFonts w:ascii="Garamond" w:hAnsi="Garamond"/>
          </w:rPr>
          <w:t xml:space="preserve">Its </w:t>
        </w:r>
        <w:r w:rsidR="009E60A9" w:rsidRPr="00D90D6E">
          <w:rPr>
            <w:rFonts w:ascii="Garamond" w:hAnsi="Garamond"/>
          </w:rPr>
          <w:t xml:space="preserve">ultimate financial backer is the Government of India, </w:t>
        </w:r>
      </w:ins>
      <w:r w:rsidR="00E84103" w:rsidRPr="000B06DA">
        <w:rPr>
          <w:rFonts w:ascii="Garamond" w:hAnsi="Garamond"/>
          <w:rPrChange w:id="355" w:author="Nils Burkhard Patrik Zimmermann" w:date="2024-10-24T15:12:00Z" w16du:dateUtc="2024-10-24T19:12:00Z">
            <w:rPr/>
          </w:rPrChange>
        </w:rPr>
        <w:t>Among several other important roles, SECI</w:t>
      </w:r>
      <w:del w:id="356" w:author="Nils Burkhard Patrik Zimmermann" w:date="2024-10-24T15:31:00Z" w16du:dateUtc="2024-10-24T19:31:00Z">
        <w:r w:rsidR="00E84103" w:rsidRPr="000B06DA" w:rsidDel="009E60A9">
          <w:rPr>
            <w:rFonts w:ascii="Garamond" w:hAnsi="Garamond"/>
            <w:rPrChange w:id="357" w:author="Nils Burkhard Patrik Zimmermann" w:date="2024-10-24T15:12:00Z" w16du:dateUtc="2024-10-24T19:12:00Z">
              <w:rPr/>
            </w:rPrChange>
          </w:rPr>
          <w:delText>,</w:delText>
        </w:r>
      </w:del>
      <w:r w:rsidR="00E84103" w:rsidRPr="000B06DA">
        <w:rPr>
          <w:rFonts w:ascii="Garamond" w:hAnsi="Garamond"/>
          <w:rPrChange w:id="358" w:author="Nils Burkhard Patrik Zimmermann" w:date="2024-10-24T15:12:00Z" w16du:dateUtc="2024-10-24T19:12:00Z">
            <w:rPr/>
          </w:rPrChange>
        </w:rPr>
        <w:t xml:space="preserve"> </w:t>
      </w:r>
      <w:del w:id="359" w:author="Nils Burkhard Patrik Zimmermann" w:date="2024-10-24T15:31:00Z" w16du:dateUtc="2024-10-24T19:31:00Z">
        <w:r w:rsidR="00E84103" w:rsidRPr="000B06DA" w:rsidDel="009E60A9">
          <w:rPr>
            <w:rFonts w:ascii="Garamond" w:hAnsi="Garamond"/>
            <w:rPrChange w:id="360" w:author="Nils Burkhard Patrik Zimmermann" w:date="2024-10-24T15:12:00Z" w16du:dateUtc="2024-10-24T19:12:00Z">
              <w:rPr/>
            </w:rPrChange>
          </w:rPr>
          <w:delText xml:space="preserve">whose ultimate financial backer is the Government of India, </w:delText>
        </w:r>
      </w:del>
      <w:r w:rsidR="00E84103" w:rsidRPr="000B06DA">
        <w:rPr>
          <w:rFonts w:ascii="Garamond" w:hAnsi="Garamond"/>
          <w:rPrChange w:id="361" w:author="Nils Burkhard Patrik Zimmermann" w:date="2024-10-24T15:12:00Z" w16du:dateUtc="2024-10-24T19:12:00Z">
            <w:rPr/>
          </w:rPrChange>
        </w:rPr>
        <w:t xml:space="preserve">acts as a financial intermediary between renewable energy providers (e.g., private or state-owned companies operating utility-scale solar photovoltaic power plants and associated energy storage capacity) and wholesale electricity purchasers (in India’s case, electricity distribution companies, </w:t>
      </w:r>
      <w:ins w:id="362" w:author="Nils Burkhard Patrik Zimmermann" w:date="2024-10-24T15:31:00Z" w16du:dateUtc="2024-10-24T19:31:00Z">
        <w:r w:rsidR="001E2732">
          <w:rPr>
            <w:rFonts w:ascii="Garamond" w:hAnsi="Garamond"/>
          </w:rPr>
          <w:t>‘</w:t>
        </w:r>
      </w:ins>
      <w:del w:id="363" w:author="Nils Burkhard Patrik Zimmermann" w:date="2024-10-24T15:31:00Z" w16du:dateUtc="2024-10-24T19:31:00Z">
        <w:r w:rsidR="00E84103" w:rsidRPr="000B06DA" w:rsidDel="001E2732">
          <w:rPr>
            <w:rFonts w:ascii="Garamond" w:hAnsi="Garamond"/>
            <w:rPrChange w:id="364" w:author="Nils Burkhard Patrik Zimmermann" w:date="2024-10-24T15:12:00Z" w16du:dateUtc="2024-10-24T19:12:00Z">
              <w:rPr/>
            </w:rPrChange>
          </w:rPr>
          <w:delText>“</w:delText>
        </w:r>
      </w:del>
      <w:r w:rsidR="00E84103" w:rsidRPr="000B06DA">
        <w:rPr>
          <w:rFonts w:ascii="Garamond" w:hAnsi="Garamond"/>
          <w:rPrChange w:id="365" w:author="Nils Burkhard Patrik Zimmermann" w:date="2024-10-24T15:12:00Z" w16du:dateUtc="2024-10-24T19:12:00Z">
            <w:rPr/>
          </w:rPrChange>
        </w:rPr>
        <w:t>Discoms</w:t>
      </w:r>
      <w:ins w:id="366" w:author="Nils Burkhard Patrik Zimmermann" w:date="2024-10-24T15:31:00Z" w16du:dateUtc="2024-10-24T19:31:00Z">
        <w:r w:rsidR="001E2732">
          <w:rPr>
            <w:rFonts w:ascii="Garamond" w:hAnsi="Garamond"/>
          </w:rPr>
          <w:t>’</w:t>
        </w:r>
      </w:ins>
      <w:del w:id="367" w:author="Nils Burkhard Patrik Zimmermann" w:date="2024-10-24T15:31:00Z" w16du:dateUtc="2024-10-24T19:31:00Z">
        <w:r w:rsidR="00E84103" w:rsidRPr="000B06DA" w:rsidDel="001E2732">
          <w:rPr>
            <w:rFonts w:ascii="Garamond" w:hAnsi="Garamond"/>
            <w:rPrChange w:id="368" w:author="Nils Burkhard Patrik Zimmermann" w:date="2024-10-24T15:12:00Z" w16du:dateUtc="2024-10-24T19:12:00Z">
              <w:rPr/>
            </w:rPrChange>
          </w:rPr>
          <w:delText>”</w:delText>
        </w:r>
      </w:del>
      <w:r w:rsidR="00E84103" w:rsidRPr="000B06DA">
        <w:rPr>
          <w:rFonts w:ascii="Garamond" w:hAnsi="Garamond"/>
          <w:rPrChange w:id="369" w:author="Nils Burkhard Patrik Zimmermann" w:date="2024-10-24T15:12:00Z" w16du:dateUtc="2024-10-24T19:12:00Z">
            <w:rPr/>
          </w:rPrChange>
        </w:rPr>
        <w:t xml:space="preserve">). </w:t>
      </w:r>
    </w:p>
    <w:p w14:paraId="1A47DD90" w14:textId="77777777" w:rsidR="00A258DC" w:rsidRDefault="00D54476" w:rsidP="5E48F23F">
      <w:pPr>
        <w:jc w:val="both"/>
        <w:rPr>
          <w:ins w:id="370" w:author="Nils Burkhard Patrik Zimmermann" w:date="2024-10-24T15:33:00Z" w16du:dateUtc="2024-10-24T19:33:00Z"/>
          <w:rFonts w:ascii="Garamond" w:hAnsi="Garamond"/>
        </w:rPr>
      </w:pPr>
      <w:r w:rsidRPr="000B06DA">
        <w:rPr>
          <w:rFonts w:ascii="Garamond" w:hAnsi="Garamond"/>
          <w:rPrChange w:id="371" w:author="Nils Burkhard Patrik Zimmermann" w:date="2024-10-24T15:12:00Z" w16du:dateUtc="2024-10-24T19:12:00Z">
            <w:rPr/>
          </w:rPrChange>
        </w:rPr>
        <w:lastRenderedPageBreak/>
        <w:t xml:space="preserve">SECI </w:t>
      </w:r>
      <w:r w:rsidR="006F101B" w:rsidRPr="000B06DA">
        <w:rPr>
          <w:rFonts w:ascii="Garamond" w:hAnsi="Garamond"/>
          <w:rPrChange w:id="372" w:author="Nils Burkhard Patrik Zimmermann" w:date="2024-10-24T15:12:00Z" w16du:dateUtc="2024-10-24T19:12:00Z">
            <w:rPr/>
          </w:rPrChange>
        </w:rPr>
        <w:t>guarantees</w:t>
      </w:r>
      <w:r w:rsidRPr="000B06DA">
        <w:rPr>
          <w:rFonts w:ascii="Garamond" w:hAnsi="Garamond"/>
          <w:rPrChange w:id="373" w:author="Nils Burkhard Patrik Zimmermann" w:date="2024-10-24T15:12:00Z" w16du:dateUtc="2024-10-24T19:12:00Z">
            <w:rPr/>
          </w:rPrChange>
        </w:rPr>
        <w:t xml:space="preserve"> that participating power generators </w:t>
      </w:r>
      <w:r w:rsidR="00C372A8" w:rsidRPr="000B06DA">
        <w:rPr>
          <w:rFonts w:ascii="Garamond" w:hAnsi="Garamond"/>
          <w:rPrChange w:id="374" w:author="Nils Burkhard Patrik Zimmermann" w:date="2024-10-24T15:12:00Z" w16du:dateUtc="2024-10-24T19:12:00Z">
            <w:rPr/>
          </w:rPrChange>
        </w:rPr>
        <w:t xml:space="preserve">(in most cases, solar </w:t>
      </w:r>
      <w:r w:rsidR="00902D41" w:rsidRPr="000B06DA">
        <w:rPr>
          <w:rFonts w:ascii="Garamond" w:hAnsi="Garamond"/>
          <w:rPrChange w:id="375" w:author="Nils Burkhard Patrik Zimmermann" w:date="2024-10-24T15:12:00Z" w16du:dateUtc="2024-10-24T19:12:00Z">
            <w:rPr/>
          </w:rPrChange>
        </w:rPr>
        <w:t xml:space="preserve">or wind </w:t>
      </w:r>
      <w:r w:rsidR="00C372A8" w:rsidRPr="000B06DA">
        <w:rPr>
          <w:rFonts w:ascii="Garamond" w:hAnsi="Garamond"/>
          <w:rPrChange w:id="376" w:author="Nils Burkhard Patrik Zimmermann" w:date="2024-10-24T15:12:00Z" w16du:dateUtc="2024-10-24T19:12:00Z">
            <w:rPr/>
          </w:rPrChange>
        </w:rPr>
        <w:t xml:space="preserve">power plant operators) </w:t>
      </w:r>
      <w:r w:rsidRPr="000B06DA">
        <w:rPr>
          <w:rFonts w:ascii="Garamond" w:hAnsi="Garamond"/>
          <w:rPrChange w:id="377" w:author="Nils Burkhard Patrik Zimmermann" w:date="2024-10-24T15:12:00Z" w16du:dateUtc="2024-10-24T19:12:00Z">
            <w:rPr/>
          </w:rPrChange>
        </w:rPr>
        <w:t>get paid in full and on time for the power they produce</w:t>
      </w:r>
      <w:r w:rsidR="00B464EA" w:rsidRPr="000B06DA">
        <w:rPr>
          <w:rFonts w:ascii="Garamond" w:hAnsi="Garamond"/>
          <w:rPrChange w:id="378" w:author="Nils Burkhard Patrik Zimmermann" w:date="2024-10-24T15:12:00Z" w16du:dateUtc="2024-10-24T19:12:00Z">
            <w:rPr/>
          </w:rPrChange>
        </w:rPr>
        <w:t xml:space="preserve">. </w:t>
      </w:r>
      <w:r w:rsidR="00EA09C1" w:rsidRPr="000B06DA">
        <w:rPr>
          <w:rFonts w:ascii="Garamond" w:hAnsi="Garamond"/>
          <w:rPrChange w:id="379" w:author="Nils Burkhard Patrik Zimmermann" w:date="2024-10-24T15:12:00Z" w16du:dateUtc="2024-10-24T19:12:00Z">
            <w:rPr/>
          </w:rPrChange>
        </w:rPr>
        <w:t xml:space="preserve">SECI achieves this by </w:t>
      </w:r>
      <w:ins w:id="380" w:author="Nils Burkhard Patrik Zimmermann" w:date="2024-10-24T15:31:00Z" w16du:dateUtc="2024-10-24T19:31:00Z">
        <w:r w:rsidR="001E2732">
          <w:rPr>
            <w:rFonts w:ascii="Garamond" w:hAnsi="Garamond"/>
          </w:rPr>
          <w:t xml:space="preserve">means of </w:t>
        </w:r>
      </w:ins>
      <w:ins w:id="381" w:author="Nils Burkhard Patrik Zimmermann" w:date="2024-10-24T15:32:00Z" w16du:dateUtc="2024-10-24T19:32:00Z">
        <w:r w:rsidR="00A258DC">
          <w:rPr>
            <w:rFonts w:ascii="Garamond" w:hAnsi="Garamond"/>
          </w:rPr>
          <w:t xml:space="preserve">administering </w:t>
        </w:r>
      </w:ins>
      <w:r w:rsidR="00EA09C1" w:rsidRPr="000B06DA">
        <w:rPr>
          <w:rFonts w:ascii="Garamond" w:hAnsi="Garamond"/>
          <w:rPrChange w:id="382" w:author="Nils Burkhard Patrik Zimmermann" w:date="2024-10-24T15:12:00Z" w16du:dateUtc="2024-10-24T19:12:00Z">
            <w:rPr/>
          </w:rPrChange>
        </w:rPr>
        <w:t>P</w:t>
      </w:r>
      <w:r w:rsidRPr="000B06DA">
        <w:rPr>
          <w:rFonts w:ascii="Garamond" w:hAnsi="Garamond"/>
          <w:rPrChange w:id="383" w:author="Nils Burkhard Patrik Zimmermann" w:date="2024-10-24T15:12:00Z" w16du:dateUtc="2024-10-24T19:12:00Z">
            <w:rPr/>
          </w:rPrChange>
        </w:rPr>
        <w:t xml:space="preserve">ower </w:t>
      </w:r>
      <w:r w:rsidR="00C372A8" w:rsidRPr="000B06DA">
        <w:rPr>
          <w:rFonts w:ascii="Garamond" w:hAnsi="Garamond"/>
          <w:rPrChange w:id="384" w:author="Nils Burkhard Patrik Zimmermann" w:date="2024-10-24T15:12:00Z" w16du:dateUtc="2024-10-24T19:12:00Z">
            <w:rPr/>
          </w:rPrChange>
        </w:rPr>
        <w:t>P</w:t>
      </w:r>
      <w:r w:rsidRPr="000B06DA">
        <w:rPr>
          <w:rFonts w:ascii="Garamond" w:hAnsi="Garamond"/>
          <w:rPrChange w:id="385" w:author="Nils Burkhard Patrik Zimmermann" w:date="2024-10-24T15:12:00Z" w16du:dateUtc="2024-10-24T19:12:00Z">
            <w:rPr/>
          </w:rPrChange>
        </w:rPr>
        <w:t xml:space="preserve">urchase </w:t>
      </w:r>
      <w:r w:rsidR="00C372A8" w:rsidRPr="000B06DA">
        <w:rPr>
          <w:rFonts w:ascii="Garamond" w:hAnsi="Garamond"/>
          <w:rPrChange w:id="386" w:author="Nils Burkhard Patrik Zimmermann" w:date="2024-10-24T15:12:00Z" w16du:dateUtc="2024-10-24T19:12:00Z">
            <w:rPr/>
          </w:rPrChange>
        </w:rPr>
        <w:t>A</w:t>
      </w:r>
      <w:r w:rsidRPr="000B06DA">
        <w:rPr>
          <w:rFonts w:ascii="Garamond" w:hAnsi="Garamond"/>
          <w:rPrChange w:id="387" w:author="Nils Burkhard Patrik Zimmermann" w:date="2024-10-24T15:12:00Z" w16du:dateUtc="2024-10-24T19:12:00Z">
            <w:rPr/>
          </w:rPrChange>
        </w:rPr>
        <w:t>greements (PPAs)</w:t>
      </w:r>
      <w:r w:rsidR="00EA09C1" w:rsidRPr="000B06DA">
        <w:rPr>
          <w:rFonts w:ascii="Garamond" w:hAnsi="Garamond"/>
          <w:rPrChange w:id="388" w:author="Nils Burkhard Patrik Zimmermann" w:date="2024-10-24T15:12:00Z" w16du:dateUtc="2024-10-24T19:12:00Z">
            <w:rPr/>
          </w:rPrChange>
        </w:rPr>
        <w:t xml:space="preserve"> with renewable electricity suppliers</w:t>
      </w:r>
      <w:r w:rsidR="003D7132" w:rsidRPr="000B06DA">
        <w:rPr>
          <w:rFonts w:ascii="Garamond" w:hAnsi="Garamond"/>
          <w:rPrChange w:id="389" w:author="Nils Burkhard Patrik Zimmermann" w:date="2024-10-24T15:12:00Z" w16du:dateUtc="2024-10-24T19:12:00Z">
            <w:rPr/>
          </w:rPrChange>
        </w:rPr>
        <w:t xml:space="preserve"> – i.e., </w:t>
      </w:r>
      <w:r w:rsidR="00C372A8" w:rsidRPr="000B06DA">
        <w:rPr>
          <w:rFonts w:ascii="Garamond" w:hAnsi="Garamond"/>
          <w:rPrChange w:id="390" w:author="Nils Burkhard Patrik Zimmermann" w:date="2024-10-24T15:12:00Z" w16du:dateUtc="2024-10-24T19:12:00Z">
            <w:rPr/>
          </w:rPrChange>
        </w:rPr>
        <w:t>long-term</w:t>
      </w:r>
      <w:r w:rsidR="00DD2596" w:rsidRPr="000B06DA">
        <w:rPr>
          <w:rFonts w:ascii="Garamond" w:hAnsi="Garamond"/>
          <w:rPrChange w:id="391" w:author="Nils Burkhard Patrik Zimmermann" w:date="2024-10-24T15:12:00Z" w16du:dateUtc="2024-10-24T19:12:00Z">
            <w:rPr/>
          </w:rPrChange>
        </w:rPr>
        <w:t>, 25-year</w:t>
      </w:r>
      <w:r w:rsidR="00C372A8" w:rsidRPr="000B06DA">
        <w:rPr>
          <w:rFonts w:ascii="Garamond" w:hAnsi="Garamond"/>
          <w:rPrChange w:id="392" w:author="Nils Burkhard Patrik Zimmermann" w:date="2024-10-24T15:12:00Z" w16du:dateUtc="2024-10-24T19:12:00Z">
            <w:rPr/>
          </w:rPrChange>
        </w:rPr>
        <w:t xml:space="preserve"> </w:t>
      </w:r>
      <w:r w:rsidR="00D6028D" w:rsidRPr="000B06DA">
        <w:rPr>
          <w:rFonts w:ascii="Garamond" w:hAnsi="Garamond"/>
          <w:rPrChange w:id="393" w:author="Nils Burkhard Patrik Zimmermann" w:date="2024-10-24T15:12:00Z" w16du:dateUtc="2024-10-24T19:12:00Z">
            <w:rPr/>
          </w:rPrChange>
        </w:rPr>
        <w:t xml:space="preserve">off-take </w:t>
      </w:r>
      <w:r w:rsidR="00C372A8" w:rsidRPr="000B06DA">
        <w:rPr>
          <w:rFonts w:ascii="Garamond" w:hAnsi="Garamond"/>
          <w:rPrChange w:id="394" w:author="Nils Burkhard Patrik Zimmermann" w:date="2024-10-24T15:12:00Z" w16du:dateUtc="2024-10-24T19:12:00Z">
            <w:rPr/>
          </w:rPrChange>
        </w:rPr>
        <w:t xml:space="preserve">contracts. </w:t>
      </w:r>
      <w:r w:rsidR="009F4A3B" w:rsidRPr="000B06DA">
        <w:rPr>
          <w:rFonts w:ascii="Garamond" w:hAnsi="Garamond"/>
          <w:rPrChange w:id="395" w:author="Nils Burkhard Patrik Zimmermann" w:date="2024-10-24T15:12:00Z" w16du:dateUtc="2024-10-24T19:12:00Z">
            <w:rPr/>
          </w:rPrChange>
        </w:rPr>
        <w:t xml:space="preserve">SECI then on-sells the electricity it has paid for to </w:t>
      </w:r>
      <w:r w:rsidR="00D46B09" w:rsidRPr="000B06DA">
        <w:rPr>
          <w:rFonts w:ascii="Garamond" w:hAnsi="Garamond"/>
          <w:rPrChange w:id="396" w:author="Nils Burkhard Patrik Zimmermann" w:date="2024-10-24T15:12:00Z" w16du:dateUtc="2024-10-24T19:12:00Z">
            <w:rPr/>
          </w:rPrChange>
        </w:rPr>
        <w:t xml:space="preserve">electricity distribution companies (Discoms), which in India are in most cases state-owned enterprises, i.e., owned by subnational Indian states. The terms of </w:t>
      </w:r>
      <w:r w:rsidR="004C2683" w:rsidRPr="000B06DA">
        <w:rPr>
          <w:rFonts w:ascii="Garamond" w:hAnsi="Garamond"/>
          <w:rPrChange w:id="397" w:author="Nils Burkhard Patrik Zimmermann" w:date="2024-10-24T15:12:00Z" w16du:dateUtc="2024-10-24T19:12:00Z">
            <w:rPr/>
          </w:rPrChange>
        </w:rPr>
        <w:t>SECI’s sales to Discoms are agreed in Power Sales Agreements, PSAs.</w:t>
      </w:r>
      <w:r w:rsidR="00D46B09" w:rsidRPr="000B06DA">
        <w:rPr>
          <w:rFonts w:ascii="Garamond" w:hAnsi="Garamond"/>
          <w:rPrChange w:id="398" w:author="Nils Burkhard Patrik Zimmermann" w:date="2024-10-24T15:12:00Z" w16du:dateUtc="2024-10-24T19:12:00Z">
            <w:rPr/>
          </w:rPrChange>
        </w:rPr>
        <w:t xml:space="preserve"> </w:t>
      </w:r>
    </w:p>
    <w:p w14:paraId="35544CD2" w14:textId="6626150A" w:rsidR="004C2683" w:rsidRPr="000B06DA" w:rsidRDefault="004E5473" w:rsidP="5E48F23F">
      <w:pPr>
        <w:jc w:val="both"/>
        <w:rPr>
          <w:rFonts w:ascii="Garamond" w:hAnsi="Garamond"/>
          <w:rPrChange w:id="399" w:author="Nils Burkhard Patrik Zimmermann" w:date="2024-10-24T15:12:00Z" w16du:dateUtc="2024-10-24T19:12:00Z">
            <w:rPr/>
          </w:rPrChange>
        </w:rPr>
      </w:pPr>
      <w:r w:rsidRPr="000B06DA">
        <w:rPr>
          <w:rFonts w:ascii="Garamond" w:hAnsi="Garamond"/>
          <w:rPrChange w:id="400" w:author="Nils Burkhard Patrik Zimmermann" w:date="2024-10-24T15:12:00Z" w16du:dateUtc="2024-10-24T19:12:00Z">
            <w:rPr/>
          </w:rPrChange>
        </w:rPr>
        <w:t>The motivation for SECI’s intermediary role is that many of India’s Discoms</w:t>
      </w:r>
      <w:ins w:id="401" w:author="Nils Burkhard Patrik Zimmermann" w:date="2024-10-24T15:38:00Z" w16du:dateUtc="2024-10-24T19:38:00Z">
        <w:r w:rsidR="00AD3D80">
          <w:rPr>
            <w:rFonts w:ascii="Garamond" w:hAnsi="Garamond"/>
          </w:rPr>
          <w:t xml:space="preserve"> (most of which are subnational-state-owned enterprises)</w:t>
        </w:r>
      </w:ins>
      <w:r w:rsidRPr="000B06DA">
        <w:rPr>
          <w:rFonts w:ascii="Garamond" w:hAnsi="Garamond"/>
          <w:rPrChange w:id="402" w:author="Nils Burkhard Patrik Zimmermann" w:date="2024-10-24T15:12:00Z" w16du:dateUtc="2024-10-24T19:12:00Z">
            <w:rPr/>
          </w:rPrChange>
        </w:rPr>
        <w:t xml:space="preserve"> have repeatedly been in </w:t>
      </w:r>
      <w:r w:rsidR="00F92477" w:rsidRPr="000B06DA">
        <w:rPr>
          <w:rFonts w:ascii="Garamond" w:hAnsi="Garamond"/>
          <w:rPrChange w:id="403" w:author="Nils Burkhard Patrik Zimmermann" w:date="2024-10-24T15:12:00Z" w16du:dateUtc="2024-10-24T19:12:00Z">
            <w:rPr/>
          </w:rPrChange>
        </w:rPr>
        <w:t xml:space="preserve">financial difficulty and in </w:t>
      </w:r>
      <w:r w:rsidRPr="000B06DA">
        <w:rPr>
          <w:rFonts w:ascii="Garamond" w:hAnsi="Garamond"/>
          <w:rPrChange w:id="404" w:author="Nils Burkhard Patrik Zimmermann" w:date="2024-10-24T15:12:00Z" w16du:dateUtc="2024-10-24T19:12:00Z">
            <w:rPr/>
          </w:rPrChange>
        </w:rPr>
        <w:t>arrears to electricity providers</w:t>
      </w:r>
      <w:ins w:id="405" w:author="Nils Burkhard Patrik Zimmermann" w:date="2024-10-24T15:33:00Z" w16du:dateUtc="2024-10-24T19:33:00Z">
        <w:r w:rsidR="008F586C">
          <w:rPr>
            <w:rFonts w:ascii="Garamond" w:hAnsi="Garamond"/>
          </w:rPr>
          <w:t xml:space="preserve">. </w:t>
        </w:r>
      </w:ins>
      <w:del w:id="406" w:author="Nils Burkhard Patrik Zimmermann" w:date="2024-10-24T15:33:00Z" w16du:dateUtc="2024-10-24T19:33:00Z">
        <w:r w:rsidR="00F92477" w:rsidRPr="000B06DA" w:rsidDel="008F586C">
          <w:rPr>
            <w:rFonts w:ascii="Garamond" w:hAnsi="Garamond"/>
            <w:rPrChange w:id="407" w:author="Nils Burkhard Patrik Zimmermann" w:date="2024-10-24T15:12:00Z" w16du:dateUtc="2024-10-24T19:12:00Z">
              <w:rPr/>
            </w:rPrChange>
          </w:rPr>
          <w:delText xml:space="preserve">, </w:delText>
        </w:r>
        <w:r w:rsidR="00B525E2" w:rsidRPr="000B06DA" w:rsidDel="008F586C">
          <w:rPr>
            <w:rFonts w:ascii="Garamond" w:hAnsi="Garamond"/>
            <w:rPrChange w:id="408" w:author="Nils Burkhard Patrik Zimmermann" w:date="2024-10-24T15:12:00Z" w16du:dateUtc="2024-10-24T19:12:00Z">
              <w:rPr/>
            </w:rPrChange>
          </w:rPr>
          <w:delText xml:space="preserve">which </w:delText>
        </w:r>
      </w:del>
      <w:ins w:id="409" w:author="Nils Burkhard Patrik Zimmermann" w:date="2024-10-24T15:33:00Z" w16du:dateUtc="2024-10-24T19:33:00Z">
        <w:r w:rsidR="008F586C">
          <w:rPr>
            <w:rFonts w:ascii="Garamond" w:hAnsi="Garamond"/>
          </w:rPr>
          <w:t>In the years before</w:t>
        </w:r>
      </w:ins>
      <w:del w:id="410" w:author="Nils Burkhard Patrik Zimmermann" w:date="2024-10-24T15:33:00Z" w16du:dateUtc="2024-10-24T19:33:00Z">
        <w:r w:rsidR="00B525E2" w:rsidRPr="000B06DA" w:rsidDel="008F586C">
          <w:rPr>
            <w:rFonts w:ascii="Garamond" w:hAnsi="Garamond"/>
            <w:rPrChange w:id="411" w:author="Nils Burkhard Patrik Zimmermann" w:date="2024-10-24T15:12:00Z" w16du:dateUtc="2024-10-24T19:12:00Z">
              <w:rPr/>
            </w:rPrChange>
          </w:rPr>
          <w:delText>until</w:delText>
        </w:r>
      </w:del>
      <w:r w:rsidR="00B525E2" w:rsidRPr="000B06DA">
        <w:rPr>
          <w:rFonts w:ascii="Garamond" w:hAnsi="Garamond"/>
          <w:rPrChange w:id="412" w:author="Nils Burkhard Patrik Zimmermann" w:date="2024-10-24T15:12:00Z" w16du:dateUtc="2024-10-24T19:12:00Z">
            <w:rPr/>
          </w:rPrChange>
        </w:rPr>
        <w:t xml:space="preserve"> SECI was introduced as a financial intermediary and guarantor of reliable payments</w:t>
      </w:r>
      <w:ins w:id="413" w:author="Nils Burkhard Patrik Zimmermann" w:date="2024-10-24T15:33:00Z" w16du:dateUtc="2024-10-24T19:33:00Z">
        <w:r w:rsidR="008F586C">
          <w:rPr>
            <w:rFonts w:ascii="Garamond" w:hAnsi="Garamond"/>
          </w:rPr>
          <w:t xml:space="preserve">, Discoms’ financial </w:t>
        </w:r>
        <w:r w:rsidR="007C6036">
          <w:rPr>
            <w:rFonts w:ascii="Garamond" w:hAnsi="Garamond"/>
          </w:rPr>
          <w:t>problems</w:t>
        </w:r>
      </w:ins>
      <w:r w:rsidR="00B525E2" w:rsidRPr="000B06DA">
        <w:rPr>
          <w:rFonts w:ascii="Garamond" w:hAnsi="Garamond"/>
          <w:rPrChange w:id="414" w:author="Nils Burkhard Patrik Zimmermann" w:date="2024-10-24T15:12:00Z" w16du:dateUtc="2024-10-24T19:12:00Z">
            <w:rPr/>
          </w:rPrChange>
        </w:rPr>
        <w:t xml:space="preserve"> often led</w:t>
      </w:r>
      <w:r w:rsidR="00F92477" w:rsidRPr="000B06DA">
        <w:rPr>
          <w:rFonts w:ascii="Garamond" w:hAnsi="Garamond"/>
          <w:rPrChange w:id="415" w:author="Nils Burkhard Patrik Zimmermann" w:date="2024-10-24T15:12:00Z" w16du:dateUtc="2024-10-24T19:12:00Z">
            <w:rPr/>
          </w:rPrChange>
        </w:rPr>
        <w:t xml:space="preserve"> </w:t>
      </w:r>
      <w:del w:id="416" w:author="Nils Burkhard Patrik Zimmermann" w:date="2024-10-24T15:33:00Z" w16du:dateUtc="2024-10-24T19:33:00Z">
        <w:r w:rsidR="00F92477" w:rsidRPr="000B06DA" w:rsidDel="007C6036">
          <w:rPr>
            <w:rFonts w:ascii="Garamond" w:hAnsi="Garamond"/>
            <w:rPrChange w:id="417" w:author="Nils Burkhard Patrik Zimmermann" w:date="2024-10-24T15:12:00Z" w16du:dateUtc="2024-10-24T19:12:00Z">
              <w:rPr/>
            </w:rPrChange>
          </w:rPr>
          <w:delText xml:space="preserve">the </w:delText>
        </w:r>
      </w:del>
      <w:ins w:id="418" w:author="Nils Burkhard Patrik Zimmermann" w:date="2024-10-24T15:33:00Z" w16du:dateUtc="2024-10-24T19:33:00Z">
        <w:r w:rsidR="007C6036">
          <w:rPr>
            <w:rFonts w:ascii="Garamond" w:hAnsi="Garamond"/>
          </w:rPr>
          <w:t>power</w:t>
        </w:r>
        <w:r w:rsidR="007C6036" w:rsidRPr="000B06DA">
          <w:rPr>
            <w:rFonts w:ascii="Garamond" w:hAnsi="Garamond"/>
            <w:rPrChange w:id="419" w:author="Nils Burkhard Patrik Zimmermann" w:date="2024-10-24T15:12:00Z" w16du:dateUtc="2024-10-24T19:12:00Z">
              <w:rPr/>
            </w:rPrChange>
          </w:rPr>
          <w:t xml:space="preserve"> </w:t>
        </w:r>
      </w:ins>
      <w:r w:rsidR="00F92477" w:rsidRPr="000B06DA">
        <w:rPr>
          <w:rFonts w:ascii="Garamond" w:hAnsi="Garamond"/>
          <w:rPrChange w:id="420" w:author="Nils Burkhard Patrik Zimmermann" w:date="2024-10-24T15:12:00Z" w16du:dateUtc="2024-10-24T19:12:00Z">
            <w:rPr/>
          </w:rPrChange>
        </w:rPr>
        <w:t>providers to get into financial difficulties in turn</w:t>
      </w:r>
      <w:r w:rsidR="00B525E2" w:rsidRPr="000B06DA">
        <w:rPr>
          <w:rFonts w:ascii="Garamond" w:hAnsi="Garamond"/>
          <w:rPrChange w:id="421" w:author="Nils Burkhard Patrik Zimmermann" w:date="2024-10-24T15:12:00Z" w16du:dateUtc="2024-10-24T19:12:00Z">
            <w:rPr/>
          </w:rPrChange>
        </w:rPr>
        <w:t>. This</w:t>
      </w:r>
      <w:r w:rsidR="00F92477" w:rsidRPr="000B06DA">
        <w:rPr>
          <w:rFonts w:ascii="Garamond" w:hAnsi="Garamond"/>
          <w:rPrChange w:id="422" w:author="Nils Burkhard Patrik Zimmermann" w:date="2024-10-24T15:12:00Z" w16du:dateUtc="2024-10-24T19:12:00Z">
            <w:rPr/>
          </w:rPrChange>
        </w:rPr>
        <w:t xml:space="preserve"> disincentiviz</w:t>
      </w:r>
      <w:r w:rsidR="00B525E2" w:rsidRPr="000B06DA">
        <w:rPr>
          <w:rFonts w:ascii="Garamond" w:hAnsi="Garamond"/>
          <w:rPrChange w:id="423" w:author="Nils Burkhard Patrik Zimmermann" w:date="2024-10-24T15:12:00Z" w16du:dateUtc="2024-10-24T19:12:00Z">
            <w:rPr/>
          </w:rPrChange>
        </w:rPr>
        <w:t>ed</w:t>
      </w:r>
      <w:r w:rsidR="00F92477" w:rsidRPr="000B06DA">
        <w:rPr>
          <w:rFonts w:ascii="Garamond" w:hAnsi="Garamond"/>
          <w:rPrChange w:id="424" w:author="Nils Burkhard Patrik Zimmermann" w:date="2024-10-24T15:12:00Z" w16du:dateUtc="2024-10-24T19:12:00Z">
            <w:rPr/>
          </w:rPrChange>
        </w:rPr>
        <w:t xml:space="preserve"> </w:t>
      </w:r>
      <w:r w:rsidR="00B525E2" w:rsidRPr="000B06DA">
        <w:rPr>
          <w:rFonts w:ascii="Garamond" w:hAnsi="Garamond"/>
          <w:rPrChange w:id="425" w:author="Nils Burkhard Patrik Zimmermann" w:date="2024-10-24T15:12:00Z" w16du:dateUtc="2024-10-24T19:12:00Z">
            <w:rPr/>
          </w:rPrChange>
        </w:rPr>
        <w:t xml:space="preserve">investment in renewable energy project developments. </w:t>
      </w:r>
    </w:p>
    <w:p w14:paraId="5E92FB2D" w14:textId="7A56C075" w:rsidR="006A3490" w:rsidRPr="000B06DA" w:rsidRDefault="00D6028D" w:rsidP="5E48F23F">
      <w:pPr>
        <w:jc w:val="both"/>
        <w:rPr>
          <w:rFonts w:ascii="Garamond" w:hAnsi="Garamond"/>
          <w:rPrChange w:id="426" w:author="Nils Burkhard Patrik Zimmermann" w:date="2024-10-24T15:12:00Z" w16du:dateUtc="2024-10-24T19:12:00Z">
            <w:rPr/>
          </w:rPrChange>
        </w:rPr>
      </w:pPr>
      <w:del w:id="427" w:author="Nils Burkhard Patrik Zimmermann" w:date="2024-10-24T15:34:00Z" w16du:dateUtc="2024-10-24T19:34:00Z">
        <w:r w:rsidRPr="000B06DA" w:rsidDel="007C6036">
          <w:rPr>
            <w:rFonts w:ascii="Garamond" w:hAnsi="Garamond"/>
            <w:rPrChange w:id="428" w:author="Nils Burkhard Patrik Zimmermann" w:date="2024-10-24T15:12:00Z" w16du:dateUtc="2024-10-24T19:12:00Z">
              <w:rPr/>
            </w:rPrChange>
          </w:rPr>
          <w:delText>This</w:delText>
        </w:r>
        <w:r w:rsidR="004C2683" w:rsidRPr="000B06DA" w:rsidDel="007C6036">
          <w:rPr>
            <w:rFonts w:ascii="Garamond" w:hAnsi="Garamond"/>
            <w:rPrChange w:id="429" w:author="Nils Burkhard Patrik Zimmermann" w:date="2024-10-24T15:12:00Z" w16du:dateUtc="2024-10-24T19:12:00Z">
              <w:rPr/>
            </w:rPrChange>
          </w:rPr>
          <w:delText xml:space="preserve"> </w:delText>
        </w:r>
      </w:del>
      <w:ins w:id="430" w:author="Nils Burkhard Patrik Zimmermann" w:date="2024-10-24T15:34:00Z" w16du:dateUtc="2024-10-24T19:34:00Z">
        <w:r w:rsidR="007C6036">
          <w:rPr>
            <w:rFonts w:ascii="Garamond" w:hAnsi="Garamond"/>
          </w:rPr>
          <w:t>The intermediary role played by SECI between power providers and electricity buyers</w:t>
        </w:r>
        <w:r w:rsidR="007C6036" w:rsidRPr="000B06DA">
          <w:rPr>
            <w:rFonts w:ascii="Garamond" w:hAnsi="Garamond"/>
            <w:rPrChange w:id="431" w:author="Nils Burkhard Patrik Zimmermann" w:date="2024-10-24T15:12:00Z" w16du:dateUtc="2024-10-24T19:12:00Z">
              <w:rPr/>
            </w:rPrChange>
          </w:rPr>
          <w:t xml:space="preserve"> </w:t>
        </w:r>
      </w:ins>
      <w:del w:id="432" w:author="Nils Burkhard Patrik Zimmermann" w:date="2024-10-24T15:34:00Z" w16du:dateUtc="2024-10-24T19:34:00Z">
        <w:r w:rsidR="004C2683" w:rsidRPr="000B06DA" w:rsidDel="007C6036">
          <w:rPr>
            <w:rFonts w:ascii="Garamond" w:hAnsi="Garamond"/>
            <w:rPrChange w:id="433" w:author="Nils Burkhard Patrik Zimmermann" w:date="2024-10-24T15:12:00Z" w16du:dateUtc="2024-10-24T19:12:00Z">
              <w:rPr/>
            </w:rPrChange>
          </w:rPr>
          <w:delText xml:space="preserve">financial </w:delText>
        </w:r>
        <w:r w:rsidR="00703363" w:rsidRPr="000B06DA" w:rsidDel="007C6036">
          <w:rPr>
            <w:rFonts w:ascii="Garamond" w:hAnsi="Garamond"/>
            <w:rPrChange w:id="434" w:author="Nils Burkhard Patrik Zimmermann" w:date="2024-10-24T15:12:00Z" w16du:dateUtc="2024-10-24T19:12:00Z">
              <w:rPr/>
            </w:rPrChange>
          </w:rPr>
          <w:delText>arrangement</w:delText>
        </w:r>
        <w:r w:rsidRPr="000B06DA" w:rsidDel="007C6036">
          <w:rPr>
            <w:rFonts w:ascii="Garamond" w:hAnsi="Garamond"/>
            <w:rPrChange w:id="435" w:author="Nils Burkhard Patrik Zimmermann" w:date="2024-10-24T15:12:00Z" w16du:dateUtc="2024-10-24T19:12:00Z">
              <w:rPr/>
            </w:rPrChange>
          </w:rPr>
          <w:delText xml:space="preserve"> </w:delText>
        </w:r>
      </w:del>
      <w:r w:rsidR="002E2B06" w:rsidRPr="000B06DA">
        <w:rPr>
          <w:rFonts w:ascii="Garamond" w:hAnsi="Garamond"/>
          <w:rPrChange w:id="436" w:author="Nils Burkhard Patrik Zimmermann" w:date="2024-10-24T15:12:00Z" w16du:dateUtc="2024-10-24T19:12:00Z">
            <w:rPr/>
          </w:rPrChange>
        </w:rPr>
        <w:t>de-risks</w:t>
      </w:r>
      <w:r w:rsidR="00D54476" w:rsidRPr="000B06DA">
        <w:rPr>
          <w:rFonts w:ascii="Garamond" w:hAnsi="Garamond"/>
          <w:rPrChange w:id="437" w:author="Nils Burkhard Patrik Zimmermann" w:date="2024-10-24T15:12:00Z" w16du:dateUtc="2024-10-24T19:12:00Z">
            <w:rPr/>
          </w:rPrChange>
        </w:rPr>
        <w:t xml:space="preserve"> the power providers’ operational cash flow.</w:t>
      </w:r>
      <w:r w:rsidR="00977B75" w:rsidRPr="000B06DA">
        <w:rPr>
          <w:rFonts w:ascii="Garamond" w:hAnsi="Garamond"/>
          <w:rPrChange w:id="438" w:author="Nils Burkhard Patrik Zimmermann" w:date="2024-10-24T15:12:00Z" w16du:dateUtc="2024-10-24T19:12:00Z">
            <w:rPr/>
          </w:rPrChange>
        </w:rPr>
        <w:t xml:space="preserve"> </w:t>
      </w:r>
      <w:r w:rsidR="006F101B" w:rsidRPr="000B06DA">
        <w:rPr>
          <w:rFonts w:ascii="Garamond" w:hAnsi="Garamond"/>
          <w:rPrChange w:id="439" w:author="Nils Burkhard Patrik Zimmermann" w:date="2024-10-24T15:12:00Z" w16du:dateUtc="2024-10-24T19:12:00Z">
            <w:rPr/>
          </w:rPrChange>
        </w:rPr>
        <w:t xml:space="preserve">When </w:t>
      </w:r>
      <w:r w:rsidR="00C43166" w:rsidRPr="000B06DA">
        <w:rPr>
          <w:rFonts w:ascii="Garamond" w:hAnsi="Garamond"/>
          <w:rPrChange w:id="440" w:author="Nils Burkhard Patrik Zimmermann" w:date="2024-10-24T15:12:00Z" w16du:dateUtc="2024-10-24T19:12:00Z">
            <w:rPr/>
          </w:rPrChange>
        </w:rPr>
        <w:t xml:space="preserve">the </w:t>
      </w:r>
      <w:r w:rsidR="00786BA0" w:rsidRPr="000B06DA">
        <w:rPr>
          <w:rFonts w:ascii="Garamond" w:hAnsi="Garamond"/>
          <w:rPrChange w:id="441" w:author="Nils Burkhard Patrik Zimmermann" w:date="2024-10-24T15:12:00Z" w16du:dateUtc="2024-10-24T19:12:00Z">
            <w:rPr/>
          </w:rPrChange>
        </w:rPr>
        <w:t xml:space="preserve">power producers’ </w:t>
      </w:r>
      <w:r w:rsidR="00D06457" w:rsidRPr="000B06DA">
        <w:rPr>
          <w:rFonts w:ascii="Garamond" w:hAnsi="Garamond"/>
          <w:rPrChange w:id="442" w:author="Nils Burkhard Patrik Zimmermann" w:date="2024-10-24T15:12:00Z" w16du:dateUtc="2024-10-24T19:12:00Z">
            <w:rPr/>
          </w:rPrChange>
        </w:rPr>
        <w:t>clients</w:t>
      </w:r>
      <w:r w:rsidR="00786BA0" w:rsidRPr="000B06DA">
        <w:rPr>
          <w:rFonts w:ascii="Garamond" w:hAnsi="Garamond"/>
          <w:rPrChange w:id="443" w:author="Nils Burkhard Patrik Zimmermann" w:date="2024-10-24T15:12:00Z" w16du:dateUtc="2024-10-24T19:12:00Z">
            <w:rPr/>
          </w:rPrChange>
        </w:rPr>
        <w:t xml:space="preserve"> </w:t>
      </w:r>
      <w:r w:rsidR="00D06457" w:rsidRPr="000B06DA">
        <w:rPr>
          <w:rFonts w:ascii="Garamond" w:hAnsi="Garamond"/>
          <w:rPrChange w:id="444" w:author="Nils Burkhard Patrik Zimmermann" w:date="2024-10-24T15:12:00Z" w16du:dateUtc="2024-10-24T19:12:00Z">
            <w:rPr/>
          </w:rPrChange>
        </w:rPr>
        <w:t>(in most cases,</w:t>
      </w:r>
      <w:r w:rsidR="00786BA0" w:rsidRPr="000B06DA">
        <w:rPr>
          <w:rFonts w:ascii="Garamond" w:hAnsi="Garamond"/>
          <w:rPrChange w:id="445" w:author="Nils Burkhard Patrik Zimmermann" w:date="2024-10-24T15:12:00Z" w16du:dateUtc="2024-10-24T19:12:00Z">
            <w:rPr/>
          </w:rPrChange>
        </w:rPr>
        <w:t xml:space="preserve"> </w:t>
      </w:r>
      <w:del w:id="446" w:author="Nils Burkhard Patrik Zimmermann" w:date="2024-10-24T15:39:00Z" w16du:dateUtc="2024-10-24T19:39:00Z">
        <w:r w:rsidR="00D06457" w:rsidRPr="000B06DA" w:rsidDel="00AD3D80">
          <w:rPr>
            <w:rFonts w:ascii="Garamond" w:hAnsi="Garamond"/>
            <w:rPrChange w:id="447" w:author="Nils Burkhard Patrik Zimmermann" w:date="2024-10-24T15:12:00Z" w16du:dateUtc="2024-10-24T19:12:00Z">
              <w:rPr/>
            </w:rPrChange>
          </w:rPr>
          <w:delText>electricity distribution companies</w:delText>
        </w:r>
      </w:del>
      <w:ins w:id="448" w:author="Nils Burkhard Patrik Zimmermann" w:date="2024-10-24T15:39:00Z" w16du:dateUtc="2024-10-24T19:39:00Z">
        <w:r w:rsidR="00AD3D80">
          <w:rPr>
            <w:rFonts w:ascii="Garamond" w:hAnsi="Garamond"/>
          </w:rPr>
          <w:t>Discoms</w:t>
        </w:r>
      </w:ins>
      <w:r w:rsidR="002E2B06" w:rsidRPr="000B06DA">
        <w:rPr>
          <w:rFonts w:ascii="Garamond" w:hAnsi="Garamond"/>
          <w:rPrChange w:id="449" w:author="Nils Burkhard Patrik Zimmermann" w:date="2024-10-24T15:12:00Z" w16du:dateUtc="2024-10-24T19:12:00Z">
            <w:rPr/>
          </w:rPrChange>
        </w:rPr>
        <w:t xml:space="preserve">; in some cases, industrial </w:t>
      </w:r>
      <w:r w:rsidR="00C43166" w:rsidRPr="000B06DA">
        <w:rPr>
          <w:rFonts w:ascii="Garamond" w:hAnsi="Garamond"/>
          <w:rPrChange w:id="450" w:author="Nils Burkhard Patrik Zimmermann" w:date="2024-10-24T15:12:00Z" w16du:dateUtc="2024-10-24T19:12:00Z">
            <w:rPr/>
          </w:rPrChange>
        </w:rPr>
        <w:t>parks or other large electricity users</w:t>
      </w:r>
      <w:r w:rsidR="00D06457" w:rsidRPr="000B06DA">
        <w:rPr>
          <w:rFonts w:ascii="Garamond" w:hAnsi="Garamond"/>
          <w:rPrChange w:id="451" w:author="Nils Burkhard Patrik Zimmermann" w:date="2024-10-24T15:12:00Z" w16du:dateUtc="2024-10-24T19:12:00Z">
            <w:rPr/>
          </w:rPrChange>
        </w:rPr>
        <w:t>) fail to timely pa</w:t>
      </w:r>
      <w:r w:rsidR="00786BA0" w:rsidRPr="000B06DA">
        <w:rPr>
          <w:rFonts w:ascii="Garamond" w:hAnsi="Garamond"/>
          <w:rPrChange w:id="452" w:author="Nils Burkhard Patrik Zimmermann" w:date="2024-10-24T15:12:00Z" w16du:dateUtc="2024-10-24T19:12:00Z">
            <w:rPr/>
          </w:rPrChange>
        </w:rPr>
        <w:t>y for electricity they have drawn</w:t>
      </w:r>
      <w:r w:rsidR="00280670" w:rsidRPr="000B06DA">
        <w:rPr>
          <w:rFonts w:ascii="Garamond" w:hAnsi="Garamond"/>
          <w:rPrChange w:id="453" w:author="Nils Burkhard Patrik Zimmermann" w:date="2024-10-24T15:12:00Z" w16du:dateUtc="2024-10-24T19:12:00Z">
            <w:rPr/>
          </w:rPrChange>
        </w:rPr>
        <w:t xml:space="preserve"> from those producers</w:t>
      </w:r>
      <w:r w:rsidR="00C43166" w:rsidRPr="000B06DA">
        <w:rPr>
          <w:rFonts w:ascii="Garamond" w:hAnsi="Garamond"/>
          <w:rPrChange w:id="454" w:author="Nils Burkhard Patrik Zimmermann" w:date="2024-10-24T15:12:00Z" w16du:dateUtc="2024-10-24T19:12:00Z">
            <w:rPr/>
          </w:rPrChange>
        </w:rPr>
        <w:t xml:space="preserve"> as per</w:t>
      </w:r>
      <w:r w:rsidR="008C2804" w:rsidRPr="000B06DA">
        <w:rPr>
          <w:rFonts w:ascii="Garamond" w:hAnsi="Garamond"/>
          <w:rPrChange w:id="455" w:author="Nils Burkhard Patrik Zimmermann" w:date="2024-10-24T15:12:00Z" w16du:dateUtc="2024-10-24T19:12:00Z">
            <w:rPr/>
          </w:rPrChange>
        </w:rPr>
        <w:t xml:space="preserve"> the applicable</w:t>
      </w:r>
      <w:r w:rsidR="00C43166" w:rsidRPr="000B06DA">
        <w:rPr>
          <w:rFonts w:ascii="Garamond" w:hAnsi="Garamond"/>
          <w:rPrChange w:id="456" w:author="Nils Burkhard Patrik Zimmermann" w:date="2024-10-24T15:12:00Z" w16du:dateUtc="2024-10-24T19:12:00Z">
            <w:rPr/>
          </w:rPrChange>
        </w:rPr>
        <w:t xml:space="preserve"> PPA</w:t>
      </w:r>
      <w:r w:rsidR="00786BA0" w:rsidRPr="000B06DA">
        <w:rPr>
          <w:rFonts w:ascii="Garamond" w:hAnsi="Garamond"/>
          <w:rPrChange w:id="457" w:author="Nils Burkhard Patrik Zimmermann" w:date="2024-10-24T15:12:00Z" w16du:dateUtc="2024-10-24T19:12:00Z">
            <w:rPr/>
          </w:rPrChange>
        </w:rPr>
        <w:t xml:space="preserve">, </w:t>
      </w:r>
      <w:ins w:id="458" w:author="Nils Burkhard Patrik Zimmermann" w:date="2024-10-24T15:34:00Z" w16du:dateUtc="2024-10-24T19:34:00Z">
        <w:r w:rsidR="004B4FC7">
          <w:rPr>
            <w:rFonts w:ascii="Garamond" w:hAnsi="Garamond"/>
          </w:rPr>
          <w:t xml:space="preserve">this </w:t>
        </w:r>
      </w:ins>
      <w:ins w:id="459" w:author="Nils Burkhard Patrik Zimmermann" w:date="2024-10-24T15:35:00Z" w16du:dateUtc="2024-10-24T19:35:00Z">
        <w:r w:rsidR="004B4FC7">
          <w:rPr>
            <w:rFonts w:ascii="Garamond" w:hAnsi="Garamond"/>
          </w:rPr>
          <w:t xml:space="preserve">doesn’t directly concern the power providers, because it is </w:t>
        </w:r>
      </w:ins>
      <w:r w:rsidR="00786BA0" w:rsidRPr="000B06DA">
        <w:rPr>
          <w:rFonts w:ascii="Garamond" w:hAnsi="Garamond"/>
          <w:rPrChange w:id="460" w:author="Nils Burkhard Patrik Zimmermann" w:date="2024-10-24T15:12:00Z" w16du:dateUtc="2024-10-24T19:12:00Z">
            <w:rPr/>
          </w:rPrChange>
        </w:rPr>
        <w:t>SECI</w:t>
      </w:r>
      <w:ins w:id="461" w:author="Nils Burkhard Patrik Zimmermann" w:date="2024-10-24T15:35:00Z" w16du:dateUtc="2024-10-24T19:35:00Z">
        <w:r w:rsidR="004B4FC7">
          <w:rPr>
            <w:rFonts w:ascii="Garamond" w:hAnsi="Garamond"/>
          </w:rPr>
          <w:t xml:space="preserve">, not the </w:t>
        </w:r>
        <w:r w:rsidR="00D104EA">
          <w:rPr>
            <w:rFonts w:ascii="Garamond" w:hAnsi="Garamond"/>
          </w:rPr>
          <w:t>Discom</w:t>
        </w:r>
      </w:ins>
      <w:ins w:id="462" w:author="Nils Burkhard Patrik Zimmermann" w:date="2024-10-24T15:36:00Z" w16du:dateUtc="2024-10-24T19:36:00Z">
        <w:r w:rsidR="00D104EA">
          <w:rPr>
            <w:rFonts w:ascii="Garamond" w:hAnsi="Garamond"/>
          </w:rPr>
          <w:t>, who</w:t>
        </w:r>
      </w:ins>
      <w:r w:rsidR="00786BA0" w:rsidRPr="000B06DA">
        <w:rPr>
          <w:rFonts w:ascii="Garamond" w:hAnsi="Garamond"/>
          <w:rPrChange w:id="463" w:author="Nils Burkhard Patrik Zimmermann" w:date="2024-10-24T15:12:00Z" w16du:dateUtc="2024-10-24T19:12:00Z">
            <w:rPr/>
          </w:rPrChange>
        </w:rPr>
        <w:t xml:space="preserve"> </w:t>
      </w:r>
      <w:del w:id="464" w:author="Nils Burkhard Patrik Zimmermann" w:date="2024-10-24T15:35:00Z" w16du:dateUtc="2024-10-24T19:35:00Z">
        <w:r w:rsidR="00FD1E35" w:rsidRPr="000B06DA" w:rsidDel="004B4FC7">
          <w:rPr>
            <w:rFonts w:ascii="Garamond" w:hAnsi="Garamond"/>
            <w:rPrChange w:id="465" w:author="Nils Burkhard Patrik Zimmermann" w:date="2024-10-24T15:12:00Z" w16du:dateUtc="2024-10-24T19:12:00Z">
              <w:rPr/>
            </w:rPrChange>
          </w:rPr>
          <w:delText xml:space="preserve">first </w:delText>
        </w:r>
      </w:del>
      <w:r w:rsidR="00FD1E35" w:rsidRPr="000B06DA">
        <w:rPr>
          <w:rFonts w:ascii="Garamond" w:hAnsi="Garamond"/>
          <w:rPrChange w:id="466" w:author="Nils Burkhard Patrik Zimmermann" w:date="2024-10-24T15:12:00Z" w16du:dateUtc="2024-10-24T19:12:00Z">
            <w:rPr/>
          </w:rPrChange>
        </w:rPr>
        <w:t>pays the power producers what they’re owed</w:t>
      </w:r>
      <w:ins w:id="467" w:author="Nils Burkhard Patrik Zimmermann" w:date="2024-10-24T15:36:00Z" w16du:dateUtc="2024-10-24T19:36:00Z">
        <w:r w:rsidR="00D104EA">
          <w:rPr>
            <w:rFonts w:ascii="Garamond" w:hAnsi="Garamond"/>
          </w:rPr>
          <w:t xml:space="preserve">. </w:t>
        </w:r>
        <w:r w:rsidR="006B5F9C">
          <w:rPr>
            <w:rFonts w:ascii="Garamond" w:hAnsi="Garamond"/>
          </w:rPr>
          <w:t>Because SECI is backed financially</w:t>
        </w:r>
      </w:ins>
      <w:ins w:id="468" w:author="Nils Burkhard Patrik Zimmermann" w:date="2024-10-24T15:37:00Z" w16du:dateUtc="2024-10-24T19:37:00Z">
        <w:r w:rsidR="00646B31">
          <w:rPr>
            <w:rFonts w:ascii="Garamond" w:hAnsi="Garamond"/>
          </w:rPr>
          <w:t>, legally,</w:t>
        </w:r>
      </w:ins>
      <w:ins w:id="469" w:author="Nils Burkhard Patrik Zimmermann" w:date="2024-10-24T15:36:00Z" w16du:dateUtc="2024-10-24T19:36:00Z">
        <w:r w:rsidR="006B5F9C">
          <w:rPr>
            <w:rFonts w:ascii="Garamond" w:hAnsi="Garamond"/>
          </w:rPr>
          <w:t xml:space="preserve"> and in </w:t>
        </w:r>
        <w:r w:rsidR="00646B31">
          <w:rPr>
            <w:rFonts w:ascii="Garamond" w:hAnsi="Garamond"/>
          </w:rPr>
          <w:t>terms of administrative power by the Government</w:t>
        </w:r>
      </w:ins>
      <w:ins w:id="470" w:author="Nils Burkhard Patrik Zimmermann" w:date="2024-10-24T15:37:00Z" w16du:dateUtc="2024-10-24T19:37:00Z">
        <w:r w:rsidR="00646B31">
          <w:rPr>
            <w:rFonts w:ascii="Garamond" w:hAnsi="Garamond"/>
          </w:rPr>
          <w:t xml:space="preserve"> of India, </w:t>
        </w:r>
      </w:ins>
      <w:ins w:id="471" w:author="Nils Burkhard Patrik Zimmermann" w:date="2024-10-24T15:39:00Z" w16du:dateUtc="2024-10-24T19:39:00Z">
        <w:r w:rsidR="007D3385">
          <w:rPr>
            <w:rFonts w:ascii="Garamond" w:hAnsi="Garamond"/>
          </w:rPr>
          <w:t>and because SECI has Power Sales Agreements with Discoms</w:t>
        </w:r>
        <w:r w:rsidR="009A1F05">
          <w:rPr>
            <w:rFonts w:ascii="Garamond" w:hAnsi="Garamond"/>
          </w:rPr>
          <w:t xml:space="preserve">, </w:t>
        </w:r>
      </w:ins>
      <w:del w:id="472" w:author="Nils Burkhard Patrik Zimmermann" w:date="2024-10-24T15:37:00Z" w16du:dateUtc="2024-10-24T19:37:00Z">
        <w:r w:rsidR="00FD1E35" w:rsidRPr="000B06DA" w:rsidDel="00646B31">
          <w:rPr>
            <w:rFonts w:ascii="Garamond" w:hAnsi="Garamond"/>
            <w:rPrChange w:id="473" w:author="Nils Burkhard Patrik Zimmermann" w:date="2024-10-24T15:12:00Z" w16du:dateUtc="2024-10-24T19:12:00Z">
              <w:rPr/>
            </w:rPrChange>
          </w:rPr>
          <w:delText xml:space="preserve">, and then, </w:delText>
        </w:r>
        <w:r w:rsidR="00756533" w:rsidRPr="000B06DA" w:rsidDel="00646B31">
          <w:rPr>
            <w:rFonts w:ascii="Garamond" w:hAnsi="Garamond"/>
            <w:rPrChange w:id="474" w:author="Nils Burkhard Patrik Zimmermann" w:date="2024-10-24T15:12:00Z" w16du:dateUtc="2024-10-24T19:12:00Z">
              <w:rPr/>
            </w:rPrChange>
          </w:rPr>
          <w:delText xml:space="preserve">backed </w:delText>
        </w:r>
        <w:r w:rsidR="006D01DB" w:rsidRPr="000B06DA" w:rsidDel="00646B31">
          <w:rPr>
            <w:rFonts w:ascii="Garamond" w:hAnsi="Garamond"/>
            <w:rPrChange w:id="475" w:author="Nils Burkhard Patrik Zimmermann" w:date="2024-10-24T15:12:00Z" w16du:dateUtc="2024-10-24T19:12:00Z">
              <w:rPr/>
            </w:rPrChange>
          </w:rPr>
          <w:delText xml:space="preserve">legally and financially </w:delText>
        </w:r>
        <w:r w:rsidR="00756533" w:rsidRPr="000B06DA" w:rsidDel="00646B31">
          <w:rPr>
            <w:rFonts w:ascii="Garamond" w:hAnsi="Garamond"/>
            <w:rPrChange w:id="476" w:author="Nils Burkhard Patrik Zimmermann" w:date="2024-10-24T15:12:00Z" w16du:dateUtc="2024-10-24T19:12:00Z">
              <w:rPr/>
            </w:rPrChange>
          </w:rPr>
          <w:delText xml:space="preserve">by </w:delText>
        </w:r>
        <w:r w:rsidR="003C6045" w:rsidRPr="000B06DA" w:rsidDel="00646B31">
          <w:rPr>
            <w:rFonts w:ascii="Garamond" w:hAnsi="Garamond"/>
            <w:rPrChange w:id="477" w:author="Nils Burkhard Patrik Zimmermann" w:date="2024-10-24T15:12:00Z" w16du:dateUtc="2024-10-24T19:12:00Z">
              <w:rPr/>
            </w:rPrChange>
          </w:rPr>
          <w:delText xml:space="preserve">federal and state governments, </w:delText>
        </w:r>
      </w:del>
      <w:r w:rsidR="003C6045" w:rsidRPr="000B06DA">
        <w:rPr>
          <w:rFonts w:ascii="Garamond" w:hAnsi="Garamond"/>
          <w:rPrChange w:id="478" w:author="Nils Burkhard Patrik Zimmermann" w:date="2024-10-24T15:12:00Z" w16du:dateUtc="2024-10-24T19:12:00Z">
            <w:rPr/>
          </w:rPrChange>
        </w:rPr>
        <w:t xml:space="preserve">SECI </w:t>
      </w:r>
      <w:ins w:id="479" w:author="Nils Burkhard Patrik Zimmermann" w:date="2024-10-24T15:37:00Z" w16du:dateUtc="2024-10-24T19:37:00Z">
        <w:r w:rsidR="00646B31">
          <w:rPr>
            <w:rFonts w:ascii="Garamond" w:hAnsi="Garamond"/>
          </w:rPr>
          <w:t xml:space="preserve">has the wherewithal to </w:t>
        </w:r>
      </w:ins>
      <w:r w:rsidR="004D4649" w:rsidRPr="000B06DA">
        <w:rPr>
          <w:rFonts w:ascii="Garamond" w:hAnsi="Garamond"/>
          <w:rPrChange w:id="480" w:author="Nils Burkhard Patrik Zimmermann" w:date="2024-10-24T15:12:00Z" w16du:dateUtc="2024-10-24T19:12:00Z">
            <w:rPr/>
          </w:rPrChange>
        </w:rPr>
        <w:t>collect</w:t>
      </w:r>
      <w:del w:id="481" w:author="Nils Burkhard Patrik Zimmermann" w:date="2024-10-24T15:37:00Z" w16du:dateUtc="2024-10-24T19:37:00Z">
        <w:r w:rsidR="004D4649" w:rsidRPr="000B06DA" w:rsidDel="00646B31">
          <w:rPr>
            <w:rFonts w:ascii="Garamond" w:hAnsi="Garamond"/>
            <w:rPrChange w:id="482" w:author="Nils Burkhard Patrik Zimmermann" w:date="2024-10-24T15:12:00Z" w16du:dateUtc="2024-10-24T19:12:00Z">
              <w:rPr/>
            </w:rPrChange>
          </w:rPr>
          <w:delText>s</w:delText>
        </w:r>
      </w:del>
      <w:r w:rsidR="004D4649" w:rsidRPr="000B06DA">
        <w:rPr>
          <w:rFonts w:ascii="Garamond" w:hAnsi="Garamond"/>
          <w:rPrChange w:id="483" w:author="Nils Burkhard Patrik Zimmermann" w:date="2024-10-24T15:12:00Z" w16du:dateUtc="2024-10-24T19:12:00Z">
            <w:rPr/>
          </w:rPrChange>
        </w:rPr>
        <w:t xml:space="preserve"> </w:t>
      </w:r>
      <w:r w:rsidR="00526A0F" w:rsidRPr="000B06DA">
        <w:rPr>
          <w:rFonts w:ascii="Garamond" w:hAnsi="Garamond"/>
          <w:rPrChange w:id="484" w:author="Nils Burkhard Patrik Zimmermann" w:date="2024-10-24T15:12:00Z" w16du:dateUtc="2024-10-24T19:12:00Z">
            <w:rPr/>
          </w:rPrChange>
        </w:rPr>
        <w:t xml:space="preserve">the money owed </w:t>
      </w:r>
      <w:r w:rsidR="00C27EAA" w:rsidRPr="000B06DA">
        <w:rPr>
          <w:rFonts w:ascii="Garamond" w:hAnsi="Garamond"/>
          <w:rPrChange w:id="485" w:author="Nils Burkhard Patrik Zimmermann" w:date="2024-10-24T15:12:00Z" w16du:dateUtc="2024-10-24T19:12:00Z">
            <w:rPr/>
          </w:rPrChange>
        </w:rPr>
        <w:t>from th</w:t>
      </w:r>
      <w:r w:rsidR="000B306C" w:rsidRPr="000B06DA">
        <w:rPr>
          <w:rFonts w:ascii="Garamond" w:hAnsi="Garamond"/>
          <w:rPrChange w:id="486" w:author="Nils Burkhard Patrik Zimmermann" w:date="2024-10-24T15:12:00Z" w16du:dateUtc="2024-10-24T19:12:00Z">
            <w:rPr/>
          </w:rPrChange>
        </w:rPr>
        <w:t xml:space="preserve">e </w:t>
      </w:r>
      <w:del w:id="487" w:author="Nils Burkhard Patrik Zimmermann" w:date="2024-10-24T15:39:00Z" w16du:dateUtc="2024-10-24T19:39:00Z">
        <w:r w:rsidR="000B306C" w:rsidRPr="000B06DA" w:rsidDel="009A1F05">
          <w:rPr>
            <w:rFonts w:ascii="Garamond" w:hAnsi="Garamond"/>
            <w:rPrChange w:id="488" w:author="Nils Burkhard Patrik Zimmermann" w:date="2024-10-24T15:12:00Z" w16du:dateUtc="2024-10-24T19:12:00Z">
              <w:rPr/>
            </w:rPrChange>
          </w:rPr>
          <w:delText>client companies</w:delText>
        </w:r>
      </w:del>
      <w:ins w:id="489" w:author="Nils Burkhard Patrik Zimmermann" w:date="2024-10-24T15:39:00Z" w16du:dateUtc="2024-10-24T19:39:00Z">
        <w:r w:rsidR="009A1F05">
          <w:rPr>
            <w:rFonts w:ascii="Garamond" w:hAnsi="Garamond"/>
          </w:rPr>
          <w:t>Discoms</w:t>
        </w:r>
      </w:ins>
      <w:r w:rsidR="00526A0F" w:rsidRPr="000B06DA">
        <w:rPr>
          <w:rFonts w:ascii="Garamond" w:hAnsi="Garamond"/>
          <w:rPrChange w:id="490" w:author="Nils Burkhard Patrik Zimmermann" w:date="2024-10-24T15:12:00Z" w16du:dateUtc="2024-10-24T19:12:00Z">
            <w:rPr/>
          </w:rPrChange>
        </w:rPr>
        <w:t xml:space="preserve"> – </w:t>
      </w:r>
      <w:r w:rsidR="008C2804" w:rsidRPr="000B06DA">
        <w:rPr>
          <w:rFonts w:ascii="Garamond" w:hAnsi="Garamond"/>
          <w:rPrChange w:id="491" w:author="Nils Burkhard Patrik Zimmermann" w:date="2024-10-24T15:12:00Z" w16du:dateUtc="2024-10-24T19:12:00Z">
            <w:rPr/>
          </w:rPrChange>
        </w:rPr>
        <w:t xml:space="preserve">or </w:t>
      </w:r>
      <w:ins w:id="492" w:author="Nils Burkhard Patrik Zimmermann" w:date="2024-10-24T15:37:00Z" w16du:dateUtc="2024-10-24T19:37:00Z">
        <w:r w:rsidR="001A2AB9">
          <w:rPr>
            <w:rFonts w:ascii="Garamond" w:hAnsi="Garamond"/>
          </w:rPr>
          <w:t xml:space="preserve">if they are unable to pay, </w:t>
        </w:r>
      </w:ins>
      <w:ins w:id="493" w:author="Nils Burkhard Patrik Zimmermann" w:date="2024-10-24T15:40:00Z" w16du:dateUtc="2024-10-24T19:40:00Z">
        <w:r w:rsidR="009A1F05">
          <w:rPr>
            <w:rFonts w:ascii="Garamond" w:hAnsi="Garamond"/>
          </w:rPr>
          <w:t xml:space="preserve">it is able </w:t>
        </w:r>
      </w:ins>
      <w:ins w:id="494" w:author="Nils Burkhard Patrik Zimmermann" w:date="2024-10-24T15:37:00Z" w16du:dateUtc="2024-10-24T19:37:00Z">
        <w:r w:rsidR="001A2AB9">
          <w:rPr>
            <w:rFonts w:ascii="Garamond" w:hAnsi="Garamond"/>
          </w:rPr>
          <w:t xml:space="preserve">to collect </w:t>
        </w:r>
      </w:ins>
      <w:ins w:id="495" w:author="Nils Burkhard Patrik Zimmermann" w:date="2024-10-24T15:40:00Z" w16du:dateUtc="2024-10-24T19:40:00Z">
        <w:r w:rsidR="009A1F05">
          <w:rPr>
            <w:rFonts w:ascii="Garamond" w:hAnsi="Garamond"/>
          </w:rPr>
          <w:t>on the</w:t>
        </w:r>
        <w:r w:rsidR="00620BC9">
          <w:rPr>
            <w:rFonts w:ascii="Garamond" w:hAnsi="Garamond"/>
          </w:rPr>
          <w:t>se</w:t>
        </w:r>
        <w:r w:rsidR="009A1F05">
          <w:rPr>
            <w:rFonts w:ascii="Garamond" w:hAnsi="Garamond"/>
          </w:rPr>
          <w:t xml:space="preserve"> debt</w:t>
        </w:r>
        <w:r w:rsidR="00620BC9">
          <w:rPr>
            <w:rFonts w:ascii="Garamond" w:hAnsi="Garamond"/>
          </w:rPr>
          <w:t>s</w:t>
        </w:r>
      </w:ins>
      <w:ins w:id="496" w:author="Nils Burkhard Patrik Zimmermann" w:date="2024-10-24T15:37:00Z" w16du:dateUtc="2024-10-24T19:37:00Z">
        <w:r w:rsidR="001A2AB9">
          <w:rPr>
            <w:rFonts w:ascii="Garamond" w:hAnsi="Garamond"/>
          </w:rPr>
          <w:t xml:space="preserve"> indirectly, as a charge against federal government </w:t>
        </w:r>
      </w:ins>
      <w:ins w:id="497" w:author="Nils Burkhard Patrik Zimmermann" w:date="2024-10-24T15:38:00Z" w16du:dateUtc="2024-10-24T19:38:00Z">
        <w:r w:rsidR="001A2AB9">
          <w:rPr>
            <w:rFonts w:ascii="Garamond" w:hAnsi="Garamond"/>
          </w:rPr>
          <w:t xml:space="preserve">transfers </w:t>
        </w:r>
      </w:ins>
      <w:del w:id="498" w:author="Nils Burkhard Patrik Zimmermann" w:date="2024-10-24T15:38:00Z" w16du:dateUtc="2024-10-24T19:38:00Z">
        <w:r w:rsidR="008C2804" w:rsidRPr="000B06DA" w:rsidDel="001A2AB9">
          <w:rPr>
            <w:rFonts w:ascii="Garamond" w:hAnsi="Garamond"/>
            <w:rPrChange w:id="499" w:author="Nils Burkhard Patrik Zimmermann" w:date="2024-10-24T15:12:00Z" w16du:dateUtc="2024-10-24T19:12:00Z">
              <w:rPr/>
            </w:rPrChange>
          </w:rPr>
          <w:delText xml:space="preserve">from </w:delText>
        </w:r>
      </w:del>
      <w:ins w:id="500" w:author="Nils Burkhard Patrik Zimmermann" w:date="2024-10-24T15:38:00Z" w16du:dateUtc="2024-10-24T19:38:00Z">
        <w:r w:rsidR="001A2AB9">
          <w:rPr>
            <w:rFonts w:ascii="Garamond" w:hAnsi="Garamond"/>
          </w:rPr>
          <w:t>to</w:t>
        </w:r>
        <w:r w:rsidR="001A2AB9" w:rsidRPr="000B06DA">
          <w:rPr>
            <w:rFonts w:ascii="Garamond" w:hAnsi="Garamond"/>
            <w:rPrChange w:id="501" w:author="Nils Burkhard Patrik Zimmermann" w:date="2024-10-24T15:12:00Z" w16du:dateUtc="2024-10-24T19:12:00Z">
              <w:rPr/>
            </w:rPrChange>
          </w:rPr>
          <w:t xml:space="preserve"> </w:t>
        </w:r>
      </w:ins>
      <w:r w:rsidR="008C2804" w:rsidRPr="000B06DA">
        <w:rPr>
          <w:rFonts w:ascii="Garamond" w:hAnsi="Garamond"/>
          <w:rPrChange w:id="502" w:author="Nils Burkhard Patrik Zimmermann" w:date="2024-10-24T15:12:00Z" w16du:dateUtc="2024-10-24T19:12:00Z">
            <w:rPr/>
          </w:rPrChange>
        </w:rPr>
        <w:t>the subnational Indian state governments that own most Discoms</w:t>
      </w:r>
      <w:r w:rsidR="005C759A" w:rsidRPr="000B06DA">
        <w:rPr>
          <w:rFonts w:ascii="Garamond" w:hAnsi="Garamond"/>
          <w:rPrChange w:id="503" w:author="Nils Burkhard Patrik Zimmermann" w:date="2024-10-24T15:12:00Z" w16du:dateUtc="2024-10-24T19:12:00Z">
            <w:rPr/>
          </w:rPrChange>
        </w:rPr>
        <w:t xml:space="preserve">. SECI also </w:t>
      </w:r>
      <w:r w:rsidR="00526A0F" w:rsidRPr="000B06DA">
        <w:rPr>
          <w:rFonts w:ascii="Garamond" w:hAnsi="Garamond"/>
          <w:rPrChange w:id="504" w:author="Nils Burkhard Patrik Zimmermann" w:date="2024-10-24T15:12:00Z" w16du:dateUtc="2024-10-24T19:12:00Z">
            <w:rPr/>
          </w:rPrChange>
        </w:rPr>
        <w:t xml:space="preserve">works with </w:t>
      </w:r>
      <w:r w:rsidR="005C759A" w:rsidRPr="000B06DA">
        <w:rPr>
          <w:rFonts w:ascii="Garamond" w:hAnsi="Garamond"/>
          <w:rPrChange w:id="505" w:author="Nils Burkhard Patrik Zimmermann" w:date="2024-10-24T15:12:00Z" w16du:dateUtc="2024-10-24T19:12:00Z">
            <w:rPr/>
          </w:rPrChange>
        </w:rPr>
        <w:t>the Discoms</w:t>
      </w:r>
      <w:r w:rsidR="00526A0F" w:rsidRPr="000B06DA">
        <w:rPr>
          <w:rFonts w:ascii="Garamond" w:hAnsi="Garamond"/>
          <w:rPrChange w:id="506" w:author="Nils Burkhard Patrik Zimmermann" w:date="2024-10-24T15:12:00Z" w16du:dateUtc="2024-10-24T19:12:00Z">
            <w:rPr/>
          </w:rPrChange>
        </w:rPr>
        <w:t xml:space="preserve"> to address and </w:t>
      </w:r>
      <w:del w:id="507" w:author="Nils Burkhard Patrik Zimmermann" w:date="2024-10-24T15:40:00Z" w16du:dateUtc="2024-10-24T19:40:00Z">
        <w:r w:rsidR="00526A0F" w:rsidRPr="000B06DA" w:rsidDel="00620BC9">
          <w:rPr>
            <w:rFonts w:ascii="Garamond" w:hAnsi="Garamond"/>
            <w:rPrChange w:id="508" w:author="Nils Burkhard Patrik Zimmermann" w:date="2024-10-24T15:12:00Z" w16du:dateUtc="2024-10-24T19:12:00Z">
              <w:rPr/>
            </w:rPrChange>
          </w:rPr>
          <w:delText xml:space="preserve">try </w:delText>
        </w:r>
      </w:del>
      <w:ins w:id="509" w:author="Nils Burkhard Patrik Zimmermann" w:date="2024-10-24T15:40:00Z" w16du:dateUtc="2024-10-24T19:40:00Z">
        <w:r w:rsidR="00620BC9">
          <w:rPr>
            <w:rFonts w:ascii="Garamond" w:hAnsi="Garamond"/>
          </w:rPr>
          <w:t>attempt</w:t>
        </w:r>
        <w:r w:rsidR="00620BC9" w:rsidRPr="000B06DA">
          <w:rPr>
            <w:rFonts w:ascii="Garamond" w:hAnsi="Garamond"/>
            <w:rPrChange w:id="510" w:author="Nils Burkhard Patrik Zimmermann" w:date="2024-10-24T15:12:00Z" w16du:dateUtc="2024-10-24T19:12:00Z">
              <w:rPr/>
            </w:rPrChange>
          </w:rPr>
          <w:t xml:space="preserve"> </w:t>
        </w:r>
      </w:ins>
      <w:r w:rsidR="00526A0F" w:rsidRPr="000B06DA">
        <w:rPr>
          <w:rFonts w:ascii="Garamond" w:hAnsi="Garamond"/>
          <w:rPrChange w:id="511" w:author="Nils Burkhard Patrik Zimmermann" w:date="2024-10-24T15:12:00Z" w16du:dateUtc="2024-10-24T19:12:00Z">
            <w:rPr/>
          </w:rPrChange>
        </w:rPr>
        <w:t xml:space="preserve">to solve the </w:t>
      </w:r>
      <w:ins w:id="512" w:author="Nils Burkhard Patrik Zimmermann" w:date="2024-10-24T15:40:00Z" w16du:dateUtc="2024-10-24T19:40:00Z">
        <w:r w:rsidR="00620BC9">
          <w:rPr>
            <w:rFonts w:ascii="Garamond" w:hAnsi="Garamond"/>
          </w:rPr>
          <w:t xml:space="preserve">technical and administrative </w:t>
        </w:r>
      </w:ins>
      <w:r w:rsidR="00526A0F" w:rsidRPr="000B06DA">
        <w:rPr>
          <w:rFonts w:ascii="Garamond" w:hAnsi="Garamond"/>
          <w:rPrChange w:id="513" w:author="Nils Burkhard Patrik Zimmermann" w:date="2024-10-24T15:12:00Z" w16du:dateUtc="2024-10-24T19:12:00Z">
            <w:rPr/>
          </w:rPrChange>
        </w:rPr>
        <w:t xml:space="preserve">problems that led to their </w:t>
      </w:r>
      <w:r w:rsidR="001C49BE" w:rsidRPr="000B06DA">
        <w:rPr>
          <w:rFonts w:ascii="Garamond" w:hAnsi="Garamond"/>
          <w:rPrChange w:id="514" w:author="Nils Burkhard Patrik Zimmermann" w:date="2024-10-24T15:12:00Z" w16du:dateUtc="2024-10-24T19:12:00Z">
            <w:rPr/>
          </w:rPrChange>
        </w:rPr>
        <w:t>failure to pay on time</w:t>
      </w:r>
      <w:r w:rsidR="003D6DC8" w:rsidRPr="000B06DA">
        <w:rPr>
          <w:rFonts w:ascii="Garamond" w:hAnsi="Garamond"/>
          <w:rPrChange w:id="515" w:author="Nils Burkhard Patrik Zimmermann" w:date="2024-10-24T15:12:00Z" w16du:dateUtc="2024-10-24T19:12:00Z">
            <w:rPr/>
          </w:rPrChange>
        </w:rPr>
        <w:t>.</w:t>
      </w:r>
      <w:r w:rsidR="00FD1E35" w:rsidRPr="000B06DA">
        <w:rPr>
          <w:rFonts w:ascii="Garamond" w:hAnsi="Garamond"/>
          <w:rPrChange w:id="516" w:author="Nils Burkhard Patrik Zimmermann" w:date="2024-10-24T15:12:00Z" w16du:dateUtc="2024-10-24T19:12:00Z">
            <w:rPr/>
          </w:rPrChange>
        </w:rPr>
        <w:t xml:space="preserve"> </w:t>
      </w:r>
    </w:p>
    <w:p w14:paraId="5DD0DD2E" w14:textId="1BFECE48" w:rsidR="00E25D7B" w:rsidRPr="000B06DA" w:rsidRDefault="001C49BE" w:rsidP="5E48F23F">
      <w:pPr>
        <w:jc w:val="both"/>
        <w:rPr>
          <w:rFonts w:ascii="Garamond" w:hAnsi="Garamond"/>
          <w:rPrChange w:id="517" w:author="Nils Burkhard Patrik Zimmermann" w:date="2024-10-24T15:12:00Z" w16du:dateUtc="2024-10-24T19:12:00Z">
            <w:rPr/>
          </w:rPrChange>
        </w:rPr>
      </w:pPr>
      <w:r w:rsidRPr="000B06DA">
        <w:rPr>
          <w:rFonts w:ascii="Garamond" w:hAnsi="Garamond"/>
          <w:rPrChange w:id="518" w:author="Nils Burkhard Patrik Zimmermann" w:date="2024-10-24T15:12:00Z" w16du:dateUtc="2024-10-24T19:12:00Z">
            <w:rPr/>
          </w:rPrChange>
        </w:rPr>
        <w:t xml:space="preserve">In addition to its de-risking financial intermediary role, </w:t>
      </w:r>
      <w:r w:rsidR="006A735F" w:rsidRPr="000B06DA">
        <w:rPr>
          <w:rFonts w:ascii="Garamond" w:hAnsi="Garamond"/>
          <w:rPrChange w:id="519" w:author="Nils Burkhard Patrik Zimmermann" w:date="2024-10-24T15:12:00Z" w16du:dateUtc="2024-10-24T19:12:00Z">
            <w:rPr/>
          </w:rPrChange>
        </w:rPr>
        <w:t xml:space="preserve">SECI also </w:t>
      </w:r>
      <w:r w:rsidR="004D001C" w:rsidRPr="000B06DA">
        <w:rPr>
          <w:rFonts w:ascii="Garamond" w:hAnsi="Garamond"/>
          <w:rPrChange w:id="520" w:author="Nils Burkhard Patrik Zimmermann" w:date="2024-10-24T15:12:00Z" w16du:dateUtc="2024-10-24T19:12:00Z">
            <w:rPr/>
          </w:rPrChange>
        </w:rPr>
        <w:t xml:space="preserve">provides technical, administrative, and financial advisory services to </w:t>
      </w:r>
      <w:r w:rsidR="002513C9" w:rsidRPr="000B06DA">
        <w:rPr>
          <w:rFonts w:ascii="Garamond" w:hAnsi="Garamond"/>
          <w:rPrChange w:id="521" w:author="Nils Burkhard Patrik Zimmermann" w:date="2024-10-24T15:12:00Z" w16du:dateUtc="2024-10-24T19:12:00Z">
            <w:rPr/>
          </w:rPrChange>
        </w:rPr>
        <w:t>the actors involved, including renewable energy project developers, relevant government</w:t>
      </w:r>
      <w:r w:rsidR="00D3146F" w:rsidRPr="000B06DA">
        <w:rPr>
          <w:rFonts w:ascii="Garamond" w:hAnsi="Garamond"/>
          <w:rPrChange w:id="522" w:author="Nils Burkhard Patrik Zimmermann" w:date="2024-10-24T15:12:00Z" w16du:dateUtc="2024-10-24T19:12:00Z">
            <w:rPr/>
          </w:rPrChange>
        </w:rPr>
        <w:t xml:space="preserve"> </w:t>
      </w:r>
      <w:r w:rsidR="00EF1102" w:rsidRPr="000B06DA">
        <w:rPr>
          <w:rFonts w:ascii="Garamond" w:hAnsi="Garamond"/>
          <w:rPrChange w:id="523" w:author="Nils Burkhard Patrik Zimmermann" w:date="2024-10-24T15:12:00Z" w16du:dateUtc="2024-10-24T19:12:00Z">
            <w:rPr/>
          </w:rPrChange>
        </w:rPr>
        <w:t>a</w:t>
      </w:r>
      <w:r w:rsidR="002513C9" w:rsidRPr="000B06DA">
        <w:rPr>
          <w:rFonts w:ascii="Garamond" w:hAnsi="Garamond"/>
          <w:rPrChange w:id="524" w:author="Nils Burkhard Patrik Zimmermann" w:date="2024-10-24T15:12:00Z" w16du:dateUtc="2024-10-24T19:12:00Z">
            <w:rPr/>
          </w:rPrChange>
        </w:rPr>
        <w:t xml:space="preserve">gencies, </w:t>
      </w:r>
      <w:r w:rsidR="0049488A" w:rsidRPr="000B06DA">
        <w:rPr>
          <w:rFonts w:ascii="Garamond" w:hAnsi="Garamond"/>
          <w:rPrChange w:id="525" w:author="Nils Burkhard Patrik Zimmermann" w:date="2024-10-24T15:12:00Z" w16du:dateUtc="2024-10-24T19:12:00Z">
            <w:rPr/>
          </w:rPrChange>
        </w:rPr>
        <w:t xml:space="preserve">transmission and distribution grid operators, and </w:t>
      </w:r>
      <w:r w:rsidR="009B283C" w:rsidRPr="000B06DA">
        <w:rPr>
          <w:rFonts w:ascii="Garamond" w:hAnsi="Garamond"/>
          <w:rPrChange w:id="526" w:author="Nils Burkhard Patrik Zimmermann" w:date="2024-10-24T15:12:00Z" w16du:dateUtc="2024-10-24T19:12:00Z">
            <w:rPr/>
          </w:rPrChange>
        </w:rPr>
        <w:t>financial institutions</w:t>
      </w:r>
      <w:r w:rsidRPr="000B06DA">
        <w:rPr>
          <w:rFonts w:ascii="Garamond" w:hAnsi="Garamond"/>
          <w:rPrChange w:id="527" w:author="Nils Burkhard Patrik Zimmermann" w:date="2024-10-24T15:12:00Z" w16du:dateUtc="2024-10-24T19:12:00Z">
            <w:rPr/>
          </w:rPrChange>
        </w:rPr>
        <w:t xml:space="preserve">. SECI </w:t>
      </w:r>
      <w:r w:rsidR="00AA1DB6" w:rsidRPr="000B06DA">
        <w:rPr>
          <w:rFonts w:ascii="Garamond" w:hAnsi="Garamond"/>
          <w:rPrChange w:id="528" w:author="Nils Burkhard Patrik Zimmermann" w:date="2024-10-24T15:12:00Z" w16du:dateUtc="2024-10-24T19:12:00Z">
            <w:rPr/>
          </w:rPrChange>
        </w:rPr>
        <w:t xml:space="preserve">manages tenders for solar power project auctions, helps </w:t>
      </w:r>
      <w:r w:rsidR="003F7157" w:rsidRPr="000B06DA">
        <w:rPr>
          <w:rFonts w:ascii="Garamond" w:hAnsi="Garamond"/>
          <w:rPrChange w:id="529" w:author="Nils Burkhard Patrik Zimmermann" w:date="2024-10-24T15:12:00Z" w16du:dateUtc="2024-10-24T19:12:00Z">
            <w:rPr/>
          </w:rPrChange>
        </w:rPr>
        <w:t xml:space="preserve">smooth the integration of </w:t>
      </w:r>
      <w:r w:rsidR="000E6C13" w:rsidRPr="000B06DA">
        <w:rPr>
          <w:rFonts w:ascii="Garamond" w:hAnsi="Garamond"/>
          <w:rPrChange w:id="530" w:author="Nils Burkhard Patrik Zimmermann" w:date="2024-10-24T15:12:00Z" w16du:dateUtc="2024-10-24T19:12:00Z">
            <w:rPr/>
          </w:rPrChange>
        </w:rPr>
        <w:t xml:space="preserve">new renewable energy projects into the grid, </w:t>
      </w:r>
      <w:r w:rsidR="003F7157" w:rsidRPr="000B06DA">
        <w:rPr>
          <w:rFonts w:ascii="Garamond" w:hAnsi="Garamond"/>
          <w:rPrChange w:id="531" w:author="Nils Burkhard Patrik Zimmermann" w:date="2024-10-24T15:12:00Z" w16du:dateUtc="2024-10-24T19:12:00Z">
            <w:rPr/>
          </w:rPrChange>
        </w:rPr>
        <w:t>reduce</w:t>
      </w:r>
      <w:r w:rsidR="00AA1DB6" w:rsidRPr="000B06DA">
        <w:rPr>
          <w:rFonts w:ascii="Garamond" w:hAnsi="Garamond"/>
          <w:rPrChange w:id="532" w:author="Nils Burkhard Patrik Zimmermann" w:date="2024-10-24T15:12:00Z" w16du:dateUtc="2024-10-24T19:12:00Z">
            <w:rPr/>
          </w:rPrChange>
        </w:rPr>
        <w:t>s</w:t>
      </w:r>
      <w:r w:rsidR="003F7157" w:rsidRPr="000B06DA">
        <w:rPr>
          <w:rFonts w:ascii="Garamond" w:hAnsi="Garamond"/>
          <w:rPrChange w:id="533" w:author="Nils Burkhard Patrik Zimmermann" w:date="2024-10-24T15:12:00Z" w16du:dateUtc="2024-10-24T19:12:00Z">
            <w:rPr/>
          </w:rPrChange>
        </w:rPr>
        <w:t xml:space="preserve"> </w:t>
      </w:r>
      <w:r w:rsidR="000E6C13" w:rsidRPr="000B06DA">
        <w:rPr>
          <w:rFonts w:ascii="Garamond" w:hAnsi="Garamond"/>
          <w:rPrChange w:id="534" w:author="Nils Burkhard Patrik Zimmermann" w:date="2024-10-24T15:12:00Z" w16du:dateUtc="2024-10-24T19:12:00Z">
            <w:rPr/>
          </w:rPrChange>
        </w:rPr>
        <w:t xml:space="preserve">financial risks, and </w:t>
      </w:r>
      <w:r w:rsidR="00806B53" w:rsidRPr="000B06DA">
        <w:rPr>
          <w:rFonts w:ascii="Garamond" w:hAnsi="Garamond"/>
          <w:rPrChange w:id="535" w:author="Nils Burkhard Patrik Zimmermann" w:date="2024-10-24T15:12:00Z" w16du:dateUtc="2024-10-24T19:12:00Z">
            <w:rPr/>
          </w:rPrChange>
        </w:rPr>
        <w:t>ensure</w:t>
      </w:r>
      <w:r w:rsidR="00AA1DB6" w:rsidRPr="000B06DA">
        <w:rPr>
          <w:rFonts w:ascii="Garamond" w:hAnsi="Garamond"/>
          <w:rPrChange w:id="536" w:author="Nils Burkhard Patrik Zimmermann" w:date="2024-10-24T15:12:00Z" w16du:dateUtc="2024-10-24T19:12:00Z">
            <w:rPr/>
          </w:rPrChange>
        </w:rPr>
        <w:t>s</w:t>
      </w:r>
      <w:r w:rsidR="00806B53" w:rsidRPr="000B06DA">
        <w:rPr>
          <w:rFonts w:ascii="Garamond" w:hAnsi="Garamond"/>
          <w:rPrChange w:id="537" w:author="Nils Burkhard Patrik Zimmermann" w:date="2024-10-24T15:12:00Z" w16du:dateUtc="2024-10-24T19:12:00Z">
            <w:rPr/>
          </w:rPrChange>
        </w:rPr>
        <w:t xml:space="preserve"> power purchase agreements are well-structured.</w:t>
      </w:r>
      <w:r w:rsidR="003F7157" w:rsidRPr="000B06DA">
        <w:rPr>
          <w:rFonts w:ascii="Garamond" w:hAnsi="Garamond"/>
          <w:rPrChange w:id="538" w:author="Nils Burkhard Patrik Zimmermann" w:date="2024-10-24T15:12:00Z" w16du:dateUtc="2024-10-24T19:12:00Z">
            <w:rPr/>
          </w:rPrChange>
        </w:rPr>
        <w:t xml:space="preserve"> </w:t>
      </w:r>
      <w:r w:rsidR="00994A0D" w:rsidRPr="000B06DA">
        <w:rPr>
          <w:rFonts w:ascii="Garamond" w:hAnsi="Garamond"/>
          <w:rPrChange w:id="539" w:author="Nils Burkhard Patrik Zimmermann" w:date="2024-10-24T15:12:00Z" w16du:dateUtc="2024-10-24T19:12:00Z">
            <w:rPr/>
          </w:rPrChange>
        </w:rPr>
        <w:t xml:space="preserve">SECI is </w:t>
      </w:r>
      <w:r w:rsidR="00AA1DB6" w:rsidRPr="000B06DA">
        <w:rPr>
          <w:rFonts w:ascii="Garamond" w:hAnsi="Garamond"/>
          <w:rPrChange w:id="540" w:author="Nils Burkhard Patrik Zimmermann" w:date="2024-10-24T15:12:00Z" w16du:dateUtc="2024-10-24T19:12:00Z">
            <w:rPr/>
          </w:rPrChange>
        </w:rPr>
        <w:t xml:space="preserve">thus </w:t>
      </w:r>
      <w:r w:rsidR="00994A0D" w:rsidRPr="000B06DA">
        <w:rPr>
          <w:rFonts w:ascii="Garamond" w:hAnsi="Garamond"/>
          <w:rPrChange w:id="541" w:author="Nils Burkhard Patrik Zimmermann" w:date="2024-10-24T15:12:00Z" w16du:dateUtc="2024-10-24T19:12:00Z">
            <w:rPr/>
          </w:rPrChange>
        </w:rPr>
        <w:t xml:space="preserve">a </w:t>
      </w:r>
      <w:r w:rsidR="00EF1102" w:rsidRPr="000B06DA">
        <w:rPr>
          <w:rFonts w:ascii="Garamond" w:hAnsi="Garamond"/>
          <w:rPrChange w:id="542" w:author="Nils Burkhard Patrik Zimmermann" w:date="2024-10-24T15:12:00Z" w16du:dateUtc="2024-10-24T19:12:00Z">
            <w:rPr/>
          </w:rPrChange>
        </w:rPr>
        <w:t>system-</w:t>
      </w:r>
      <w:r w:rsidR="00994A0D" w:rsidRPr="000B06DA">
        <w:rPr>
          <w:rFonts w:ascii="Garamond" w:hAnsi="Garamond"/>
          <w:rPrChange w:id="543" w:author="Nils Burkhard Patrik Zimmermann" w:date="2024-10-24T15:12:00Z" w16du:dateUtc="2024-10-24T19:12:00Z">
            <w:rPr/>
          </w:rPrChange>
        </w:rPr>
        <w:t xml:space="preserve">coordinating </w:t>
      </w:r>
      <w:r w:rsidR="00D3146F" w:rsidRPr="000B06DA">
        <w:rPr>
          <w:rFonts w:ascii="Garamond" w:hAnsi="Garamond"/>
          <w:rPrChange w:id="544" w:author="Nils Burkhard Patrik Zimmermann" w:date="2024-10-24T15:12:00Z" w16du:dateUtc="2024-10-24T19:12:00Z">
            <w:rPr/>
          </w:rPrChange>
        </w:rPr>
        <w:t xml:space="preserve">and technical advisory </w:t>
      </w:r>
      <w:r w:rsidR="006448E5" w:rsidRPr="000B06DA">
        <w:rPr>
          <w:rFonts w:ascii="Garamond" w:hAnsi="Garamond"/>
          <w:rPrChange w:id="545" w:author="Nils Burkhard Patrik Zimmermann" w:date="2024-10-24T15:12:00Z" w16du:dateUtc="2024-10-24T19:12:00Z">
            <w:rPr/>
          </w:rPrChange>
        </w:rPr>
        <w:t xml:space="preserve">as well as </w:t>
      </w:r>
      <w:r w:rsidR="00EF1102" w:rsidRPr="000B06DA">
        <w:rPr>
          <w:rFonts w:ascii="Garamond" w:hAnsi="Garamond"/>
          <w:rPrChange w:id="546" w:author="Nils Burkhard Patrik Zimmermann" w:date="2024-10-24T15:12:00Z" w16du:dateUtc="2024-10-24T19:12:00Z">
            <w:rPr/>
          </w:rPrChange>
        </w:rPr>
        <w:t xml:space="preserve">financial </w:t>
      </w:r>
      <w:r w:rsidR="006448E5" w:rsidRPr="000B06DA">
        <w:rPr>
          <w:rFonts w:ascii="Garamond" w:hAnsi="Garamond"/>
          <w:rPrChange w:id="547" w:author="Nils Burkhard Patrik Zimmermann" w:date="2024-10-24T15:12:00Z" w16du:dateUtc="2024-10-24T19:12:00Z">
            <w:rPr/>
          </w:rPrChange>
        </w:rPr>
        <w:t xml:space="preserve">de-risking agency. </w:t>
      </w:r>
    </w:p>
    <w:p w14:paraId="2FB4F56B" w14:textId="26115C64" w:rsidR="00952047" w:rsidRPr="000B06DA" w:rsidRDefault="00D105E0" w:rsidP="5E48F23F">
      <w:pPr>
        <w:jc w:val="both"/>
        <w:rPr>
          <w:rFonts w:ascii="Garamond" w:hAnsi="Garamond"/>
          <w:rPrChange w:id="548" w:author="Nils Burkhard Patrik Zimmermann" w:date="2024-10-24T15:12:00Z" w16du:dateUtc="2024-10-24T19:12:00Z">
            <w:rPr/>
          </w:rPrChange>
        </w:rPr>
      </w:pPr>
      <w:r w:rsidRPr="000B06DA">
        <w:rPr>
          <w:rFonts w:ascii="Garamond" w:hAnsi="Garamond"/>
          <w:rPrChange w:id="549" w:author="Nils Burkhard Patrik Zimmermann" w:date="2024-10-24T15:12:00Z" w16du:dateUtc="2024-10-24T19:12:00Z">
            <w:rPr/>
          </w:rPrChange>
        </w:rPr>
        <w:t>These are crucial additional roles</w:t>
      </w:r>
      <w:r w:rsidR="000A6D2A" w:rsidRPr="000B06DA">
        <w:rPr>
          <w:rFonts w:ascii="Garamond" w:hAnsi="Garamond"/>
          <w:rPrChange w:id="550" w:author="Nils Burkhard Patrik Zimmermann" w:date="2024-10-24T15:12:00Z" w16du:dateUtc="2024-10-24T19:12:00Z">
            <w:rPr/>
          </w:rPrChange>
        </w:rPr>
        <w:t xml:space="preserve"> beyond the payment guarantee facility SECI provides to participating solar power producers</w:t>
      </w:r>
      <w:r w:rsidRPr="000B06DA">
        <w:rPr>
          <w:rFonts w:ascii="Garamond" w:hAnsi="Garamond"/>
          <w:rPrChange w:id="551" w:author="Nils Burkhard Patrik Zimmermann" w:date="2024-10-24T15:12:00Z" w16du:dateUtc="2024-10-24T19:12:00Z">
            <w:rPr/>
          </w:rPrChange>
        </w:rPr>
        <w:t xml:space="preserve">, but we do not propose that REPIFs </w:t>
      </w:r>
      <w:r w:rsidR="000A6D2A" w:rsidRPr="000B06DA">
        <w:rPr>
          <w:rFonts w:ascii="Garamond" w:hAnsi="Garamond"/>
          <w:rPrChange w:id="552" w:author="Nils Burkhard Patrik Zimmermann" w:date="2024-10-24T15:12:00Z" w16du:dateUtc="2024-10-24T19:12:00Z">
            <w:rPr/>
          </w:rPrChange>
        </w:rPr>
        <w:t xml:space="preserve">play these </w:t>
      </w:r>
      <w:r w:rsidR="00E25D7B" w:rsidRPr="000B06DA">
        <w:rPr>
          <w:rFonts w:ascii="Garamond" w:hAnsi="Garamond"/>
          <w:rPrChange w:id="553" w:author="Nils Burkhard Patrik Zimmermann" w:date="2024-10-24T15:12:00Z" w16du:dateUtc="2024-10-24T19:12:00Z">
            <w:rPr/>
          </w:rPrChange>
        </w:rPr>
        <w:t xml:space="preserve">additional </w:t>
      </w:r>
      <w:r w:rsidR="000A6D2A" w:rsidRPr="000B06DA">
        <w:rPr>
          <w:rFonts w:ascii="Garamond" w:hAnsi="Garamond"/>
          <w:rPrChange w:id="554" w:author="Nils Burkhard Patrik Zimmermann" w:date="2024-10-24T15:12:00Z" w16du:dateUtc="2024-10-24T19:12:00Z">
            <w:rPr/>
          </w:rPrChange>
        </w:rPr>
        <w:t xml:space="preserve">roles. </w:t>
      </w:r>
      <w:r w:rsidR="002A6DE2" w:rsidRPr="000B06DA">
        <w:rPr>
          <w:rFonts w:ascii="Garamond" w:hAnsi="Garamond"/>
          <w:rPrChange w:id="555" w:author="Nils Burkhard Patrik Zimmermann" w:date="2024-10-24T15:12:00Z" w16du:dateUtc="2024-10-24T19:12:00Z">
            <w:rPr/>
          </w:rPrChange>
        </w:rPr>
        <w:t xml:space="preserve">We propose that REPIFs exclusively focus on the </w:t>
      </w:r>
      <w:r w:rsidR="00E25D7B" w:rsidRPr="000B06DA">
        <w:rPr>
          <w:rFonts w:ascii="Garamond" w:hAnsi="Garamond"/>
          <w:rPrChange w:id="556" w:author="Nils Burkhard Patrik Zimmermann" w:date="2024-10-24T15:12:00Z" w16du:dateUtc="2024-10-24T19:12:00Z">
            <w:rPr/>
          </w:rPrChange>
        </w:rPr>
        <w:t xml:space="preserve">PPA </w:t>
      </w:r>
      <w:r w:rsidR="002A6DE2" w:rsidRPr="000B06DA">
        <w:rPr>
          <w:rFonts w:ascii="Garamond" w:hAnsi="Garamond"/>
          <w:rPrChange w:id="557" w:author="Nils Burkhard Patrik Zimmermann" w:date="2024-10-24T15:12:00Z" w16du:dateUtc="2024-10-24T19:12:00Z">
            <w:rPr/>
          </w:rPrChange>
        </w:rPr>
        <w:t xml:space="preserve">payment guarantee function – because that is </w:t>
      </w:r>
      <w:r w:rsidR="003C37CF" w:rsidRPr="000B06DA">
        <w:rPr>
          <w:rFonts w:ascii="Garamond" w:hAnsi="Garamond"/>
          <w:rPrChange w:id="558" w:author="Nils Burkhard Patrik Zimmermann" w:date="2024-10-24T15:12:00Z" w16du:dateUtc="2024-10-24T19:12:00Z">
            <w:rPr/>
          </w:rPrChange>
        </w:rPr>
        <w:t xml:space="preserve">a </w:t>
      </w:r>
      <w:r w:rsidR="002A6DE2" w:rsidRPr="000B06DA">
        <w:rPr>
          <w:rFonts w:ascii="Garamond" w:hAnsi="Garamond"/>
          <w:rPrChange w:id="559" w:author="Nils Burkhard Patrik Zimmermann" w:date="2024-10-24T15:12:00Z" w16du:dateUtc="2024-10-24T19:12:00Z">
            <w:rPr/>
          </w:rPrChange>
        </w:rPr>
        <w:t>feasible</w:t>
      </w:r>
      <w:r w:rsidR="003C37CF" w:rsidRPr="000B06DA">
        <w:rPr>
          <w:rFonts w:ascii="Garamond" w:hAnsi="Garamond"/>
          <w:rPrChange w:id="560" w:author="Nils Burkhard Patrik Zimmermann" w:date="2024-10-24T15:12:00Z" w16du:dateUtc="2024-10-24T19:12:00Z">
            <w:rPr/>
          </w:rPrChange>
        </w:rPr>
        <w:t xml:space="preserve"> financial-administrative function that can be played, for example, by a </w:t>
      </w:r>
      <w:r w:rsidR="00633F62" w:rsidRPr="000B06DA">
        <w:rPr>
          <w:rFonts w:ascii="Garamond" w:hAnsi="Garamond"/>
          <w:rPrChange w:id="561" w:author="Nils Burkhard Patrik Zimmermann" w:date="2024-10-24T15:12:00Z" w16du:dateUtc="2024-10-24T19:12:00Z">
            <w:rPr/>
          </w:rPrChange>
        </w:rPr>
        <w:t xml:space="preserve">financial facility managed by a multilateral development bank such as the World Bank, without requiring deep technical engagement </w:t>
      </w:r>
      <w:r w:rsidR="00F41591" w:rsidRPr="000B06DA">
        <w:rPr>
          <w:rFonts w:ascii="Garamond" w:hAnsi="Garamond"/>
          <w:rPrChange w:id="562" w:author="Nils Burkhard Patrik Zimmermann" w:date="2024-10-24T15:12:00Z" w16du:dateUtc="2024-10-24T19:12:00Z">
            <w:rPr/>
          </w:rPrChange>
        </w:rPr>
        <w:t xml:space="preserve">in the nuts and bolts of renewable energy </w:t>
      </w:r>
      <w:r w:rsidR="002B3034" w:rsidRPr="000B06DA">
        <w:rPr>
          <w:rFonts w:ascii="Garamond" w:hAnsi="Garamond"/>
          <w:rPrChange w:id="563" w:author="Nils Burkhard Patrik Zimmermann" w:date="2024-10-24T15:12:00Z" w16du:dateUtc="2024-10-24T19:12:00Z">
            <w:rPr/>
          </w:rPrChange>
        </w:rPr>
        <w:t xml:space="preserve">project development in any given country. </w:t>
      </w:r>
    </w:p>
    <w:p w14:paraId="42D2D5AF" w14:textId="7054A5D9" w:rsidR="00D54476" w:rsidRPr="000B06DA" w:rsidRDefault="00E25D7B" w:rsidP="5E48F23F">
      <w:pPr>
        <w:jc w:val="both"/>
        <w:rPr>
          <w:rFonts w:ascii="Garamond" w:hAnsi="Garamond"/>
          <w:rPrChange w:id="564" w:author="Nils Burkhard Patrik Zimmermann" w:date="2024-10-24T15:12:00Z" w16du:dateUtc="2024-10-24T19:12:00Z">
            <w:rPr/>
          </w:rPrChange>
        </w:rPr>
      </w:pPr>
      <w:r w:rsidRPr="000B06DA">
        <w:rPr>
          <w:rFonts w:ascii="Garamond" w:hAnsi="Garamond"/>
          <w:rPrChange w:id="565" w:author="Nils Burkhard Patrik Zimmermann" w:date="2024-10-24T15:12:00Z" w16du:dateUtc="2024-10-24T19:12:00Z">
            <w:rPr/>
          </w:rPrChange>
        </w:rPr>
        <w:t>Provision of those</w:t>
      </w:r>
      <w:r w:rsidR="002B3034" w:rsidRPr="000B06DA">
        <w:rPr>
          <w:rFonts w:ascii="Garamond" w:hAnsi="Garamond"/>
          <w:rPrChange w:id="566" w:author="Nils Burkhard Patrik Zimmermann" w:date="2024-10-24T15:12:00Z" w16du:dateUtc="2024-10-24T19:12:00Z">
            <w:rPr/>
          </w:rPrChange>
        </w:rPr>
        <w:t xml:space="preserve"> </w:t>
      </w:r>
      <w:r w:rsidRPr="000B06DA">
        <w:rPr>
          <w:rFonts w:ascii="Garamond" w:hAnsi="Garamond"/>
          <w:rPrChange w:id="567" w:author="Nils Burkhard Patrik Zimmermann" w:date="2024-10-24T15:12:00Z" w16du:dateUtc="2024-10-24T19:12:00Z">
            <w:rPr/>
          </w:rPrChange>
        </w:rPr>
        <w:t xml:space="preserve">additional </w:t>
      </w:r>
      <w:r w:rsidR="00741163" w:rsidRPr="000B06DA">
        <w:rPr>
          <w:rFonts w:ascii="Garamond" w:hAnsi="Garamond"/>
          <w:rPrChange w:id="568" w:author="Nils Burkhard Patrik Zimmermann" w:date="2024-10-24T15:12:00Z" w16du:dateUtc="2024-10-24T19:12:00Z">
            <w:rPr/>
          </w:rPrChange>
        </w:rPr>
        <w:t xml:space="preserve">renewable energy development </w:t>
      </w:r>
      <w:r w:rsidR="0068221E" w:rsidRPr="000B06DA">
        <w:rPr>
          <w:rFonts w:ascii="Garamond" w:hAnsi="Garamond"/>
          <w:rPrChange w:id="569" w:author="Nils Burkhard Patrik Zimmermann" w:date="2024-10-24T15:12:00Z" w16du:dateUtc="2024-10-24T19:12:00Z">
            <w:rPr/>
          </w:rPrChange>
        </w:rPr>
        <w:t>services</w:t>
      </w:r>
      <w:r w:rsidRPr="000B06DA">
        <w:rPr>
          <w:rFonts w:ascii="Garamond" w:hAnsi="Garamond"/>
          <w:rPrChange w:id="570" w:author="Nils Burkhard Patrik Zimmermann" w:date="2024-10-24T15:12:00Z" w16du:dateUtc="2024-10-24T19:12:00Z">
            <w:rPr/>
          </w:rPrChange>
        </w:rPr>
        <w:t xml:space="preserve"> is, however, crucial. Different countries have different levels of </w:t>
      </w:r>
      <w:r w:rsidR="0068221E" w:rsidRPr="000B06DA">
        <w:rPr>
          <w:rFonts w:ascii="Garamond" w:hAnsi="Garamond"/>
          <w:rPrChange w:id="571" w:author="Nils Burkhard Patrik Zimmermann" w:date="2024-10-24T15:12:00Z" w16du:dateUtc="2024-10-24T19:12:00Z">
            <w:rPr/>
          </w:rPrChange>
        </w:rPr>
        <w:t xml:space="preserve">capacity for providing these services. </w:t>
      </w:r>
      <w:r w:rsidRPr="000B06DA">
        <w:rPr>
          <w:rFonts w:ascii="Garamond" w:hAnsi="Garamond"/>
          <w:rPrChange w:id="572" w:author="Nils Burkhard Patrik Zimmermann" w:date="2024-10-24T15:12:00Z" w16du:dateUtc="2024-10-24T19:12:00Z">
            <w:rPr/>
          </w:rPrChange>
        </w:rPr>
        <w:t>This means that</w:t>
      </w:r>
      <w:r w:rsidR="00741163" w:rsidRPr="000B06DA">
        <w:rPr>
          <w:rFonts w:ascii="Garamond" w:hAnsi="Garamond"/>
          <w:rPrChange w:id="573" w:author="Nils Burkhard Patrik Zimmermann" w:date="2024-10-24T15:12:00Z" w16du:dateUtc="2024-10-24T19:12:00Z">
            <w:rPr/>
          </w:rPrChange>
        </w:rPr>
        <w:t xml:space="preserve"> in each national or subnational state-level case, a different set of supportive services will be required, and different </w:t>
      </w:r>
      <w:r w:rsidR="00E33912" w:rsidRPr="000B06DA">
        <w:rPr>
          <w:rFonts w:ascii="Garamond" w:hAnsi="Garamond"/>
          <w:rPrChange w:id="574" w:author="Nils Burkhard Patrik Zimmermann" w:date="2024-10-24T15:12:00Z" w16du:dateUtc="2024-10-24T19:12:00Z">
            <w:rPr/>
          </w:rPrChange>
        </w:rPr>
        <w:t>support agencies will provide them.</w:t>
      </w:r>
      <w:r w:rsidRPr="000B06DA">
        <w:rPr>
          <w:rFonts w:ascii="Garamond" w:hAnsi="Garamond"/>
          <w:rPrChange w:id="575" w:author="Nils Burkhard Patrik Zimmermann" w:date="2024-10-24T15:12:00Z" w16du:dateUtc="2024-10-24T19:12:00Z">
            <w:rPr/>
          </w:rPrChange>
        </w:rPr>
        <w:t xml:space="preserve"> </w:t>
      </w:r>
      <w:r w:rsidR="00E33912" w:rsidRPr="000B06DA">
        <w:rPr>
          <w:rFonts w:ascii="Garamond" w:hAnsi="Garamond"/>
          <w:rPrChange w:id="576" w:author="Nils Burkhard Patrik Zimmermann" w:date="2024-10-24T15:12:00Z" w16du:dateUtc="2024-10-24T19:12:00Z">
            <w:rPr/>
          </w:rPrChange>
        </w:rPr>
        <w:t xml:space="preserve">In some less-developed countries, a development agency with relevant skills and experience, such as the Germany’s </w:t>
      </w:r>
      <w:proofErr w:type="spellStart"/>
      <w:r w:rsidR="00E33912" w:rsidRPr="000B06DA">
        <w:rPr>
          <w:rFonts w:ascii="Garamond" w:hAnsi="Garamond"/>
          <w:rPrChange w:id="577" w:author="Nils Burkhard Patrik Zimmermann" w:date="2024-10-24T15:12:00Z" w16du:dateUtc="2024-10-24T19:12:00Z">
            <w:rPr/>
          </w:rPrChange>
        </w:rPr>
        <w:t>GiZ</w:t>
      </w:r>
      <w:proofErr w:type="spellEnd"/>
      <w:r w:rsidR="00B42E50" w:rsidRPr="000B06DA">
        <w:rPr>
          <w:rFonts w:ascii="Garamond" w:hAnsi="Garamond"/>
          <w:rPrChange w:id="578" w:author="Nils Burkhard Patrik Zimmermann" w:date="2024-10-24T15:12:00Z" w16du:dateUtc="2024-10-24T19:12:00Z">
            <w:rPr/>
          </w:rPrChange>
        </w:rPr>
        <w:t xml:space="preserve">, might be a key technical and administrative support service. In </w:t>
      </w:r>
      <w:r w:rsidR="009F0595" w:rsidRPr="000B06DA">
        <w:rPr>
          <w:rFonts w:ascii="Garamond" w:hAnsi="Garamond"/>
          <w:rPrChange w:id="579" w:author="Nils Burkhard Patrik Zimmermann" w:date="2024-10-24T15:12:00Z" w16du:dateUtc="2024-10-24T19:12:00Z">
            <w:rPr/>
          </w:rPrChange>
        </w:rPr>
        <w:t xml:space="preserve">some emerging economies, domestic agencies may already have the required capacities, and in others, </w:t>
      </w:r>
      <w:r w:rsidR="00A71A73" w:rsidRPr="000B06DA">
        <w:rPr>
          <w:rFonts w:ascii="Garamond" w:hAnsi="Garamond"/>
          <w:rPrChange w:id="580" w:author="Nils Burkhard Patrik Zimmermann" w:date="2024-10-24T15:12:00Z" w16du:dateUtc="2024-10-24T19:12:00Z">
            <w:rPr/>
          </w:rPrChange>
        </w:rPr>
        <w:t>domestic agencies may be halfway to the point of full capacity.</w:t>
      </w:r>
      <w:r w:rsidR="00B42E50" w:rsidRPr="000B06DA">
        <w:rPr>
          <w:rFonts w:ascii="Garamond" w:hAnsi="Garamond"/>
          <w:rPrChange w:id="581" w:author="Nils Burkhard Patrik Zimmermann" w:date="2024-10-24T15:12:00Z" w16du:dateUtc="2024-10-24T19:12:00Z">
            <w:rPr/>
          </w:rPrChange>
        </w:rPr>
        <w:t xml:space="preserve"> </w:t>
      </w:r>
      <w:r w:rsidR="00614A3B" w:rsidRPr="000B06DA">
        <w:rPr>
          <w:rFonts w:ascii="Garamond" w:hAnsi="Garamond"/>
          <w:rPrChange w:id="582" w:author="Nils Burkhard Patrik Zimmermann" w:date="2024-10-24T15:12:00Z" w16du:dateUtc="2024-10-24T19:12:00Z">
            <w:rPr/>
          </w:rPrChange>
        </w:rPr>
        <w:t xml:space="preserve">A suite of regional </w:t>
      </w:r>
      <w:r w:rsidR="004B7C47" w:rsidRPr="000B06DA">
        <w:rPr>
          <w:rFonts w:ascii="Garamond" w:hAnsi="Garamond"/>
          <w:rPrChange w:id="583" w:author="Nils Burkhard Patrik Zimmermann" w:date="2024-10-24T15:12:00Z" w16du:dateUtc="2024-10-24T19:12:00Z">
            <w:rPr/>
          </w:rPrChange>
        </w:rPr>
        <w:t>R</w:t>
      </w:r>
      <w:r w:rsidR="00614A3B" w:rsidRPr="000B06DA">
        <w:rPr>
          <w:rFonts w:ascii="Garamond" w:hAnsi="Garamond"/>
          <w:rPrChange w:id="584" w:author="Nils Burkhard Patrik Zimmermann" w:date="2024-10-24T15:12:00Z" w16du:dateUtc="2024-10-24T19:12:00Z">
            <w:rPr/>
          </w:rPrChange>
        </w:rPr>
        <w:t>E</w:t>
      </w:r>
      <w:r w:rsidR="00977B75" w:rsidRPr="000B06DA">
        <w:rPr>
          <w:rFonts w:ascii="Garamond" w:hAnsi="Garamond"/>
          <w:rPrChange w:id="585" w:author="Nils Burkhard Patrik Zimmermann" w:date="2024-10-24T15:12:00Z" w16du:dateUtc="2024-10-24T19:12:00Z">
            <w:rPr/>
          </w:rPrChange>
        </w:rPr>
        <w:t>PIF</w:t>
      </w:r>
      <w:r w:rsidR="00614A3B" w:rsidRPr="000B06DA">
        <w:rPr>
          <w:rFonts w:ascii="Garamond" w:hAnsi="Garamond"/>
          <w:rPrChange w:id="586" w:author="Nils Burkhard Patrik Zimmermann" w:date="2024-10-24T15:12:00Z" w16du:dateUtc="2024-10-24T19:12:00Z">
            <w:rPr/>
          </w:rPrChange>
        </w:rPr>
        <w:t>s</w:t>
      </w:r>
      <w:r w:rsidR="00977B75" w:rsidRPr="000B06DA">
        <w:rPr>
          <w:rFonts w:ascii="Garamond" w:hAnsi="Garamond"/>
          <w:rPrChange w:id="587" w:author="Nils Burkhard Patrik Zimmermann" w:date="2024-10-24T15:12:00Z" w16du:dateUtc="2024-10-24T19:12:00Z">
            <w:rPr/>
          </w:rPrChange>
        </w:rPr>
        <w:t xml:space="preserve"> </w:t>
      </w:r>
      <w:r w:rsidR="003F7157" w:rsidRPr="000B06DA">
        <w:rPr>
          <w:rFonts w:ascii="Garamond" w:hAnsi="Garamond"/>
          <w:rPrChange w:id="588" w:author="Nils Burkhard Patrik Zimmermann" w:date="2024-10-24T15:12:00Z" w16du:dateUtc="2024-10-24T19:12:00Z">
            <w:rPr/>
          </w:rPrChange>
        </w:rPr>
        <w:t>c</w:t>
      </w:r>
      <w:r w:rsidR="00977B75" w:rsidRPr="000B06DA">
        <w:rPr>
          <w:rFonts w:ascii="Garamond" w:hAnsi="Garamond"/>
          <w:rPrChange w:id="589" w:author="Nils Burkhard Patrik Zimmermann" w:date="2024-10-24T15:12:00Z" w16du:dateUtc="2024-10-24T19:12:00Z">
            <w:rPr/>
          </w:rPrChange>
        </w:rPr>
        <w:t xml:space="preserve">ould </w:t>
      </w:r>
      <w:r w:rsidR="00A71A73" w:rsidRPr="000B06DA">
        <w:rPr>
          <w:rFonts w:ascii="Garamond" w:hAnsi="Garamond"/>
          <w:rPrChange w:id="590" w:author="Nils Burkhard Patrik Zimmermann" w:date="2024-10-24T15:12:00Z" w16du:dateUtc="2024-10-24T19:12:00Z">
            <w:rPr/>
          </w:rPrChange>
        </w:rPr>
        <w:t xml:space="preserve">partner with appropriate domestic or international agencies with renewable energy sector expertise, and working together, these could </w:t>
      </w:r>
      <w:r w:rsidR="00977B75" w:rsidRPr="000B06DA">
        <w:rPr>
          <w:rFonts w:ascii="Garamond" w:hAnsi="Garamond"/>
          <w:rPrChange w:id="591" w:author="Nils Burkhard Patrik Zimmermann" w:date="2024-10-24T15:12:00Z" w16du:dateUtc="2024-10-24T19:12:00Z">
            <w:rPr/>
          </w:rPrChange>
        </w:rPr>
        <w:t xml:space="preserve">play a similar role </w:t>
      </w:r>
      <w:r w:rsidR="000B1B65" w:rsidRPr="000B06DA">
        <w:rPr>
          <w:rFonts w:ascii="Garamond" w:hAnsi="Garamond"/>
          <w:rPrChange w:id="592" w:author="Nils Burkhard Patrik Zimmermann" w:date="2024-10-24T15:12:00Z" w16du:dateUtc="2024-10-24T19:12:00Z">
            <w:rPr/>
          </w:rPrChange>
        </w:rPr>
        <w:t xml:space="preserve">to that </w:t>
      </w:r>
      <w:r w:rsidR="00A71A73" w:rsidRPr="000B06DA">
        <w:rPr>
          <w:rFonts w:ascii="Garamond" w:hAnsi="Garamond"/>
          <w:rPrChange w:id="593" w:author="Nils Burkhard Patrik Zimmermann" w:date="2024-10-24T15:12:00Z" w16du:dateUtc="2024-10-24T19:12:00Z">
            <w:rPr/>
          </w:rPrChange>
        </w:rPr>
        <w:t>which</w:t>
      </w:r>
      <w:r w:rsidR="000B1B65" w:rsidRPr="000B06DA">
        <w:rPr>
          <w:rFonts w:ascii="Garamond" w:hAnsi="Garamond"/>
          <w:rPrChange w:id="594" w:author="Nils Burkhard Patrik Zimmermann" w:date="2024-10-24T15:12:00Z" w16du:dateUtc="2024-10-24T19:12:00Z">
            <w:rPr/>
          </w:rPrChange>
        </w:rPr>
        <w:t xml:space="preserve"> </w:t>
      </w:r>
      <w:r w:rsidR="00A71A73" w:rsidRPr="000B06DA">
        <w:rPr>
          <w:rFonts w:ascii="Garamond" w:hAnsi="Garamond"/>
          <w:rPrChange w:id="595" w:author="Nils Burkhard Patrik Zimmermann" w:date="2024-10-24T15:12:00Z" w16du:dateUtc="2024-10-24T19:12:00Z">
            <w:rPr/>
          </w:rPrChange>
        </w:rPr>
        <w:t>SECI play</w:t>
      </w:r>
      <w:r w:rsidR="00756533" w:rsidRPr="000B06DA">
        <w:rPr>
          <w:rFonts w:ascii="Garamond" w:hAnsi="Garamond"/>
          <w:rPrChange w:id="596" w:author="Nils Burkhard Patrik Zimmermann" w:date="2024-10-24T15:12:00Z" w16du:dateUtc="2024-10-24T19:12:00Z">
            <w:rPr/>
          </w:rPrChange>
        </w:rPr>
        <w:t>s</w:t>
      </w:r>
      <w:r w:rsidR="00A71A73" w:rsidRPr="000B06DA">
        <w:rPr>
          <w:rFonts w:ascii="Garamond" w:hAnsi="Garamond"/>
          <w:rPrChange w:id="597" w:author="Nils Burkhard Patrik Zimmermann" w:date="2024-10-24T15:12:00Z" w16du:dateUtc="2024-10-24T19:12:00Z">
            <w:rPr/>
          </w:rPrChange>
        </w:rPr>
        <w:t xml:space="preserve"> in India</w:t>
      </w:r>
      <w:r w:rsidR="00977B75" w:rsidRPr="000B06DA">
        <w:rPr>
          <w:rFonts w:ascii="Garamond" w:hAnsi="Garamond"/>
          <w:rPrChange w:id="598" w:author="Nils Burkhard Patrik Zimmermann" w:date="2024-10-24T15:12:00Z" w16du:dateUtc="2024-10-24T19:12:00Z">
            <w:rPr/>
          </w:rPrChange>
        </w:rPr>
        <w:t>.</w:t>
      </w:r>
      <w:r w:rsidR="004864BC" w:rsidRPr="000B06DA">
        <w:rPr>
          <w:rFonts w:ascii="Garamond" w:hAnsi="Garamond"/>
          <w:rPrChange w:id="599" w:author="Nils Burkhard Patrik Zimmermann" w:date="2024-10-24T15:12:00Z" w16du:dateUtc="2024-10-24T19:12:00Z">
            <w:rPr/>
          </w:rPrChange>
        </w:rPr>
        <w:t xml:space="preserve"> </w:t>
      </w:r>
      <w:r w:rsidR="00836BE8" w:rsidRPr="000B06DA">
        <w:rPr>
          <w:rFonts w:ascii="Garamond" w:hAnsi="Garamond"/>
          <w:rPrChange w:id="600" w:author="Nils Burkhard Patrik Zimmermann" w:date="2024-10-24T15:12:00Z" w16du:dateUtc="2024-10-24T19:12:00Z">
            <w:rPr/>
          </w:rPrChange>
        </w:rPr>
        <w:t>Indeed, t</w:t>
      </w:r>
      <w:r w:rsidR="004864BC" w:rsidRPr="000B06DA">
        <w:rPr>
          <w:rFonts w:ascii="Garamond" w:hAnsi="Garamond"/>
          <w:rPrChange w:id="601" w:author="Nils Burkhard Patrik Zimmermann" w:date="2024-10-24T15:12:00Z" w16du:dateUtc="2024-10-24T19:12:00Z">
            <w:rPr/>
          </w:rPrChange>
        </w:rPr>
        <w:t>here may be potential for th</w:t>
      </w:r>
      <w:r w:rsidR="00D31377" w:rsidRPr="000B06DA">
        <w:rPr>
          <w:rFonts w:ascii="Garamond" w:hAnsi="Garamond"/>
          <w:rPrChange w:id="602" w:author="Nils Burkhard Patrik Zimmermann" w:date="2024-10-24T15:12:00Z" w16du:dateUtc="2024-10-24T19:12:00Z">
            <w:rPr/>
          </w:rPrChange>
        </w:rPr>
        <w:t xml:space="preserve">e International Solar Alliance </w:t>
      </w:r>
      <w:r w:rsidR="004864BC" w:rsidRPr="000B06DA">
        <w:rPr>
          <w:rFonts w:ascii="Garamond" w:hAnsi="Garamond"/>
          <w:rPrChange w:id="603" w:author="Nils Burkhard Patrik Zimmermann" w:date="2024-10-24T15:12:00Z" w16du:dateUtc="2024-10-24T19:12:00Z">
            <w:rPr/>
          </w:rPrChange>
        </w:rPr>
        <w:t xml:space="preserve">and experienced </w:t>
      </w:r>
      <w:r w:rsidR="004864BC" w:rsidRPr="000B06DA">
        <w:rPr>
          <w:rFonts w:ascii="Garamond" w:hAnsi="Garamond"/>
          <w:rPrChange w:id="604" w:author="Nils Burkhard Patrik Zimmermann" w:date="2024-10-24T15:12:00Z" w16du:dateUtc="2024-10-24T19:12:00Z">
            <w:rPr/>
          </w:rPrChange>
        </w:rPr>
        <w:lastRenderedPageBreak/>
        <w:t>staff seconded from SECI to</w:t>
      </w:r>
      <w:r w:rsidR="00493FC8" w:rsidRPr="000B06DA">
        <w:rPr>
          <w:rFonts w:ascii="Garamond" w:hAnsi="Garamond"/>
          <w:rPrChange w:id="605" w:author="Nils Burkhard Patrik Zimmermann" w:date="2024-10-24T15:12:00Z" w16du:dateUtc="2024-10-24T19:12:00Z">
            <w:rPr/>
          </w:rPrChange>
        </w:rPr>
        <w:t xml:space="preserve"> help set up</w:t>
      </w:r>
      <w:r w:rsidR="00836BE8" w:rsidRPr="000B06DA">
        <w:rPr>
          <w:rFonts w:ascii="Garamond" w:hAnsi="Garamond"/>
          <w:rPrChange w:id="606" w:author="Nils Burkhard Patrik Zimmermann" w:date="2024-10-24T15:12:00Z" w16du:dateUtc="2024-10-24T19:12:00Z">
            <w:rPr/>
          </w:rPrChange>
        </w:rPr>
        <w:t xml:space="preserve"> renewable energy sector development</w:t>
      </w:r>
      <w:r w:rsidR="00493FC8" w:rsidRPr="000B06DA">
        <w:rPr>
          <w:rFonts w:ascii="Garamond" w:hAnsi="Garamond"/>
          <w:rPrChange w:id="607" w:author="Nils Burkhard Patrik Zimmermann" w:date="2024-10-24T15:12:00Z" w16du:dateUtc="2024-10-24T19:12:00Z">
            <w:rPr/>
          </w:rPrChange>
        </w:rPr>
        <w:t xml:space="preserve"> </w:t>
      </w:r>
      <w:r w:rsidR="00836BE8" w:rsidRPr="000B06DA">
        <w:rPr>
          <w:rFonts w:ascii="Garamond" w:hAnsi="Garamond"/>
          <w:rPrChange w:id="608" w:author="Nils Burkhard Patrik Zimmermann" w:date="2024-10-24T15:12:00Z" w16du:dateUtc="2024-10-24T19:12:00Z">
            <w:rPr/>
          </w:rPrChange>
        </w:rPr>
        <w:t>support services</w:t>
      </w:r>
      <w:r w:rsidR="005661D9" w:rsidRPr="000B06DA">
        <w:rPr>
          <w:rFonts w:ascii="Garamond" w:hAnsi="Garamond"/>
          <w:rPrChange w:id="609" w:author="Nils Burkhard Patrik Zimmermann" w:date="2024-10-24T15:12:00Z" w16du:dateUtc="2024-10-24T19:12:00Z">
            <w:rPr/>
          </w:rPrChange>
        </w:rPr>
        <w:t xml:space="preserve"> in other countries. </w:t>
      </w:r>
    </w:p>
    <w:p w14:paraId="7E8092AE" w14:textId="490CD8F1" w:rsidR="008122F7" w:rsidRPr="000B06DA" w:rsidRDefault="00B15CBD" w:rsidP="5E48F23F">
      <w:pPr>
        <w:jc w:val="both"/>
        <w:rPr>
          <w:rFonts w:ascii="Garamond" w:hAnsi="Garamond"/>
          <w:rPrChange w:id="610" w:author="Nils Burkhard Patrik Zimmermann" w:date="2024-10-24T15:12:00Z" w16du:dateUtc="2024-10-24T19:12:00Z">
            <w:rPr/>
          </w:rPrChange>
        </w:rPr>
      </w:pPr>
      <w:r w:rsidRPr="000B06DA">
        <w:rPr>
          <w:rFonts w:ascii="Garamond" w:hAnsi="Garamond"/>
          <w:rPrChange w:id="611" w:author="Nils Burkhard Patrik Zimmermann" w:date="2024-10-24T15:12:00Z" w16du:dateUtc="2024-10-24T19:12:00Z">
            <w:rPr/>
          </w:rPrChange>
        </w:rPr>
        <w:t xml:space="preserve">There is one additional </w:t>
      </w:r>
      <w:r w:rsidR="0020723F" w:rsidRPr="000B06DA">
        <w:rPr>
          <w:rFonts w:ascii="Garamond" w:hAnsi="Garamond"/>
          <w:rPrChange w:id="612" w:author="Nils Burkhard Patrik Zimmermann" w:date="2024-10-24T15:12:00Z" w16du:dateUtc="2024-10-24T19:12:00Z">
            <w:rPr/>
          </w:rPrChange>
        </w:rPr>
        <w:t>financial function</w:t>
      </w:r>
      <w:r w:rsidRPr="000B06DA">
        <w:rPr>
          <w:rFonts w:ascii="Garamond" w:hAnsi="Garamond"/>
          <w:rPrChange w:id="613" w:author="Nils Burkhard Patrik Zimmermann" w:date="2024-10-24T15:12:00Z" w16du:dateUtc="2024-10-24T19:12:00Z">
            <w:rPr/>
          </w:rPrChange>
        </w:rPr>
        <w:t xml:space="preserve"> that </w:t>
      </w:r>
      <w:r w:rsidR="0020723F" w:rsidRPr="000B06DA">
        <w:rPr>
          <w:rFonts w:ascii="Garamond" w:hAnsi="Garamond"/>
          <w:rPrChange w:id="614" w:author="Nils Burkhard Patrik Zimmermann" w:date="2024-10-24T15:12:00Z" w16du:dateUtc="2024-10-24T19:12:00Z">
            <w:rPr/>
          </w:rPrChange>
        </w:rPr>
        <w:t xml:space="preserve">REPIFs could take on. </w:t>
      </w:r>
      <w:r w:rsidR="00786AA3" w:rsidRPr="000B06DA">
        <w:rPr>
          <w:rFonts w:ascii="Garamond" w:hAnsi="Garamond"/>
          <w:rPrChange w:id="615" w:author="Nils Burkhard Patrik Zimmermann" w:date="2024-10-24T15:12:00Z" w16du:dateUtc="2024-10-24T19:12:00Z">
            <w:rPr/>
          </w:rPrChange>
        </w:rPr>
        <w:t xml:space="preserve">We propose the creation of </w:t>
      </w:r>
      <w:r w:rsidR="0016699E" w:rsidRPr="000B06DA">
        <w:rPr>
          <w:rFonts w:ascii="Garamond" w:hAnsi="Garamond"/>
          <w:rPrChange w:id="616" w:author="Nils Burkhard Patrik Zimmermann" w:date="2024-10-24T15:12:00Z" w16du:dateUtc="2024-10-24T19:12:00Z">
            <w:rPr/>
          </w:rPrChange>
        </w:rPr>
        <w:t>a</w:t>
      </w:r>
      <w:r w:rsidR="00F15D45" w:rsidRPr="000B06DA">
        <w:rPr>
          <w:rFonts w:ascii="Garamond" w:hAnsi="Garamond"/>
          <w:rPrChange w:id="617" w:author="Nils Burkhard Patrik Zimmermann" w:date="2024-10-24T15:12:00Z" w16du:dateUtc="2024-10-24T19:12:00Z">
            <w:rPr/>
          </w:rPrChange>
        </w:rPr>
        <w:t xml:space="preserve"> </w:t>
      </w:r>
      <w:r w:rsidR="00B0712D" w:rsidRPr="000B06DA">
        <w:rPr>
          <w:rFonts w:ascii="Garamond" w:hAnsi="Garamond"/>
          <w:rPrChange w:id="618" w:author="Nils Burkhard Patrik Zimmermann" w:date="2024-10-24T15:12:00Z" w16du:dateUtc="2024-10-24T19:12:00Z">
            <w:rPr/>
          </w:rPrChange>
        </w:rPr>
        <w:t xml:space="preserve">REPIF-managed </w:t>
      </w:r>
      <w:r w:rsidR="00F15D45" w:rsidRPr="000B06DA">
        <w:rPr>
          <w:rFonts w:ascii="Garamond" w:hAnsi="Garamond"/>
          <w:rPrChange w:id="619" w:author="Nils Burkhard Patrik Zimmermann" w:date="2024-10-24T15:12:00Z" w16du:dateUtc="2024-10-24T19:12:00Z">
            <w:rPr/>
          </w:rPrChange>
        </w:rPr>
        <w:t>‘green’</w:t>
      </w:r>
      <w:r w:rsidR="0016699E" w:rsidRPr="000B06DA">
        <w:rPr>
          <w:rFonts w:ascii="Garamond" w:hAnsi="Garamond"/>
          <w:rPrChange w:id="620" w:author="Nils Burkhard Patrik Zimmermann" w:date="2024-10-24T15:12:00Z" w16du:dateUtc="2024-10-24T19:12:00Z">
            <w:rPr/>
          </w:rPrChange>
        </w:rPr>
        <w:t xml:space="preserve"> </w:t>
      </w:r>
      <w:r w:rsidR="00786AA3" w:rsidRPr="000B06DA">
        <w:rPr>
          <w:rFonts w:ascii="Garamond" w:hAnsi="Garamond"/>
          <w:rPrChange w:id="621" w:author="Nils Burkhard Patrik Zimmermann" w:date="2024-10-24T15:12:00Z" w16du:dateUtc="2024-10-24T19:12:00Z">
            <w:rPr/>
          </w:rPrChange>
        </w:rPr>
        <w:t>asset</w:t>
      </w:r>
      <w:r w:rsidR="469B9809" w:rsidRPr="000B06DA">
        <w:rPr>
          <w:rFonts w:ascii="Garamond" w:hAnsi="Garamond"/>
          <w:rPrChange w:id="622" w:author="Nils Burkhard Patrik Zimmermann" w:date="2024-10-24T15:12:00Z" w16du:dateUtc="2024-10-24T19:12:00Z">
            <w:rPr/>
          </w:rPrChange>
        </w:rPr>
        <w:t>-</w:t>
      </w:r>
      <w:r w:rsidR="00786AA3" w:rsidRPr="000B06DA">
        <w:rPr>
          <w:rFonts w:ascii="Garamond" w:hAnsi="Garamond"/>
          <w:rPrChange w:id="623" w:author="Nils Burkhard Patrik Zimmermann" w:date="2024-10-24T15:12:00Z" w16du:dateUtc="2024-10-24T19:12:00Z">
            <w:rPr/>
          </w:rPrChange>
        </w:rPr>
        <w:t>backed securities</w:t>
      </w:r>
      <w:r w:rsidR="0016699E" w:rsidRPr="000B06DA">
        <w:rPr>
          <w:rFonts w:ascii="Garamond" w:hAnsi="Garamond"/>
          <w:rPrChange w:id="624" w:author="Nils Burkhard Patrik Zimmermann" w:date="2024-10-24T15:12:00Z" w16du:dateUtc="2024-10-24T19:12:00Z">
            <w:rPr/>
          </w:rPrChange>
        </w:rPr>
        <w:t xml:space="preserve"> program</w:t>
      </w:r>
      <w:r w:rsidR="1D9C009A" w:rsidRPr="000B06DA">
        <w:rPr>
          <w:rFonts w:ascii="Garamond" w:hAnsi="Garamond"/>
          <w:rPrChange w:id="625" w:author="Nils Burkhard Patrik Zimmermann" w:date="2024-10-24T15:12:00Z" w16du:dateUtc="2024-10-24T19:12:00Z">
            <w:rPr/>
          </w:rPrChange>
        </w:rPr>
        <w:t>,</w:t>
      </w:r>
      <w:r w:rsidR="00786AA3" w:rsidRPr="000B06DA">
        <w:rPr>
          <w:rFonts w:ascii="Garamond" w:hAnsi="Garamond"/>
          <w:rPrChange w:id="626" w:author="Nils Burkhard Patrik Zimmermann" w:date="2024-10-24T15:12:00Z" w16du:dateUtc="2024-10-24T19:12:00Z">
            <w:rPr/>
          </w:rPrChange>
        </w:rPr>
        <w:t xml:space="preserve"> </w:t>
      </w:r>
      <w:r w:rsidR="00A90377" w:rsidRPr="000B06DA">
        <w:rPr>
          <w:rFonts w:ascii="Garamond" w:hAnsi="Garamond"/>
          <w:rPrChange w:id="627" w:author="Nils Burkhard Patrik Zimmermann" w:date="2024-10-24T15:12:00Z" w16du:dateUtc="2024-10-24T19:12:00Z">
            <w:rPr/>
          </w:rPrChange>
        </w:rPr>
        <w:t xml:space="preserve">backed by secure future cashflows </w:t>
      </w:r>
      <w:r w:rsidR="00017076" w:rsidRPr="000B06DA">
        <w:rPr>
          <w:rFonts w:ascii="Garamond" w:hAnsi="Garamond"/>
          <w:rPrChange w:id="628" w:author="Nils Burkhard Patrik Zimmermann" w:date="2024-10-24T15:12:00Z" w16du:dateUtc="2024-10-24T19:12:00Z">
            <w:rPr/>
          </w:rPrChange>
        </w:rPr>
        <w:t xml:space="preserve">from renewable energy power plants whose </w:t>
      </w:r>
      <w:r w:rsidR="006C6C74" w:rsidRPr="000B06DA">
        <w:rPr>
          <w:rFonts w:ascii="Garamond" w:hAnsi="Garamond"/>
          <w:rPrChange w:id="629" w:author="Nils Burkhard Patrik Zimmermann" w:date="2024-10-24T15:12:00Z" w16du:dateUtc="2024-10-24T19:12:00Z">
            <w:rPr/>
          </w:rPrChange>
        </w:rPr>
        <w:t xml:space="preserve">PPA </w:t>
      </w:r>
      <w:r w:rsidR="00017076" w:rsidRPr="000B06DA">
        <w:rPr>
          <w:rFonts w:ascii="Garamond" w:hAnsi="Garamond"/>
          <w:rPrChange w:id="630" w:author="Nils Burkhard Patrik Zimmermann" w:date="2024-10-24T15:12:00Z" w16du:dateUtc="2024-10-24T19:12:00Z">
            <w:rPr/>
          </w:rPrChange>
        </w:rPr>
        <w:t>revenues have been de-risked by REPIFs</w:t>
      </w:r>
      <w:r w:rsidR="0001601A" w:rsidRPr="000B06DA">
        <w:rPr>
          <w:rFonts w:ascii="Garamond" w:hAnsi="Garamond"/>
          <w:rPrChange w:id="631" w:author="Nils Burkhard Patrik Zimmermann" w:date="2024-10-24T15:12:00Z" w16du:dateUtc="2024-10-24T19:12:00Z">
            <w:rPr/>
          </w:rPrChange>
        </w:rPr>
        <w:t xml:space="preserve">. </w:t>
      </w:r>
      <w:r w:rsidR="00E42A9D" w:rsidRPr="000B06DA">
        <w:rPr>
          <w:rFonts w:ascii="Garamond" w:hAnsi="Garamond"/>
          <w:rPrChange w:id="632" w:author="Nils Burkhard Patrik Zimmermann" w:date="2024-10-24T15:12:00Z" w16du:dateUtc="2024-10-24T19:12:00Z">
            <w:rPr/>
          </w:rPrChange>
        </w:rPr>
        <w:t>Whe</w:t>
      </w:r>
      <w:r w:rsidR="006337BE" w:rsidRPr="000B06DA">
        <w:rPr>
          <w:rFonts w:ascii="Garamond" w:hAnsi="Garamond"/>
          <w:rPrChange w:id="633" w:author="Nils Burkhard Patrik Zimmermann" w:date="2024-10-24T15:12:00Z" w16du:dateUtc="2024-10-24T19:12:00Z">
            <w:rPr/>
          </w:rPrChange>
        </w:rPr>
        <w:t>re</w:t>
      </w:r>
      <w:r w:rsidR="00E42A9D" w:rsidRPr="000B06DA">
        <w:rPr>
          <w:rFonts w:ascii="Garamond" w:hAnsi="Garamond"/>
          <w:rPrChange w:id="634" w:author="Nils Burkhard Patrik Zimmermann" w:date="2024-10-24T15:12:00Z" w16du:dateUtc="2024-10-24T19:12:00Z">
            <w:rPr/>
          </w:rPrChange>
        </w:rPr>
        <w:t xml:space="preserve"> </w:t>
      </w:r>
      <w:r w:rsidR="00A838D2" w:rsidRPr="000B06DA">
        <w:rPr>
          <w:rFonts w:ascii="Garamond" w:hAnsi="Garamond"/>
          <w:rPrChange w:id="635" w:author="Nils Burkhard Patrik Zimmermann" w:date="2024-10-24T15:12:00Z" w16du:dateUtc="2024-10-24T19:12:00Z">
            <w:rPr/>
          </w:rPrChange>
        </w:rPr>
        <w:t>renewable energy power plants are state-</w:t>
      </w:r>
      <w:r w:rsidR="00D85572" w:rsidRPr="000B06DA">
        <w:rPr>
          <w:rFonts w:ascii="Garamond" w:hAnsi="Garamond"/>
          <w:rPrChange w:id="636" w:author="Nils Burkhard Patrik Zimmermann" w:date="2024-10-24T15:12:00Z" w16du:dateUtc="2024-10-24T19:12:00Z">
            <w:rPr/>
          </w:rPrChange>
        </w:rPr>
        <w:t xml:space="preserve"> or cooperative</w:t>
      </w:r>
      <w:r w:rsidR="0016699E" w:rsidRPr="000B06DA">
        <w:rPr>
          <w:rFonts w:ascii="Garamond" w:hAnsi="Garamond"/>
          <w:rPrChange w:id="637" w:author="Nils Burkhard Patrik Zimmermann" w:date="2024-10-24T15:12:00Z" w16du:dateUtc="2024-10-24T19:12:00Z">
            <w:rPr/>
          </w:rPrChange>
        </w:rPr>
        <w:t>-</w:t>
      </w:r>
      <w:r w:rsidR="00A838D2" w:rsidRPr="000B06DA">
        <w:rPr>
          <w:rFonts w:ascii="Garamond" w:hAnsi="Garamond"/>
          <w:rPrChange w:id="638" w:author="Nils Burkhard Patrik Zimmermann" w:date="2024-10-24T15:12:00Z" w16du:dateUtc="2024-10-24T19:12:00Z">
            <w:rPr/>
          </w:rPrChange>
        </w:rPr>
        <w:t>owned enterprises</w:t>
      </w:r>
      <w:r w:rsidR="0016699E" w:rsidRPr="000B06DA">
        <w:rPr>
          <w:rFonts w:ascii="Garamond" w:hAnsi="Garamond"/>
          <w:rPrChange w:id="639" w:author="Nils Burkhard Patrik Zimmermann" w:date="2024-10-24T15:12:00Z" w16du:dateUtc="2024-10-24T19:12:00Z">
            <w:rPr/>
          </w:rPrChange>
        </w:rPr>
        <w:t xml:space="preserve"> which have agreed to </w:t>
      </w:r>
      <w:r w:rsidR="006337BE" w:rsidRPr="000B06DA">
        <w:rPr>
          <w:rFonts w:ascii="Garamond" w:hAnsi="Garamond"/>
          <w:rPrChange w:id="640" w:author="Nils Burkhard Patrik Zimmermann" w:date="2024-10-24T15:12:00Z" w16du:dateUtc="2024-10-24T19:12:00Z">
            <w:rPr/>
          </w:rPrChange>
        </w:rPr>
        <w:t>certain legal obligations,</w:t>
      </w:r>
      <w:r w:rsidR="00FE25F2" w:rsidRPr="000B06DA">
        <w:rPr>
          <w:rFonts w:ascii="Garamond" w:hAnsi="Garamond"/>
          <w:rPrChange w:id="641" w:author="Nils Burkhard Patrik Zimmermann" w:date="2024-10-24T15:12:00Z" w16du:dateUtc="2024-10-24T19:12:00Z">
            <w:rPr/>
          </w:rPrChange>
        </w:rPr>
        <w:t xml:space="preserve"> these</w:t>
      </w:r>
      <w:r w:rsidR="00F15D45" w:rsidRPr="000B06DA">
        <w:rPr>
          <w:rFonts w:ascii="Garamond" w:hAnsi="Garamond"/>
          <w:rPrChange w:id="642" w:author="Nils Burkhard Patrik Zimmermann" w:date="2024-10-24T15:12:00Z" w16du:dateUtc="2024-10-24T19:12:00Z">
            <w:rPr/>
          </w:rPrChange>
        </w:rPr>
        <w:t xml:space="preserve"> enterprises </w:t>
      </w:r>
      <w:r w:rsidR="00CF1302" w:rsidRPr="000B06DA">
        <w:rPr>
          <w:rFonts w:ascii="Garamond" w:hAnsi="Garamond"/>
          <w:rPrChange w:id="643" w:author="Nils Burkhard Patrik Zimmermann" w:date="2024-10-24T15:12:00Z" w16du:dateUtc="2024-10-24T19:12:00Z">
            <w:rPr/>
          </w:rPrChange>
        </w:rPr>
        <w:t>c</w:t>
      </w:r>
      <w:r w:rsidR="00F15D45" w:rsidRPr="000B06DA">
        <w:rPr>
          <w:rFonts w:ascii="Garamond" w:hAnsi="Garamond"/>
          <w:rPrChange w:id="644" w:author="Nils Burkhard Patrik Zimmermann" w:date="2024-10-24T15:12:00Z" w16du:dateUtc="2024-10-24T19:12:00Z">
            <w:rPr/>
          </w:rPrChange>
        </w:rPr>
        <w:t>ould qualify for participation in the green</w:t>
      </w:r>
      <w:r w:rsidR="00FE25F2" w:rsidRPr="000B06DA">
        <w:rPr>
          <w:rFonts w:ascii="Garamond" w:hAnsi="Garamond"/>
          <w:rPrChange w:id="645" w:author="Nils Burkhard Patrik Zimmermann" w:date="2024-10-24T15:12:00Z" w16du:dateUtc="2024-10-24T19:12:00Z">
            <w:rPr/>
          </w:rPrChange>
        </w:rPr>
        <w:t xml:space="preserve"> asset-backed securities </w:t>
      </w:r>
      <w:r w:rsidR="00F15D45" w:rsidRPr="000B06DA">
        <w:rPr>
          <w:rFonts w:ascii="Garamond" w:hAnsi="Garamond"/>
          <w:rPrChange w:id="646" w:author="Nils Burkhard Patrik Zimmermann" w:date="2024-10-24T15:12:00Z" w16du:dateUtc="2024-10-24T19:12:00Z">
            <w:rPr/>
          </w:rPrChange>
        </w:rPr>
        <w:t xml:space="preserve">program. The money raised by issuing these securities </w:t>
      </w:r>
      <w:r w:rsidR="00B0712D" w:rsidRPr="000B06DA">
        <w:rPr>
          <w:rFonts w:ascii="Garamond" w:hAnsi="Garamond"/>
          <w:rPrChange w:id="647" w:author="Nils Burkhard Patrik Zimmermann" w:date="2024-10-24T15:12:00Z" w16du:dateUtc="2024-10-24T19:12:00Z">
            <w:rPr/>
          </w:rPrChange>
        </w:rPr>
        <w:t xml:space="preserve">would, by legal obligation, </w:t>
      </w:r>
      <w:r w:rsidR="00CB2D54" w:rsidRPr="000B06DA">
        <w:rPr>
          <w:rFonts w:ascii="Garamond" w:hAnsi="Garamond"/>
          <w:rPrChange w:id="648" w:author="Nils Burkhard Patrik Zimmermann" w:date="2024-10-24T15:12:00Z" w16du:dateUtc="2024-10-24T19:12:00Z">
            <w:rPr/>
          </w:rPrChange>
        </w:rPr>
        <w:t xml:space="preserve">exclusively </w:t>
      </w:r>
      <w:r w:rsidR="006430E9" w:rsidRPr="000B06DA">
        <w:rPr>
          <w:rFonts w:ascii="Garamond" w:hAnsi="Garamond"/>
          <w:rPrChange w:id="649" w:author="Nils Burkhard Patrik Zimmermann" w:date="2024-10-24T15:12:00Z" w16du:dateUtc="2024-10-24T19:12:00Z">
            <w:rPr/>
          </w:rPrChange>
        </w:rPr>
        <w:t xml:space="preserve">be used as equity investment </w:t>
      </w:r>
      <w:r w:rsidR="005572FC" w:rsidRPr="000B06DA">
        <w:rPr>
          <w:rFonts w:ascii="Garamond" w:hAnsi="Garamond"/>
          <w:rPrChange w:id="650" w:author="Nils Burkhard Patrik Zimmermann" w:date="2024-10-24T15:12:00Z" w16du:dateUtc="2024-10-24T19:12:00Z">
            <w:rPr/>
          </w:rPrChange>
        </w:rPr>
        <w:t>for</w:t>
      </w:r>
      <w:r w:rsidR="009D4D05" w:rsidRPr="000B06DA">
        <w:rPr>
          <w:rFonts w:ascii="Garamond" w:hAnsi="Garamond"/>
          <w:rPrChange w:id="651" w:author="Nils Burkhard Patrik Zimmermann" w:date="2024-10-24T15:12:00Z" w16du:dateUtc="2024-10-24T19:12:00Z">
            <w:rPr/>
          </w:rPrChange>
        </w:rPr>
        <w:t xml:space="preserve"> the </w:t>
      </w:r>
      <w:r w:rsidR="00957016" w:rsidRPr="000B06DA">
        <w:rPr>
          <w:rFonts w:ascii="Garamond" w:hAnsi="Garamond"/>
          <w:rPrChange w:id="652" w:author="Nils Burkhard Patrik Zimmermann" w:date="2024-10-24T15:12:00Z" w16du:dateUtc="2024-10-24T19:12:00Z">
            <w:rPr/>
          </w:rPrChange>
        </w:rPr>
        <w:t>development of additional new renewable energy projects</w:t>
      </w:r>
      <w:r w:rsidR="009D4D05" w:rsidRPr="000B06DA">
        <w:rPr>
          <w:rFonts w:ascii="Garamond" w:hAnsi="Garamond"/>
          <w:rPrChange w:id="653" w:author="Nils Burkhard Patrik Zimmermann" w:date="2024-10-24T15:12:00Z" w16du:dateUtc="2024-10-24T19:12:00Z">
            <w:rPr/>
          </w:rPrChange>
        </w:rPr>
        <w:t>.</w:t>
      </w:r>
      <w:r w:rsidR="00E91ED9" w:rsidRPr="000B06DA">
        <w:rPr>
          <w:rFonts w:ascii="Garamond" w:hAnsi="Garamond"/>
          <w:rPrChange w:id="654" w:author="Nils Burkhard Patrik Zimmermann" w:date="2024-10-24T15:12:00Z" w16du:dateUtc="2024-10-24T19:12:00Z">
            <w:rPr/>
          </w:rPrChange>
        </w:rPr>
        <w:t xml:space="preserve"> Once the </w:t>
      </w:r>
      <w:r w:rsidR="006265B3" w:rsidRPr="000B06DA">
        <w:rPr>
          <w:rFonts w:ascii="Garamond" w:hAnsi="Garamond"/>
          <w:rPrChange w:id="655" w:author="Nils Burkhard Patrik Zimmermann" w:date="2024-10-24T15:12:00Z" w16du:dateUtc="2024-10-24T19:12:00Z">
            <w:rPr/>
          </w:rPrChange>
        </w:rPr>
        <w:t>new projects have been built, connected to the grid, and successfully generate</w:t>
      </w:r>
      <w:r w:rsidR="00030585" w:rsidRPr="000B06DA">
        <w:rPr>
          <w:rFonts w:ascii="Garamond" w:hAnsi="Garamond"/>
          <w:rPrChange w:id="656" w:author="Nils Burkhard Patrik Zimmermann" w:date="2024-10-24T15:12:00Z" w16du:dateUtc="2024-10-24T19:12:00Z">
            <w:rPr/>
          </w:rPrChange>
        </w:rPr>
        <w:t>d</w:t>
      </w:r>
      <w:r w:rsidR="006265B3" w:rsidRPr="000B06DA">
        <w:rPr>
          <w:rFonts w:ascii="Garamond" w:hAnsi="Garamond"/>
          <w:rPrChange w:id="657" w:author="Nils Burkhard Patrik Zimmermann" w:date="2024-10-24T15:12:00Z" w16du:dateUtc="2024-10-24T19:12:00Z">
            <w:rPr/>
          </w:rPrChange>
        </w:rPr>
        <w:t xml:space="preserve"> revenue</w:t>
      </w:r>
      <w:r w:rsidR="009D4D05" w:rsidRPr="000B06DA">
        <w:rPr>
          <w:rFonts w:ascii="Garamond" w:hAnsi="Garamond"/>
          <w:rPrChange w:id="658" w:author="Nils Burkhard Patrik Zimmermann" w:date="2024-10-24T15:12:00Z" w16du:dateUtc="2024-10-24T19:12:00Z">
            <w:rPr/>
          </w:rPrChange>
        </w:rPr>
        <w:t xml:space="preserve"> </w:t>
      </w:r>
      <w:r w:rsidR="00030585" w:rsidRPr="000B06DA">
        <w:rPr>
          <w:rFonts w:ascii="Garamond" w:hAnsi="Garamond"/>
          <w:rPrChange w:id="659" w:author="Nils Burkhard Patrik Zimmermann" w:date="2024-10-24T15:12:00Z" w16du:dateUtc="2024-10-24T19:12:00Z">
            <w:rPr/>
          </w:rPrChange>
        </w:rPr>
        <w:t xml:space="preserve">for at least a year, their future cash-flow would likewise be securitized, </w:t>
      </w:r>
      <w:r w:rsidR="005572FC" w:rsidRPr="000B06DA">
        <w:rPr>
          <w:rFonts w:ascii="Garamond" w:hAnsi="Garamond"/>
          <w:rPrChange w:id="660" w:author="Nils Burkhard Patrik Zimmermann" w:date="2024-10-24T15:12:00Z" w16du:dateUtc="2024-10-24T19:12:00Z">
            <w:rPr/>
          </w:rPrChange>
        </w:rPr>
        <w:t>the money re-invested in further renewable energy project developments</w:t>
      </w:r>
      <w:r w:rsidR="001058B2" w:rsidRPr="000B06DA">
        <w:rPr>
          <w:rFonts w:ascii="Garamond" w:hAnsi="Garamond"/>
          <w:rPrChange w:id="661" w:author="Nils Burkhard Patrik Zimmermann" w:date="2024-10-24T15:12:00Z" w16du:dateUtc="2024-10-24T19:12:00Z">
            <w:rPr/>
          </w:rPrChange>
        </w:rPr>
        <w:t>, and so on</w:t>
      </w:r>
      <w:r w:rsidR="005572FC" w:rsidRPr="000B06DA">
        <w:rPr>
          <w:rFonts w:ascii="Garamond" w:hAnsi="Garamond"/>
          <w:rPrChange w:id="662" w:author="Nils Burkhard Patrik Zimmermann" w:date="2024-10-24T15:12:00Z" w16du:dateUtc="2024-10-24T19:12:00Z">
            <w:rPr/>
          </w:rPrChange>
        </w:rPr>
        <w:t xml:space="preserve">. </w:t>
      </w:r>
      <w:r w:rsidR="009D4D05" w:rsidRPr="000B06DA">
        <w:rPr>
          <w:rFonts w:ascii="Garamond" w:hAnsi="Garamond"/>
          <w:rPrChange w:id="663" w:author="Nils Burkhard Patrik Zimmermann" w:date="2024-10-24T15:12:00Z" w16du:dateUtc="2024-10-24T19:12:00Z">
            <w:rPr/>
          </w:rPrChange>
        </w:rPr>
        <w:t xml:space="preserve">This </w:t>
      </w:r>
      <w:r w:rsidR="00F67E51" w:rsidRPr="000B06DA">
        <w:rPr>
          <w:rFonts w:ascii="Garamond" w:hAnsi="Garamond"/>
          <w:rPrChange w:id="664" w:author="Nils Burkhard Patrik Zimmermann" w:date="2024-10-24T15:12:00Z" w16du:dateUtc="2024-10-24T19:12:00Z">
            <w:rPr/>
          </w:rPrChange>
        </w:rPr>
        <w:t>virtuous cycle</w:t>
      </w:r>
      <w:r w:rsidR="001058B2" w:rsidRPr="000B06DA">
        <w:rPr>
          <w:rFonts w:ascii="Garamond" w:hAnsi="Garamond"/>
          <w:rPrChange w:id="665" w:author="Nils Burkhard Patrik Zimmermann" w:date="2024-10-24T15:12:00Z" w16du:dateUtc="2024-10-24T19:12:00Z">
            <w:rPr/>
          </w:rPrChange>
        </w:rPr>
        <w:t xml:space="preserve"> could p</w:t>
      </w:r>
      <w:r w:rsidR="00F67E51" w:rsidRPr="000B06DA">
        <w:rPr>
          <w:rFonts w:ascii="Garamond" w:hAnsi="Garamond"/>
          <w:rPrChange w:id="666" w:author="Nils Burkhard Patrik Zimmermann" w:date="2024-10-24T15:12:00Z" w16du:dateUtc="2024-10-24T19:12:00Z">
            <w:rPr/>
          </w:rPrChange>
        </w:rPr>
        <w:t xml:space="preserve">ermit rapid scale-up of </w:t>
      </w:r>
      <w:r w:rsidR="009F11D3" w:rsidRPr="000B06DA">
        <w:rPr>
          <w:rFonts w:ascii="Garamond" w:hAnsi="Garamond"/>
          <w:rPrChange w:id="667" w:author="Nils Burkhard Patrik Zimmermann" w:date="2024-10-24T15:12:00Z" w16du:dateUtc="2024-10-24T19:12:00Z">
            <w:rPr/>
          </w:rPrChange>
        </w:rPr>
        <w:t>a country’s renewable energy power production cap</w:t>
      </w:r>
      <w:r w:rsidR="003C1E55" w:rsidRPr="000B06DA">
        <w:rPr>
          <w:rFonts w:ascii="Garamond" w:hAnsi="Garamond"/>
          <w:rPrChange w:id="668" w:author="Nils Burkhard Patrik Zimmermann" w:date="2024-10-24T15:12:00Z" w16du:dateUtc="2024-10-24T19:12:00Z">
            <w:rPr/>
          </w:rPrChange>
        </w:rPr>
        <w:t>a</w:t>
      </w:r>
      <w:r w:rsidR="009F11D3" w:rsidRPr="000B06DA">
        <w:rPr>
          <w:rFonts w:ascii="Garamond" w:hAnsi="Garamond"/>
          <w:rPrChange w:id="669" w:author="Nils Burkhard Patrik Zimmermann" w:date="2024-10-24T15:12:00Z" w16du:dateUtc="2024-10-24T19:12:00Z">
            <w:rPr/>
          </w:rPrChange>
        </w:rPr>
        <w:t>city</w:t>
      </w:r>
      <w:r w:rsidR="00C37548" w:rsidRPr="000B06DA">
        <w:rPr>
          <w:rFonts w:ascii="Garamond" w:hAnsi="Garamond"/>
          <w:rPrChange w:id="670" w:author="Nils Burkhard Patrik Zimmermann" w:date="2024-10-24T15:12:00Z" w16du:dateUtc="2024-10-24T19:12:00Z">
            <w:rPr/>
          </w:rPrChange>
        </w:rPr>
        <w:t xml:space="preserve"> – without </w:t>
      </w:r>
      <w:r w:rsidR="00224BF9" w:rsidRPr="000B06DA">
        <w:rPr>
          <w:rFonts w:ascii="Garamond" w:hAnsi="Garamond"/>
          <w:rPrChange w:id="671" w:author="Nils Burkhard Patrik Zimmermann" w:date="2024-10-24T15:12:00Z" w16du:dateUtc="2024-10-24T19:12:00Z">
            <w:rPr/>
          </w:rPrChange>
        </w:rPr>
        <w:t>using any of a developing country’s scarce fiscal balance sheet space</w:t>
      </w:r>
      <w:r w:rsidR="00F67E51" w:rsidRPr="000B06DA">
        <w:rPr>
          <w:rFonts w:ascii="Garamond" w:hAnsi="Garamond"/>
          <w:rPrChange w:id="672" w:author="Nils Burkhard Patrik Zimmermann" w:date="2024-10-24T15:12:00Z" w16du:dateUtc="2024-10-24T19:12:00Z">
            <w:rPr/>
          </w:rPrChange>
        </w:rPr>
        <w:t xml:space="preserve">. </w:t>
      </w:r>
      <w:r w:rsidR="5480C922" w:rsidRPr="000B06DA">
        <w:rPr>
          <w:rFonts w:ascii="Garamond" w:hAnsi="Garamond"/>
          <w:rPrChange w:id="673" w:author="Nils Burkhard Patrik Zimmermann" w:date="2024-10-24T15:12:00Z" w16du:dateUtc="2024-10-24T19:12:00Z">
            <w:rPr/>
          </w:rPrChange>
        </w:rPr>
        <w:t xml:space="preserve">Such </w:t>
      </w:r>
      <w:r w:rsidR="0088350C" w:rsidRPr="000B06DA">
        <w:rPr>
          <w:rFonts w:ascii="Garamond" w:hAnsi="Garamond"/>
          <w:rPrChange w:id="674" w:author="Nils Burkhard Patrik Zimmermann" w:date="2024-10-24T15:12:00Z" w16du:dateUtc="2024-10-24T19:12:00Z">
            <w:rPr/>
          </w:rPrChange>
        </w:rPr>
        <w:t>asset-backed securitie</w:t>
      </w:r>
      <w:r w:rsidR="5480C922" w:rsidRPr="000B06DA">
        <w:rPr>
          <w:rFonts w:ascii="Garamond" w:hAnsi="Garamond"/>
          <w:rPrChange w:id="675" w:author="Nils Burkhard Patrik Zimmermann" w:date="2024-10-24T15:12:00Z" w16du:dateUtc="2024-10-24T19:12:00Z">
            <w:rPr/>
          </w:rPrChange>
        </w:rPr>
        <w:t xml:space="preserve">s could be arranged by </w:t>
      </w:r>
      <w:r w:rsidR="003C1E55" w:rsidRPr="000B06DA">
        <w:rPr>
          <w:rFonts w:ascii="Garamond" w:hAnsi="Garamond"/>
          <w:rPrChange w:id="676" w:author="Nils Burkhard Patrik Zimmermann" w:date="2024-10-24T15:12:00Z" w16du:dateUtc="2024-10-24T19:12:00Z">
            <w:rPr/>
          </w:rPrChange>
        </w:rPr>
        <w:t>multilateral development banks</w:t>
      </w:r>
      <w:r w:rsidR="009F11D3" w:rsidRPr="000B06DA">
        <w:rPr>
          <w:rFonts w:ascii="Garamond" w:hAnsi="Garamond"/>
          <w:rPrChange w:id="677" w:author="Nils Burkhard Patrik Zimmermann" w:date="2024-10-24T15:12:00Z" w16du:dateUtc="2024-10-24T19:12:00Z">
            <w:rPr/>
          </w:rPrChange>
        </w:rPr>
        <w:t xml:space="preserve"> working with regional REPIFs</w:t>
      </w:r>
      <w:r w:rsidR="00C37548" w:rsidRPr="000B06DA">
        <w:rPr>
          <w:rFonts w:ascii="Garamond" w:hAnsi="Garamond"/>
          <w:rPrChange w:id="678" w:author="Nils Burkhard Patrik Zimmermann" w:date="2024-10-24T15:12:00Z" w16du:dateUtc="2024-10-24T19:12:00Z">
            <w:rPr/>
          </w:rPrChange>
        </w:rPr>
        <w:t xml:space="preserve">. </w:t>
      </w:r>
      <w:r w:rsidR="00224BF9" w:rsidRPr="000B06DA">
        <w:rPr>
          <w:rFonts w:ascii="Garamond" w:hAnsi="Garamond"/>
          <w:rPrChange w:id="679" w:author="Nils Burkhard Patrik Zimmermann" w:date="2024-10-24T15:12:00Z" w16du:dateUtc="2024-10-24T19:12:00Z">
            <w:rPr/>
          </w:rPrChange>
        </w:rPr>
        <w:t xml:space="preserve"> </w:t>
      </w:r>
    </w:p>
    <w:p w14:paraId="2AFF5A40" w14:textId="77777777" w:rsidR="001E395C" w:rsidRPr="000B06DA" w:rsidRDefault="001E395C" w:rsidP="5E48F23F">
      <w:pPr>
        <w:jc w:val="both"/>
        <w:rPr>
          <w:rFonts w:ascii="Garamond" w:hAnsi="Garamond"/>
          <w:rPrChange w:id="680" w:author="Nils Burkhard Patrik Zimmermann" w:date="2024-10-24T15:12:00Z" w16du:dateUtc="2024-10-24T19:12:00Z">
            <w:rPr/>
          </w:rPrChange>
        </w:rPr>
      </w:pPr>
    </w:p>
    <w:p w14:paraId="348B3F6D" w14:textId="77777777" w:rsidR="001E395C" w:rsidRPr="000B06DA" w:rsidRDefault="001E395C" w:rsidP="5E48F23F">
      <w:pPr>
        <w:jc w:val="both"/>
        <w:rPr>
          <w:rFonts w:ascii="Garamond" w:hAnsi="Garamond"/>
          <w:rPrChange w:id="681" w:author="Nils Burkhard Patrik Zimmermann" w:date="2024-10-24T15:12:00Z" w16du:dateUtc="2024-10-24T19:12:00Z">
            <w:rPr/>
          </w:rPrChange>
        </w:rPr>
      </w:pPr>
    </w:p>
    <w:p w14:paraId="57783C27" w14:textId="40BE0301" w:rsidR="001E395C" w:rsidRPr="000B06DA" w:rsidRDefault="001E395C" w:rsidP="5E48F23F">
      <w:pPr>
        <w:jc w:val="both"/>
        <w:rPr>
          <w:rFonts w:ascii="Garamond" w:hAnsi="Garamond"/>
          <w:rPrChange w:id="682" w:author="Nils Burkhard Patrik Zimmermann" w:date="2024-10-24T15:12:00Z" w16du:dateUtc="2024-10-24T19:12:00Z">
            <w:rPr/>
          </w:rPrChange>
        </w:rPr>
      </w:pPr>
      <w:r w:rsidRPr="000B06DA">
        <w:rPr>
          <w:rFonts w:ascii="Garamond" w:hAnsi="Garamond"/>
          <w:rPrChange w:id="683" w:author="Nils Burkhard Patrik Zimmermann" w:date="2024-10-24T15:12:00Z" w16du:dateUtc="2024-10-24T19:12:00Z">
            <w:rPr/>
          </w:rPrChange>
        </w:rPr>
        <w:t>Discoms' troubles stem from two factors -- their inability to bring down transmission and distribution (T&amp;D) losses</w:t>
      </w:r>
      <w:r w:rsidR="009D7BB9" w:rsidRPr="000B06DA">
        <w:rPr>
          <w:rFonts w:ascii="Garamond" w:hAnsi="Garamond"/>
          <w:rPrChange w:id="684" w:author="Nils Burkhard Patrik Zimmermann" w:date="2024-10-24T15:12:00Z" w16du:dateUtc="2024-10-24T19:12:00Z">
            <w:rPr/>
          </w:rPrChange>
        </w:rPr>
        <w:t>, often incurred through electricity theft,</w:t>
      </w:r>
      <w:r w:rsidRPr="000B06DA">
        <w:rPr>
          <w:rFonts w:ascii="Garamond" w:hAnsi="Garamond"/>
          <w:rPrChange w:id="685" w:author="Nils Burkhard Patrik Zimmermann" w:date="2024-10-24T15:12:00Z" w16du:dateUtc="2024-10-24T19:12:00Z">
            <w:rPr/>
          </w:rPrChange>
        </w:rPr>
        <w:t xml:space="preserve"> and difficulty rais</w:t>
      </w:r>
      <w:r w:rsidR="009D7BB9" w:rsidRPr="000B06DA">
        <w:rPr>
          <w:rFonts w:ascii="Garamond" w:hAnsi="Garamond"/>
          <w:rPrChange w:id="686" w:author="Nils Burkhard Patrik Zimmermann" w:date="2024-10-24T15:12:00Z" w16du:dateUtc="2024-10-24T19:12:00Z">
            <w:rPr/>
          </w:rPrChange>
        </w:rPr>
        <w:t>ing</w:t>
      </w:r>
      <w:r w:rsidRPr="000B06DA">
        <w:rPr>
          <w:rFonts w:ascii="Garamond" w:hAnsi="Garamond"/>
          <w:rPrChange w:id="687" w:author="Nils Burkhard Patrik Zimmermann" w:date="2024-10-24T15:12:00Z" w16du:dateUtc="2024-10-24T19:12:00Z">
            <w:rPr/>
          </w:rPrChange>
        </w:rPr>
        <w:t xml:space="preserve"> tariffs in line with rising costs. Both can impact households</w:t>
      </w:r>
      <w:r w:rsidR="009D7BB9" w:rsidRPr="000B06DA">
        <w:rPr>
          <w:rFonts w:ascii="Garamond" w:hAnsi="Garamond"/>
          <w:rPrChange w:id="688" w:author="Nils Burkhard Patrik Zimmermann" w:date="2024-10-24T15:12:00Z" w16du:dateUtc="2024-10-24T19:12:00Z">
            <w:rPr/>
          </w:rPrChange>
        </w:rPr>
        <w:t xml:space="preserve">, </w:t>
      </w:r>
      <w:r w:rsidRPr="000B06DA">
        <w:rPr>
          <w:rFonts w:ascii="Garamond" w:hAnsi="Garamond"/>
          <w:rPrChange w:id="689" w:author="Nils Burkhard Patrik Zimmermann" w:date="2024-10-24T15:12:00Z" w16du:dateUtc="2024-10-24T19:12:00Z">
            <w:rPr/>
          </w:rPrChange>
        </w:rPr>
        <w:t>and since power is under state control</w:t>
      </w:r>
      <w:r w:rsidR="009D7BB9" w:rsidRPr="000B06DA">
        <w:rPr>
          <w:rFonts w:ascii="Garamond" w:hAnsi="Garamond"/>
          <w:rPrChange w:id="690" w:author="Nils Burkhard Patrik Zimmermann" w:date="2024-10-24T15:12:00Z" w16du:dateUtc="2024-10-24T19:12:00Z">
            <w:rPr/>
          </w:rPrChange>
        </w:rPr>
        <w:t xml:space="preserve"> and most Discoms are state-owned</w:t>
      </w:r>
      <w:r w:rsidRPr="000B06DA">
        <w:rPr>
          <w:rFonts w:ascii="Garamond" w:hAnsi="Garamond"/>
          <w:rPrChange w:id="691" w:author="Nils Burkhard Patrik Zimmermann" w:date="2024-10-24T15:12:00Z" w16du:dateUtc="2024-10-24T19:12:00Z">
            <w:rPr/>
          </w:rPrChange>
        </w:rPr>
        <w:t>, raising</w:t>
      </w:r>
      <w:r w:rsidR="009D7BB9" w:rsidRPr="000B06DA">
        <w:rPr>
          <w:rFonts w:ascii="Garamond" w:hAnsi="Garamond"/>
          <w:rPrChange w:id="692" w:author="Nils Burkhard Patrik Zimmermann" w:date="2024-10-24T15:12:00Z" w16du:dateUtc="2024-10-24T19:12:00Z">
            <w:rPr/>
          </w:rPrChange>
        </w:rPr>
        <w:t xml:space="preserve"> the electricity</w:t>
      </w:r>
      <w:r w:rsidRPr="000B06DA">
        <w:rPr>
          <w:rFonts w:ascii="Garamond" w:hAnsi="Garamond"/>
          <w:rPrChange w:id="693" w:author="Nils Burkhard Patrik Zimmermann" w:date="2024-10-24T15:12:00Z" w16du:dateUtc="2024-10-24T19:12:00Z">
            <w:rPr/>
          </w:rPrChange>
        </w:rPr>
        <w:t xml:space="preserve"> tariff is a political hot potato.</w:t>
      </w:r>
    </w:p>
    <w:p w14:paraId="6F875E34" w14:textId="77777777" w:rsidR="00943969" w:rsidRPr="000B06DA" w:rsidRDefault="00943969" w:rsidP="5E48F23F">
      <w:pPr>
        <w:jc w:val="both"/>
        <w:rPr>
          <w:rFonts w:ascii="Garamond" w:hAnsi="Garamond"/>
          <w:rPrChange w:id="694" w:author="Nils Burkhard Patrik Zimmermann" w:date="2024-10-24T15:12:00Z" w16du:dateUtc="2024-10-24T19:12:00Z">
            <w:rPr/>
          </w:rPrChange>
        </w:rPr>
      </w:pPr>
    </w:p>
    <w:p w14:paraId="0A3B8E26" w14:textId="77777777" w:rsidR="00943969" w:rsidRPr="000B06DA" w:rsidRDefault="00943969" w:rsidP="00943969">
      <w:pPr>
        <w:jc w:val="both"/>
        <w:rPr>
          <w:rFonts w:ascii="Garamond" w:hAnsi="Garamond"/>
          <w:rPrChange w:id="695" w:author="Nils Burkhard Patrik Zimmermann" w:date="2024-10-24T15:12:00Z" w16du:dateUtc="2024-10-24T19:12:00Z">
            <w:rPr/>
          </w:rPrChange>
        </w:rPr>
      </w:pPr>
      <w:r w:rsidRPr="000B06DA">
        <w:rPr>
          <w:rFonts w:ascii="Garamond" w:hAnsi="Garamond"/>
          <w:rPrChange w:id="696" w:author="Nils Burkhard Patrik Zimmermann" w:date="2024-10-24T15:12:00Z" w16du:dateUtc="2024-10-24T19:12:00Z">
            <w:rPr/>
          </w:rPrChange>
        </w:rPr>
        <w:t>The **Solar Energy Corporation of India (SECI)** was introduced as a financial intermediary and guarantor of reliable payments to renewable power producers around **2013**, during the second phase of India's **Jawaharlal Nehru National Solar Mission (JNNSM)**. Initially, SECI was tasked with issuing tenders for solar power projects and ensuring payments to developers, making it a key entity in de-risking renewable energy investments by managing the financial relationship between **renewable power producers** and **distribution companies (Discoms)**. This role developed in response to the poor financial health of many Discoms, which had been plagued by issues like transmission losses, poor collection efficiency, and government-imposed tariff limits.</w:t>
      </w:r>
    </w:p>
    <w:p w14:paraId="29C8F1EB" w14:textId="77777777" w:rsidR="00943969" w:rsidRPr="000B06DA" w:rsidRDefault="00943969" w:rsidP="00943969">
      <w:pPr>
        <w:jc w:val="both"/>
        <w:rPr>
          <w:rFonts w:ascii="Garamond" w:hAnsi="Garamond"/>
          <w:rPrChange w:id="697" w:author="Nils Burkhard Patrik Zimmermann" w:date="2024-10-24T15:12:00Z" w16du:dateUtc="2024-10-24T19:12:00Z">
            <w:rPr/>
          </w:rPrChange>
        </w:rPr>
      </w:pPr>
    </w:p>
    <w:p w14:paraId="1CF57AFF" w14:textId="77777777" w:rsidR="00943969" w:rsidRPr="000B06DA" w:rsidRDefault="00943969" w:rsidP="00943969">
      <w:pPr>
        <w:jc w:val="both"/>
        <w:rPr>
          <w:rFonts w:ascii="Garamond" w:hAnsi="Garamond"/>
          <w:rPrChange w:id="698" w:author="Nils Burkhard Patrik Zimmermann" w:date="2024-10-24T15:12:00Z" w16du:dateUtc="2024-10-24T19:12:00Z">
            <w:rPr/>
          </w:rPrChange>
        </w:rPr>
      </w:pPr>
      <w:r w:rsidRPr="000B06DA">
        <w:rPr>
          <w:rFonts w:ascii="Garamond" w:hAnsi="Garamond"/>
          <w:rPrChange w:id="699" w:author="Nils Burkhard Patrik Zimmermann" w:date="2024-10-24T15:12:00Z" w16du:dateUtc="2024-10-24T19:12:00Z">
            <w:rPr/>
          </w:rPrChange>
        </w:rPr>
        <w:t>SECI’s role as a **payment intermediary** was solidified with the implementation of **Payment Security Mechanisms (PSMs)**, which included **letters of credit**, **escrow accounts**, and, most notably, a **tripartite agreement** between SECI, the **Reserve Bank of India (RBI)**, and state governments. This agreement allowed SECI to withhold central government payments to states if Discoms defaulted on their obligations, thereby guaranteeing payments to renewable energy developers and reducing the financial risks involved. The key reformers behind SECI's development were leaders within the **Ministry of New and Renewable Energy (MNRE)**, which played a pivotal role in shaping SECI’s mandate and expanding its responsibilities to cover a wide range of renewable energy initiatives.</w:t>
      </w:r>
    </w:p>
    <w:p w14:paraId="107C4C13" w14:textId="77777777" w:rsidR="00943969" w:rsidRPr="000B06DA" w:rsidRDefault="00943969" w:rsidP="00943969">
      <w:pPr>
        <w:jc w:val="both"/>
        <w:rPr>
          <w:rFonts w:ascii="Garamond" w:hAnsi="Garamond"/>
          <w:rPrChange w:id="700" w:author="Nils Burkhard Patrik Zimmermann" w:date="2024-10-24T15:12:00Z" w16du:dateUtc="2024-10-24T19:12:00Z">
            <w:rPr/>
          </w:rPrChange>
        </w:rPr>
      </w:pPr>
    </w:p>
    <w:p w14:paraId="0B7F3AAA" w14:textId="77777777" w:rsidR="00943969" w:rsidRPr="000B06DA" w:rsidRDefault="00943969" w:rsidP="00943969">
      <w:pPr>
        <w:jc w:val="both"/>
        <w:rPr>
          <w:rFonts w:ascii="Garamond" w:hAnsi="Garamond"/>
          <w:rPrChange w:id="701" w:author="Nils Burkhard Patrik Zimmermann" w:date="2024-10-24T15:12:00Z" w16du:dateUtc="2024-10-24T19:12:00Z">
            <w:rPr/>
          </w:rPrChange>
        </w:rPr>
      </w:pPr>
      <w:r w:rsidRPr="000B06DA">
        <w:rPr>
          <w:rFonts w:ascii="Garamond" w:hAnsi="Garamond"/>
          <w:rPrChange w:id="702" w:author="Nils Burkhard Patrik Zimmermann" w:date="2024-10-24T15:12:00Z" w16du:dateUtc="2024-10-24T19:12:00Z">
            <w:rPr/>
          </w:rPrChange>
        </w:rPr>
        <w:t xml:space="preserve">Since its inception, SECI has played a critical role in India’s renewable energy transition, helping secure financing for over **50 GW** of renewable energy capacity by providing payment assurances to investors and </w:t>
      </w:r>
      <w:r w:rsidRPr="000B06DA">
        <w:rPr>
          <w:rFonts w:ascii="Garamond" w:hAnsi="Garamond"/>
          <w:rPrChange w:id="703" w:author="Nils Burkhard Patrik Zimmermann" w:date="2024-10-24T15:12:00Z" w16du:dateUtc="2024-10-24T19:12:00Z">
            <w:rPr/>
          </w:rPrChange>
        </w:rPr>
        <w:lastRenderedPageBreak/>
        <w:t xml:space="preserve">developers. This has significantly lowered tariff rates and boosted participation in India's renewable energy auctions. </w:t>
      </w:r>
    </w:p>
    <w:p w14:paraId="2AFA435B" w14:textId="77777777" w:rsidR="00943969" w:rsidRPr="000B06DA" w:rsidRDefault="00943969" w:rsidP="00943969">
      <w:pPr>
        <w:jc w:val="both"/>
        <w:rPr>
          <w:rFonts w:ascii="Garamond" w:hAnsi="Garamond"/>
          <w:rPrChange w:id="704" w:author="Nils Burkhard Patrik Zimmermann" w:date="2024-10-24T15:12:00Z" w16du:dateUtc="2024-10-24T19:12:00Z">
            <w:rPr/>
          </w:rPrChange>
        </w:rPr>
      </w:pPr>
    </w:p>
    <w:p w14:paraId="5DF6CB5B" w14:textId="77777777" w:rsidR="00943969" w:rsidRPr="000B06DA" w:rsidRDefault="00943969" w:rsidP="00943969">
      <w:pPr>
        <w:jc w:val="both"/>
        <w:rPr>
          <w:rFonts w:ascii="Garamond" w:hAnsi="Garamond"/>
          <w:rPrChange w:id="705" w:author="Nils Burkhard Patrik Zimmermann" w:date="2024-10-24T15:12:00Z" w16du:dateUtc="2024-10-24T19:12:00Z">
            <w:rPr/>
          </w:rPrChange>
        </w:rPr>
      </w:pPr>
      <w:r w:rsidRPr="000B06DA">
        <w:rPr>
          <w:rFonts w:ascii="Garamond" w:hAnsi="Garamond"/>
          <w:rPrChange w:id="706" w:author="Nils Burkhard Patrik Zimmermann" w:date="2024-10-24T15:12:00Z" w16du:dateUtc="2024-10-24T19:12:00Z">
            <w:rPr/>
          </w:rPrChange>
        </w:rPr>
        <w:t>Sources:</w:t>
      </w:r>
    </w:p>
    <w:p w14:paraId="5FE43EF8" w14:textId="77777777" w:rsidR="00943969" w:rsidRPr="000B06DA" w:rsidRDefault="00943969" w:rsidP="00943969">
      <w:pPr>
        <w:jc w:val="both"/>
        <w:rPr>
          <w:rFonts w:ascii="Garamond" w:hAnsi="Garamond"/>
          <w:rPrChange w:id="707" w:author="Nils Burkhard Patrik Zimmermann" w:date="2024-10-24T15:12:00Z" w16du:dateUtc="2024-10-24T19:12:00Z">
            <w:rPr/>
          </w:rPrChange>
        </w:rPr>
      </w:pPr>
      <w:r w:rsidRPr="000B06DA">
        <w:rPr>
          <w:rFonts w:ascii="Garamond" w:hAnsi="Garamond"/>
          <w:rPrChange w:id="708" w:author="Nils Burkhard Patrik Zimmermann" w:date="2024-10-24T15:12:00Z" w16du:dateUtc="2024-10-24T19:12:00Z">
            <w:rPr/>
          </w:rPrChange>
        </w:rPr>
        <w:t>- SECI Annual Reports</w:t>
      </w:r>
    </w:p>
    <w:p w14:paraId="2B8316A3" w14:textId="525092EC" w:rsidR="00943969" w:rsidRPr="000B06DA" w:rsidRDefault="00943969" w:rsidP="00943969">
      <w:pPr>
        <w:jc w:val="both"/>
        <w:rPr>
          <w:rFonts w:ascii="Garamond" w:hAnsi="Garamond"/>
          <w:rPrChange w:id="709" w:author="Nils Burkhard Patrik Zimmermann" w:date="2024-10-24T15:12:00Z" w16du:dateUtc="2024-10-24T19:12:00Z">
            <w:rPr/>
          </w:rPrChange>
        </w:rPr>
      </w:pPr>
      <w:r w:rsidRPr="000B06DA">
        <w:rPr>
          <w:rFonts w:ascii="Garamond" w:hAnsi="Garamond"/>
          <w:rPrChange w:id="710" w:author="Nils Burkhard Patrik Zimmermann" w:date="2024-10-24T15:12:00Z" w16du:dateUtc="2024-10-24T19:12:00Z">
            <w:rPr/>
          </w:rPrChange>
        </w:rPr>
        <w:t>- Climate Policy Initiative</w:t>
      </w:r>
    </w:p>
    <w:p w14:paraId="189D3CCB" w14:textId="77777777" w:rsidR="00046E1F" w:rsidRPr="000B06DA" w:rsidRDefault="00046E1F" w:rsidP="00943969">
      <w:pPr>
        <w:jc w:val="both"/>
        <w:rPr>
          <w:rFonts w:ascii="Garamond" w:hAnsi="Garamond"/>
          <w:rPrChange w:id="711" w:author="Nils Burkhard Patrik Zimmermann" w:date="2024-10-24T15:12:00Z" w16du:dateUtc="2024-10-24T19:12:00Z">
            <w:rPr/>
          </w:rPrChange>
        </w:rPr>
      </w:pPr>
    </w:p>
    <w:p w14:paraId="3222E848" w14:textId="77777777" w:rsidR="00046E1F" w:rsidRPr="000B06DA" w:rsidRDefault="00046E1F" w:rsidP="00046E1F">
      <w:pPr>
        <w:jc w:val="both"/>
        <w:rPr>
          <w:rFonts w:ascii="Garamond" w:hAnsi="Garamond"/>
          <w:rPrChange w:id="712" w:author="Nils Burkhard Patrik Zimmermann" w:date="2024-10-24T15:12:00Z" w16du:dateUtc="2024-10-24T19:12:00Z">
            <w:rPr/>
          </w:rPrChange>
        </w:rPr>
      </w:pPr>
      <w:r w:rsidRPr="000B06DA">
        <w:rPr>
          <w:rFonts w:ascii="Garamond" w:hAnsi="Garamond"/>
          <w:rPrChange w:id="713" w:author="Nils Burkhard Patrik Zimmermann" w:date="2024-10-24T15:12:00Z" w16du:dateUtc="2024-10-24T19:12:00Z">
            <w:rPr/>
          </w:rPrChange>
        </w:rPr>
        <w:t>Yes, **SECI (Solar Energy Corporation of India)** is a **</w:t>
      </w:r>
      <w:proofErr w:type="spellStart"/>
      <w:r w:rsidRPr="000B06DA">
        <w:rPr>
          <w:rFonts w:ascii="Garamond" w:hAnsi="Garamond"/>
          <w:rPrChange w:id="714" w:author="Nils Burkhard Patrik Zimmermann" w:date="2024-10-24T15:12:00Z" w16du:dateUtc="2024-10-24T19:12:00Z">
            <w:rPr/>
          </w:rPrChange>
        </w:rPr>
        <w:t>Miniratna</w:t>
      </w:r>
      <w:proofErr w:type="spellEnd"/>
      <w:r w:rsidRPr="000B06DA">
        <w:rPr>
          <w:rFonts w:ascii="Garamond" w:hAnsi="Garamond"/>
          <w:rPrChange w:id="715" w:author="Nils Burkhard Patrik Zimmermann" w:date="2024-10-24T15:12:00Z" w16du:dateUtc="2024-10-24T19:12:00Z">
            <w:rPr/>
          </w:rPrChange>
        </w:rPr>
        <w:t xml:space="preserve"> Category-I** public sector enterprise. SECI achieved this status due to its consistent financial performance and operational autonomy in contributing to India's renewable energy sector.</w:t>
      </w:r>
    </w:p>
    <w:p w14:paraId="0035D991" w14:textId="77777777" w:rsidR="00046E1F" w:rsidRPr="000B06DA" w:rsidRDefault="00046E1F" w:rsidP="00046E1F">
      <w:pPr>
        <w:jc w:val="both"/>
        <w:rPr>
          <w:rFonts w:ascii="Garamond" w:hAnsi="Garamond"/>
          <w:rPrChange w:id="716" w:author="Nils Burkhard Patrik Zimmermann" w:date="2024-10-24T15:12:00Z" w16du:dateUtc="2024-10-24T19:12:00Z">
            <w:rPr/>
          </w:rPrChange>
        </w:rPr>
      </w:pPr>
      <w:commentRangeStart w:id="717"/>
    </w:p>
    <w:p w14:paraId="2CE84720" w14:textId="77777777" w:rsidR="00046E1F" w:rsidRPr="000B06DA" w:rsidRDefault="00046E1F" w:rsidP="00046E1F">
      <w:pPr>
        <w:jc w:val="both"/>
        <w:rPr>
          <w:rFonts w:ascii="Garamond" w:hAnsi="Garamond"/>
          <w:rPrChange w:id="718" w:author="Nils Burkhard Patrik Zimmermann" w:date="2024-10-24T15:12:00Z" w16du:dateUtc="2024-10-24T19:12:00Z">
            <w:rPr/>
          </w:rPrChange>
        </w:rPr>
      </w:pPr>
      <w:r w:rsidRPr="000B06DA">
        <w:rPr>
          <w:rFonts w:ascii="Garamond" w:hAnsi="Garamond"/>
          <w:rPrChange w:id="719" w:author="Nils Burkhard Patrik Zimmermann" w:date="2024-10-24T15:12:00Z" w16du:dateUtc="2024-10-24T19:12:00Z">
            <w:rPr/>
          </w:rPrChange>
        </w:rPr>
        <w:t>### What is a **</w:t>
      </w:r>
      <w:proofErr w:type="spellStart"/>
      <w:r w:rsidRPr="000B06DA">
        <w:rPr>
          <w:rFonts w:ascii="Garamond" w:hAnsi="Garamond"/>
          <w:rPrChange w:id="720" w:author="Nils Burkhard Patrik Zimmermann" w:date="2024-10-24T15:12:00Z" w16du:dateUtc="2024-10-24T19:12:00Z">
            <w:rPr/>
          </w:rPrChange>
        </w:rPr>
        <w:t>Miniratna</w:t>
      </w:r>
      <w:proofErr w:type="spellEnd"/>
      <w:r w:rsidRPr="000B06DA">
        <w:rPr>
          <w:rFonts w:ascii="Garamond" w:hAnsi="Garamond"/>
          <w:rPrChange w:id="721" w:author="Nils Burkhard Patrik Zimmermann" w:date="2024-10-24T15:12:00Z" w16du:dateUtc="2024-10-24T19:12:00Z">
            <w:rPr/>
          </w:rPrChange>
        </w:rPr>
        <w:t>**?</w:t>
      </w:r>
    </w:p>
    <w:p w14:paraId="65FD59FC" w14:textId="77777777" w:rsidR="00046E1F" w:rsidRPr="000B06DA" w:rsidRDefault="00046E1F" w:rsidP="00046E1F">
      <w:pPr>
        <w:jc w:val="both"/>
        <w:rPr>
          <w:rFonts w:ascii="Garamond" w:hAnsi="Garamond"/>
          <w:rPrChange w:id="722" w:author="Nils Burkhard Patrik Zimmermann" w:date="2024-10-24T15:12:00Z" w16du:dateUtc="2024-10-24T19:12:00Z">
            <w:rPr/>
          </w:rPrChange>
        </w:rPr>
      </w:pPr>
      <w:r w:rsidRPr="000B06DA">
        <w:rPr>
          <w:rFonts w:ascii="Garamond" w:hAnsi="Garamond"/>
          <w:rPrChange w:id="723" w:author="Nils Burkhard Patrik Zimmermann" w:date="2024-10-24T15:12:00Z" w16du:dateUtc="2024-10-24T19:12:00Z">
            <w:rPr/>
          </w:rPrChange>
        </w:rPr>
        <w:t>A **</w:t>
      </w:r>
      <w:proofErr w:type="spellStart"/>
      <w:r w:rsidRPr="000B06DA">
        <w:rPr>
          <w:rFonts w:ascii="Garamond" w:hAnsi="Garamond"/>
          <w:rPrChange w:id="724" w:author="Nils Burkhard Patrik Zimmermann" w:date="2024-10-24T15:12:00Z" w16du:dateUtc="2024-10-24T19:12:00Z">
            <w:rPr/>
          </w:rPrChange>
        </w:rPr>
        <w:t>Miniratna</w:t>
      </w:r>
      <w:proofErr w:type="spellEnd"/>
      <w:r w:rsidRPr="000B06DA">
        <w:rPr>
          <w:rFonts w:ascii="Garamond" w:hAnsi="Garamond"/>
          <w:rPrChange w:id="725" w:author="Nils Burkhard Patrik Zimmermann" w:date="2024-10-24T15:12:00Z" w16du:dateUtc="2024-10-24T19:12:00Z">
            <w:rPr/>
          </w:rPrChange>
        </w:rPr>
        <w:t>** is a classification granted to public sector enterprises (PSEs) in India by the government, providing them with greater autonomy to make financial and operational decisions, depending on their category. There are two categories:</w:t>
      </w:r>
    </w:p>
    <w:p w14:paraId="43720C16" w14:textId="77777777" w:rsidR="00046E1F" w:rsidRPr="000B06DA" w:rsidRDefault="00046E1F" w:rsidP="00046E1F">
      <w:pPr>
        <w:jc w:val="both"/>
        <w:rPr>
          <w:rFonts w:ascii="Garamond" w:hAnsi="Garamond"/>
          <w:rPrChange w:id="726" w:author="Nils Burkhard Patrik Zimmermann" w:date="2024-10-24T15:12:00Z" w16du:dateUtc="2024-10-24T19:12:00Z">
            <w:rPr/>
          </w:rPrChange>
        </w:rPr>
      </w:pPr>
      <w:r w:rsidRPr="000B06DA">
        <w:rPr>
          <w:rFonts w:ascii="Garamond" w:hAnsi="Garamond"/>
          <w:rPrChange w:id="727" w:author="Nils Burkhard Patrik Zimmermann" w:date="2024-10-24T15:12:00Z" w16du:dateUtc="2024-10-24T19:12:00Z">
            <w:rPr/>
          </w:rPrChange>
        </w:rPr>
        <w:t xml:space="preserve">- **Category-I </w:t>
      </w:r>
      <w:proofErr w:type="spellStart"/>
      <w:r w:rsidRPr="000B06DA">
        <w:rPr>
          <w:rFonts w:ascii="Garamond" w:hAnsi="Garamond"/>
          <w:rPrChange w:id="728" w:author="Nils Burkhard Patrik Zimmermann" w:date="2024-10-24T15:12:00Z" w16du:dateUtc="2024-10-24T19:12:00Z">
            <w:rPr/>
          </w:rPrChange>
        </w:rPr>
        <w:t>Miniratna</w:t>
      </w:r>
      <w:proofErr w:type="spellEnd"/>
      <w:r w:rsidRPr="000B06DA">
        <w:rPr>
          <w:rFonts w:ascii="Garamond" w:hAnsi="Garamond"/>
          <w:rPrChange w:id="729" w:author="Nils Burkhard Patrik Zimmermann" w:date="2024-10-24T15:12:00Z" w16du:dateUtc="2024-10-24T19:12:00Z">
            <w:rPr/>
          </w:rPrChange>
        </w:rPr>
        <w:t xml:space="preserve">**: These PSEs must have made profits continuously for the last three years or earned a profit of </w:t>
      </w:r>
      <w:r w:rsidRPr="000B06DA">
        <w:rPr>
          <w:rFonts w:ascii="Times New Roman" w:hAnsi="Times New Roman" w:cs="Times New Roman"/>
          <w:rPrChange w:id="730" w:author="Nils Burkhard Patrik Zimmermann" w:date="2024-10-24T15:12:00Z" w16du:dateUtc="2024-10-24T19:12:00Z">
            <w:rPr/>
          </w:rPrChange>
        </w:rPr>
        <w:t>₹</w:t>
      </w:r>
      <w:r w:rsidRPr="000B06DA">
        <w:rPr>
          <w:rFonts w:ascii="Garamond" w:hAnsi="Garamond"/>
          <w:rPrChange w:id="731" w:author="Nils Burkhard Patrik Zimmermann" w:date="2024-10-24T15:12:00Z" w16du:dateUtc="2024-10-24T19:12:00Z">
            <w:rPr/>
          </w:rPrChange>
        </w:rPr>
        <w:t>30 crore (</w:t>
      </w:r>
      <w:r w:rsidRPr="000B06DA">
        <w:rPr>
          <w:rFonts w:ascii="Times New Roman" w:hAnsi="Times New Roman" w:cs="Times New Roman"/>
          <w:rPrChange w:id="732" w:author="Nils Burkhard Patrik Zimmermann" w:date="2024-10-24T15:12:00Z" w16du:dateUtc="2024-10-24T19:12:00Z">
            <w:rPr/>
          </w:rPrChange>
        </w:rPr>
        <w:t>₹</w:t>
      </w:r>
      <w:r w:rsidRPr="000B06DA">
        <w:rPr>
          <w:rFonts w:ascii="Garamond" w:hAnsi="Garamond"/>
          <w:rPrChange w:id="733" w:author="Nils Burkhard Patrik Zimmermann" w:date="2024-10-24T15:12:00Z" w16du:dateUtc="2024-10-24T19:12:00Z">
            <w:rPr/>
          </w:rPrChange>
        </w:rPr>
        <w:t>300 million) or more in one of the three years. They are granted higher decision-making power, allowing them to invest in projects without requiring government approval up to a certain financial limit.</w:t>
      </w:r>
    </w:p>
    <w:p w14:paraId="09468548" w14:textId="77777777" w:rsidR="00046E1F" w:rsidRPr="000B06DA" w:rsidRDefault="00046E1F" w:rsidP="00046E1F">
      <w:pPr>
        <w:jc w:val="both"/>
        <w:rPr>
          <w:rFonts w:ascii="Garamond" w:hAnsi="Garamond"/>
          <w:rPrChange w:id="734" w:author="Nils Burkhard Patrik Zimmermann" w:date="2024-10-24T15:12:00Z" w16du:dateUtc="2024-10-24T19:12:00Z">
            <w:rPr/>
          </w:rPrChange>
        </w:rPr>
      </w:pPr>
      <w:r w:rsidRPr="000B06DA">
        <w:rPr>
          <w:rFonts w:ascii="Garamond" w:hAnsi="Garamond"/>
          <w:rPrChange w:id="735" w:author="Nils Burkhard Patrik Zimmermann" w:date="2024-10-24T15:12:00Z" w16du:dateUtc="2024-10-24T19:12:00Z">
            <w:rPr/>
          </w:rPrChange>
        </w:rPr>
        <w:t xml:space="preserve">- **Category-II </w:t>
      </w:r>
      <w:proofErr w:type="spellStart"/>
      <w:r w:rsidRPr="000B06DA">
        <w:rPr>
          <w:rFonts w:ascii="Garamond" w:hAnsi="Garamond"/>
          <w:rPrChange w:id="736" w:author="Nils Burkhard Patrik Zimmermann" w:date="2024-10-24T15:12:00Z" w16du:dateUtc="2024-10-24T19:12:00Z">
            <w:rPr/>
          </w:rPrChange>
        </w:rPr>
        <w:t>Miniratna</w:t>
      </w:r>
      <w:proofErr w:type="spellEnd"/>
      <w:r w:rsidRPr="000B06DA">
        <w:rPr>
          <w:rFonts w:ascii="Garamond" w:hAnsi="Garamond"/>
          <w:rPrChange w:id="737" w:author="Nils Burkhard Patrik Zimmermann" w:date="2024-10-24T15:12:00Z" w16du:dateUtc="2024-10-24T19:12:00Z">
            <w:rPr/>
          </w:rPrChange>
        </w:rPr>
        <w:t>**: These PSEs must have made profits continuously for the last three years, but their financial autonomy is more limited compared to Category-I.</w:t>
      </w:r>
    </w:p>
    <w:p w14:paraId="7173D419" w14:textId="77777777" w:rsidR="00046E1F" w:rsidRPr="000B06DA" w:rsidRDefault="00046E1F" w:rsidP="00046E1F">
      <w:pPr>
        <w:jc w:val="both"/>
        <w:rPr>
          <w:rFonts w:ascii="Garamond" w:hAnsi="Garamond"/>
          <w:rPrChange w:id="738" w:author="Nils Burkhard Patrik Zimmermann" w:date="2024-10-24T15:12:00Z" w16du:dateUtc="2024-10-24T19:12:00Z">
            <w:rPr/>
          </w:rPrChange>
        </w:rPr>
      </w:pPr>
    </w:p>
    <w:p w14:paraId="5DC4F677" w14:textId="039CC516" w:rsidR="00046E1F" w:rsidRPr="000B06DA" w:rsidRDefault="00046E1F" w:rsidP="00046E1F">
      <w:pPr>
        <w:jc w:val="both"/>
        <w:rPr>
          <w:rFonts w:ascii="Garamond" w:hAnsi="Garamond"/>
          <w:rPrChange w:id="739" w:author="Nils Burkhard Patrik Zimmermann" w:date="2024-10-24T15:12:00Z" w16du:dateUtc="2024-10-24T19:12:00Z">
            <w:rPr/>
          </w:rPrChange>
        </w:rPr>
      </w:pPr>
      <w:r w:rsidRPr="000B06DA">
        <w:rPr>
          <w:rFonts w:ascii="Garamond" w:hAnsi="Garamond"/>
          <w:rPrChange w:id="740" w:author="Nils Burkhard Patrik Zimmermann" w:date="2024-10-24T15:12:00Z" w16du:dateUtc="2024-10-24T19:12:00Z">
            <w:rPr/>
          </w:rPrChange>
        </w:rPr>
        <w:t xml:space="preserve">SECI, as a **Category-I </w:t>
      </w:r>
      <w:proofErr w:type="spellStart"/>
      <w:r w:rsidRPr="000B06DA">
        <w:rPr>
          <w:rFonts w:ascii="Garamond" w:hAnsi="Garamond"/>
          <w:rPrChange w:id="741" w:author="Nils Burkhard Patrik Zimmermann" w:date="2024-10-24T15:12:00Z" w16du:dateUtc="2024-10-24T19:12:00Z">
            <w:rPr/>
          </w:rPrChange>
        </w:rPr>
        <w:t>Miniratna</w:t>
      </w:r>
      <w:proofErr w:type="spellEnd"/>
      <w:r w:rsidRPr="000B06DA">
        <w:rPr>
          <w:rFonts w:ascii="Garamond" w:hAnsi="Garamond"/>
          <w:rPrChange w:id="742" w:author="Nils Burkhard Patrik Zimmermann" w:date="2024-10-24T15:12:00Z" w16du:dateUtc="2024-10-24T19:12:00Z">
            <w:rPr/>
          </w:rPrChange>
        </w:rPr>
        <w:t>**, enjoys greater operational flexibility, enabling it to drive India's renewable energy projects effectively and manage large-scale power procurement and distribution agreements</w:t>
      </w:r>
      <w:r w:rsidRPr="000B06DA">
        <w:rPr>
          <w:rFonts w:ascii="Garamond" w:eastAsia="MS Gothic" w:hAnsi="Garamond" w:cs="MS Gothic" w:hint="eastAsia"/>
          <w:rPrChange w:id="743"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44" w:author="Nils Burkhard Patrik Zimmermann" w:date="2024-10-24T15:12:00Z" w16du:dateUtc="2024-10-24T19:12:00Z">
            <w:rPr/>
          </w:rPrChange>
        </w:rPr>
        <w:t>100†source</w:t>
      </w:r>
      <w:r w:rsidRPr="000B06DA">
        <w:rPr>
          <w:rFonts w:ascii="Garamond" w:eastAsia="MS Gothic" w:hAnsi="Garamond" w:cs="MS Gothic" w:hint="eastAsia"/>
          <w:rPrChange w:id="745"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46" w:author="Nils Burkhard Patrik Zimmermann" w:date="2024-10-24T15:12:00Z" w16du:dateUtc="2024-10-24T19:12:00Z">
            <w:rPr/>
          </w:rPrChange>
        </w:rPr>
        <w:t>101†source</w:t>
      </w:r>
      <w:r w:rsidRPr="000B06DA">
        <w:rPr>
          <w:rFonts w:ascii="Garamond" w:eastAsia="MS Gothic" w:hAnsi="Garamond" w:cs="MS Gothic" w:hint="eastAsia"/>
          <w:rPrChange w:id="747"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48" w:author="Nils Burkhard Patrik Zimmermann" w:date="2024-10-24T15:12:00Z" w16du:dateUtc="2024-10-24T19:12:00Z">
            <w:rPr/>
          </w:rPrChange>
        </w:rPr>
        <w:t>103†source</w:t>
      </w:r>
      <w:r w:rsidRPr="000B06DA">
        <w:rPr>
          <w:rFonts w:ascii="Garamond" w:eastAsia="MS Gothic" w:hAnsi="Garamond" w:cs="MS Gothic" w:hint="eastAsia"/>
          <w:rPrChange w:id="749"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50" w:author="Nils Burkhard Patrik Zimmermann" w:date="2024-10-24T15:12:00Z" w16du:dateUtc="2024-10-24T19:12:00Z">
            <w:rPr/>
          </w:rPrChange>
        </w:rPr>
        <w:t>.</w:t>
      </w:r>
    </w:p>
    <w:p w14:paraId="572FB3F3" w14:textId="77777777" w:rsidR="0063611E" w:rsidRPr="000B06DA" w:rsidRDefault="0063611E" w:rsidP="00046E1F">
      <w:pPr>
        <w:jc w:val="both"/>
        <w:rPr>
          <w:rFonts w:ascii="Garamond" w:hAnsi="Garamond"/>
          <w:rPrChange w:id="751" w:author="Nils Burkhard Patrik Zimmermann" w:date="2024-10-24T15:12:00Z" w16du:dateUtc="2024-10-24T19:12:00Z">
            <w:rPr/>
          </w:rPrChange>
        </w:rPr>
      </w:pPr>
    </w:p>
    <w:p w14:paraId="23964F4F" w14:textId="77777777" w:rsidR="0063611E" w:rsidRPr="000B06DA" w:rsidRDefault="0063611E" w:rsidP="0063611E">
      <w:pPr>
        <w:jc w:val="both"/>
        <w:rPr>
          <w:rFonts w:ascii="Garamond" w:hAnsi="Garamond"/>
          <w:rPrChange w:id="752" w:author="Nils Burkhard Patrik Zimmermann" w:date="2024-10-24T15:12:00Z" w16du:dateUtc="2024-10-24T19:12:00Z">
            <w:rPr/>
          </w:rPrChange>
        </w:rPr>
      </w:pPr>
      <w:r w:rsidRPr="000B06DA">
        <w:rPr>
          <w:rFonts w:ascii="Garamond" w:hAnsi="Garamond"/>
          <w:rPrChange w:id="753" w:author="Nils Burkhard Patrik Zimmermann" w:date="2024-10-24T15:12:00Z" w16du:dateUtc="2024-10-24T19:12:00Z">
            <w:rPr/>
          </w:rPrChange>
        </w:rPr>
        <w:t>The **Solar Energy Corporation of India (SECI)** and the **Indian Renewable Energy Development Agency (IREDA)** have a complementary relationship in advancing India's renewable energy goals. Both are key public institutions under the **Ministry of New and Renewable Energy (MNRE)**, but they serve different roles in the renewable energy sector:</w:t>
      </w:r>
    </w:p>
    <w:p w14:paraId="586D5035" w14:textId="77777777" w:rsidR="0063611E" w:rsidRPr="000B06DA" w:rsidRDefault="0063611E" w:rsidP="0063611E">
      <w:pPr>
        <w:jc w:val="both"/>
        <w:rPr>
          <w:rFonts w:ascii="Garamond" w:hAnsi="Garamond"/>
          <w:rPrChange w:id="754" w:author="Nils Burkhard Patrik Zimmermann" w:date="2024-10-24T15:12:00Z" w16du:dateUtc="2024-10-24T19:12:00Z">
            <w:rPr/>
          </w:rPrChange>
        </w:rPr>
      </w:pPr>
    </w:p>
    <w:p w14:paraId="74AAD82B" w14:textId="77777777" w:rsidR="0063611E" w:rsidRPr="000B06DA" w:rsidRDefault="0063611E" w:rsidP="0063611E">
      <w:pPr>
        <w:jc w:val="both"/>
        <w:rPr>
          <w:rFonts w:ascii="Garamond" w:hAnsi="Garamond"/>
          <w:rPrChange w:id="755" w:author="Nils Burkhard Patrik Zimmermann" w:date="2024-10-24T15:12:00Z" w16du:dateUtc="2024-10-24T19:12:00Z">
            <w:rPr/>
          </w:rPrChange>
        </w:rPr>
      </w:pPr>
      <w:r w:rsidRPr="000B06DA">
        <w:rPr>
          <w:rFonts w:ascii="Garamond" w:hAnsi="Garamond"/>
          <w:rPrChange w:id="756" w:author="Nils Burkhard Patrik Zimmermann" w:date="2024-10-24T15:12:00Z" w16du:dateUtc="2024-10-24T19:12:00Z">
            <w:rPr/>
          </w:rPrChange>
        </w:rPr>
        <w:t>1. **SECI’s Role**: SECI is primarily a **facilitator and intermediary** that executes tenders, signs Power Purchase Agreements (PPAs) with renewable energy developers, and manages power procurement from renewable energy sources like solar and wind. Its focus is on managing auctions, ensuring power delivery, and de-risking investments by guaranteeing payments through its intermediary role between developers and Discoms.</w:t>
      </w:r>
    </w:p>
    <w:p w14:paraId="5933DE6F" w14:textId="77777777" w:rsidR="0063611E" w:rsidRPr="000B06DA" w:rsidRDefault="0063611E" w:rsidP="0063611E">
      <w:pPr>
        <w:jc w:val="both"/>
        <w:rPr>
          <w:rFonts w:ascii="Garamond" w:hAnsi="Garamond"/>
          <w:rPrChange w:id="757" w:author="Nils Burkhard Patrik Zimmermann" w:date="2024-10-24T15:12:00Z" w16du:dateUtc="2024-10-24T19:12:00Z">
            <w:rPr/>
          </w:rPrChange>
        </w:rPr>
      </w:pPr>
    </w:p>
    <w:p w14:paraId="35E9290F" w14:textId="77777777" w:rsidR="0063611E" w:rsidRPr="000B06DA" w:rsidRDefault="0063611E" w:rsidP="0063611E">
      <w:pPr>
        <w:jc w:val="both"/>
        <w:rPr>
          <w:rFonts w:ascii="Garamond" w:hAnsi="Garamond"/>
          <w:rPrChange w:id="758" w:author="Nils Burkhard Patrik Zimmermann" w:date="2024-10-24T15:12:00Z" w16du:dateUtc="2024-10-24T19:12:00Z">
            <w:rPr/>
          </w:rPrChange>
        </w:rPr>
      </w:pPr>
      <w:r w:rsidRPr="000B06DA">
        <w:rPr>
          <w:rFonts w:ascii="Garamond" w:hAnsi="Garamond"/>
          <w:rPrChange w:id="759" w:author="Nils Burkhard Patrik Zimmermann" w:date="2024-10-24T15:12:00Z" w16du:dateUtc="2024-10-24T19:12:00Z">
            <w:rPr/>
          </w:rPrChange>
        </w:rPr>
        <w:lastRenderedPageBreak/>
        <w:t>2. **IREDA’s Role**: IREDA acts as a **financial institution** dedicated to providing long-term loans and financial products for renewable energy and energy efficiency projects. IREDA plays a crucial role in ensuring that renewable energy projects, including those managed through SECI tenders, have access to affordable financing.</w:t>
      </w:r>
    </w:p>
    <w:p w14:paraId="4F7E97C2" w14:textId="75A742A6" w:rsidR="009A4FF7" w:rsidRPr="000B06DA" w:rsidRDefault="009A4FF7" w:rsidP="0063611E">
      <w:pPr>
        <w:jc w:val="both"/>
        <w:rPr>
          <w:rFonts w:ascii="Garamond" w:hAnsi="Garamond"/>
          <w:rPrChange w:id="760" w:author="Nils Burkhard Patrik Zimmermann" w:date="2024-10-24T15:12:00Z" w16du:dateUtc="2024-10-24T19:12:00Z">
            <w:rPr/>
          </w:rPrChange>
        </w:rPr>
      </w:pPr>
      <w:r w:rsidRPr="000B06DA">
        <w:rPr>
          <w:rFonts w:ascii="Garamond" w:hAnsi="Garamond"/>
          <w:rPrChange w:id="761" w:author="Nils Burkhard Patrik Zimmermann" w:date="2024-10-24T15:12:00Z" w16du:dateUtc="2024-10-24T19:12:00Z">
            <w:rPr/>
          </w:rPrChange>
        </w:rPr>
        <w:t>The **Indian Renewable Energy Development Agency (IREDA)** plays a pivotal role in financing the renewable energy sector in India. As a **public sector financial institution** under the Ministry of New and Renewable Energy (MNRE), IREDA provides loans, debt financing, and other financial products to support the development of renewable energy projects, including solar, wind, hydro, and bioenergy. Its mission is to promote sustainable energy development by offering affordable long-term financing solutions. IREDA's financing helps de-risk renewable energy projects, making them more attractive to private investors and enabling developers to scale up renewable energy infrastructure across the country. By addressing the financing gap in the renewable energy sector, IREDA plays a key role in achieving India's ambitious renewable energy targets</w:t>
      </w:r>
      <w:r w:rsidRPr="000B06DA">
        <w:rPr>
          <w:rFonts w:ascii="Garamond" w:eastAsia="MS Gothic" w:hAnsi="Garamond" w:cs="MS Gothic" w:hint="eastAsia"/>
          <w:rPrChange w:id="762"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63" w:author="Nils Burkhard Patrik Zimmermann" w:date="2024-10-24T15:12:00Z" w16du:dateUtc="2024-10-24T19:12:00Z">
            <w:rPr/>
          </w:rPrChange>
        </w:rPr>
        <w:t>103†source</w:t>
      </w:r>
      <w:r w:rsidRPr="000B06DA">
        <w:rPr>
          <w:rFonts w:ascii="Garamond" w:eastAsia="MS Gothic" w:hAnsi="Garamond" w:cs="MS Gothic" w:hint="eastAsia"/>
          <w:rPrChange w:id="764"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65" w:author="Nils Burkhard Patrik Zimmermann" w:date="2024-10-24T15:12:00Z" w16du:dateUtc="2024-10-24T19:12:00Z">
            <w:rPr/>
          </w:rPrChange>
        </w:rPr>
        <w:t>113†source</w:t>
      </w:r>
      <w:r w:rsidRPr="000B06DA">
        <w:rPr>
          <w:rFonts w:ascii="Garamond" w:eastAsia="MS Gothic" w:hAnsi="Garamond" w:cs="MS Gothic" w:hint="eastAsia"/>
          <w:rPrChange w:id="766"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67" w:author="Nils Burkhard Patrik Zimmermann" w:date="2024-10-24T15:12:00Z" w16du:dateUtc="2024-10-24T19:12:00Z">
            <w:rPr/>
          </w:rPrChange>
        </w:rPr>
        <w:t>111†source</w:t>
      </w:r>
      <w:r w:rsidRPr="000B06DA">
        <w:rPr>
          <w:rFonts w:ascii="Garamond" w:eastAsia="MS Gothic" w:hAnsi="Garamond" w:cs="MS Gothic" w:hint="eastAsia"/>
          <w:rPrChange w:id="768"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69" w:author="Nils Burkhard Patrik Zimmermann" w:date="2024-10-24T15:12:00Z" w16du:dateUtc="2024-10-24T19:12:00Z">
            <w:rPr/>
          </w:rPrChange>
        </w:rPr>
        <w:t>.</w:t>
      </w:r>
    </w:p>
    <w:p w14:paraId="4CD8EB08" w14:textId="77777777" w:rsidR="0063611E" w:rsidRPr="000B06DA" w:rsidRDefault="0063611E" w:rsidP="0063611E">
      <w:pPr>
        <w:jc w:val="both"/>
        <w:rPr>
          <w:rFonts w:ascii="Garamond" w:hAnsi="Garamond"/>
          <w:rPrChange w:id="770" w:author="Nils Burkhard Patrik Zimmermann" w:date="2024-10-24T15:12:00Z" w16du:dateUtc="2024-10-24T19:12:00Z">
            <w:rPr/>
          </w:rPrChange>
        </w:rPr>
      </w:pPr>
    </w:p>
    <w:p w14:paraId="38BD6FCB" w14:textId="77777777" w:rsidR="0063611E" w:rsidRPr="000B06DA" w:rsidRDefault="0063611E" w:rsidP="0063611E">
      <w:pPr>
        <w:jc w:val="both"/>
        <w:rPr>
          <w:rFonts w:ascii="Garamond" w:hAnsi="Garamond"/>
          <w:rPrChange w:id="771" w:author="Nils Burkhard Patrik Zimmermann" w:date="2024-10-24T15:12:00Z" w16du:dateUtc="2024-10-24T19:12:00Z">
            <w:rPr/>
          </w:rPrChange>
        </w:rPr>
      </w:pPr>
      <w:r w:rsidRPr="000B06DA">
        <w:rPr>
          <w:rFonts w:ascii="Garamond" w:hAnsi="Garamond"/>
          <w:rPrChange w:id="772" w:author="Nils Burkhard Patrik Zimmermann" w:date="2024-10-24T15:12:00Z" w16du:dateUtc="2024-10-24T19:12:00Z">
            <w:rPr/>
          </w:rPrChange>
        </w:rPr>
        <w:t>### **Relationship Between SECI and IREDA**:</w:t>
      </w:r>
    </w:p>
    <w:p w14:paraId="56768913" w14:textId="77777777" w:rsidR="0063611E" w:rsidRPr="000B06DA" w:rsidRDefault="0063611E" w:rsidP="0063611E">
      <w:pPr>
        <w:jc w:val="both"/>
        <w:rPr>
          <w:rFonts w:ascii="Garamond" w:hAnsi="Garamond"/>
          <w:rPrChange w:id="773" w:author="Nils Burkhard Patrik Zimmermann" w:date="2024-10-24T15:12:00Z" w16du:dateUtc="2024-10-24T19:12:00Z">
            <w:rPr/>
          </w:rPrChange>
        </w:rPr>
      </w:pPr>
      <w:r w:rsidRPr="000B06DA">
        <w:rPr>
          <w:rFonts w:ascii="Garamond" w:hAnsi="Garamond"/>
          <w:rPrChange w:id="774" w:author="Nils Burkhard Patrik Zimmermann" w:date="2024-10-24T15:12:00Z" w16du:dateUtc="2024-10-24T19:12:00Z">
            <w:rPr/>
          </w:rPrChange>
        </w:rPr>
        <w:t>- **Collaboration for Project Financing**: SECI’s tenders and project development activities depend on the availability of financing, and this is where IREDA plays a key role. Developers participating in SECI’s auctions often secure financing through IREDA’s loans or financing products, which lowers the cost of capital and makes renewable energy projects more viable.</w:t>
      </w:r>
    </w:p>
    <w:p w14:paraId="1C757EF0" w14:textId="77777777" w:rsidR="0063611E" w:rsidRPr="000B06DA" w:rsidRDefault="0063611E" w:rsidP="0063611E">
      <w:pPr>
        <w:jc w:val="both"/>
        <w:rPr>
          <w:rFonts w:ascii="Garamond" w:hAnsi="Garamond"/>
          <w:rPrChange w:id="775" w:author="Nils Burkhard Patrik Zimmermann" w:date="2024-10-24T15:12:00Z" w16du:dateUtc="2024-10-24T19:12:00Z">
            <w:rPr/>
          </w:rPrChange>
        </w:rPr>
      </w:pPr>
      <w:r w:rsidRPr="000B06DA">
        <w:rPr>
          <w:rFonts w:ascii="Garamond" w:hAnsi="Garamond"/>
          <w:rPrChange w:id="776" w:author="Nils Burkhard Patrik Zimmermann" w:date="2024-10-24T15:12:00Z" w16du:dateUtc="2024-10-24T19:12:00Z">
            <w:rPr/>
          </w:rPrChange>
        </w:rPr>
        <w:t>- **Supportive Financial Ecosystem**: Together, SECI and IREDA create a supportive ecosystem—**SECI facilitates the procurement** of renewable energy through its auctions, while **IREDA ensures that developers have access to the necessary financing** to build these projects. This collaboration helps to accelerate the pace of renewable energy deployment in India.</w:t>
      </w:r>
    </w:p>
    <w:p w14:paraId="62937947" w14:textId="77777777" w:rsidR="0063611E" w:rsidRPr="000B06DA" w:rsidRDefault="0063611E" w:rsidP="0063611E">
      <w:pPr>
        <w:jc w:val="both"/>
        <w:rPr>
          <w:rFonts w:ascii="Garamond" w:hAnsi="Garamond"/>
          <w:rPrChange w:id="777" w:author="Nils Burkhard Patrik Zimmermann" w:date="2024-10-24T15:12:00Z" w16du:dateUtc="2024-10-24T19:12:00Z">
            <w:rPr/>
          </w:rPrChange>
        </w:rPr>
      </w:pPr>
      <w:r w:rsidRPr="000B06DA">
        <w:rPr>
          <w:rFonts w:ascii="Garamond" w:hAnsi="Garamond"/>
          <w:rPrChange w:id="778" w:author="Nils Burkhard Patrik Zimmermann" w:date="2024-10-24T15:12:00Z" w16du:dateUtc="2024-10-24T19:12:00Z">
            <w:rPr/>
          </w:rPrChange>
        </w:rPr>
        <w:t xml:space="preserve">  </w:t>
      </w:r>
    </w:p>
    <w:p w14:paraId="0904DD65" w14:textId="4EA08C8E" w:rsidR="0063611E" w:rsidRPr="000B06DA" w:rsidRDefault="0063611E" w:rsidP="0063611E">
      <w:pPr>
        <w:jc w:val="both"/>
        <w:rPr>
          <w:rFonts w:ascii="Garamond" w:hAnsi="Garamond"/>
          <w:rPrChange w:id="779" w:author="Nils Burkhard Patrik Zimmermann" w:date="2024-10-24T15:12:00Z" w16du:dateUtc="2024-10-24T19:12:00Z">
            <w:rPr/>
          </w:rPrChange>
        </w:rPr>
      </w:pPr>
      <w:r w:rsidRPr="000B06DA">
        <w:rPr>
          <w:rFonts w:ascii="Garamond" w:hAnsi="Garamond"/>
          <w:rPrChange w:id="780" w:author="Nils Burkhard Patrik Zimmermann" w:date="2024-10-24T15:12:00Z" w16du:dateUtc="2024-10-24T19:12:00Z">
            <w:rPr/>
          </w:rPrChange>
        </w:rPr>
        <w:t>In summary, **SECI manages renewable energy procurement**, while **IREDA provides financing**, creating a complementary relationship that supports the overall development and scaling of renewable energy infrastructure in India</w:t>
      </w:r>
      <w:r w:rsidRPr="000B06DA">
        <w:rPr>
          <w:rFonts w:ascii="Garamond" w:eastAsia="MS Gothic" w:hAnsi="Garamond" w:cs="MS Gothic" w:hint="eastAsia"/>
          <w:rPrChange w:id="781"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82" w:author="Nils Burkhard Patrik Zimmermann" w:date="2024-10-24T15:12:00Z" w16du:dateUtc="2024-10-24T19:12:00Z">
            <w:rPr/>
          </w:rPrChange>
        </w:rPr>
        <w:t>103†source</w:t>
      </w:r>
      <w:r w:rsidRPr="000B06DA">
        <w:rPr>
          <w:rFonts w:ascii="Garamond" w:eastAsia="MS Gothic" w:hAnsi="Garamond" w:cs="MS Gothic" w:hint="eastAsia"/>
          <w:rPrChange w:id="783"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84" w:author="Nils Burkhard Patrik Zimmermann" w:date="2024-10-24T15:12:00Z" w16du:dateUtc="2024-10-24T19:12:00Z">
            <w:rPr/>
          </w:rPrChange>
        </w:rPr>
        <w:t>111†source</w:t>
      </w:r>
      <w:r w:rsidRPr="000B06DA">
        <w:rPr>
          <w:rFonts w:ascii="Garamond" w:eastAsia="MS Gothic" w:hAnsi="Garamond" w:cs="MS Gothic" w:hint="eastAsia"/>
          <w:rPrChange w:id="785"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86" w:author="Nils Burkhard Patrik Zimmermann" w:date="2024-10-24T15:12:00Z" w16du:dateUtc="2024-10-24T19:12:00Z">
            <w:rPr/>
          </w:rPrChange>
        </w:rPr>
        <w:t>113†source</w:t>
      </w:r>
      <w:r w:rsidRPr="000B06DA">
        <w:rPr>
          <w:rFonts w:ascii="Garamond" w:eastAsia="MS Gothic" w:hAnsi="Garamond" w:cs="MS Gothic" w:hint="eastAsia"/>
          <w:rPrChange w:id="787"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88" w:author="Nils Burkhard Patrik Zimmermann" w:date="2024-10-24T15:12:00Z" w16du:dateUtc="2024-10-24T19:12:00Z">
            <w:rPr/>
          </w:rPrChange>
        </w:rPr>
        <w:t>.</w:t>
      </w:r>
    </w:p>
    <w:p w14:paraId="4133E4C9" w14:textId="77777777" w:rsidR="00AE1328" w:rsidRPr="000B06DA" w:rsidRDefault="00AE1328" w:rsidP="0063611E">
      <w:pPr>
        <w:jc w:val="both"/>
        <w:rPr>
          <w:rFonts w:ascii="Garamond" w:hAnsi="Garamond"/>
          <w:rPrChange w:id="789" w:author="Nils Burkhard Patrik Zimmermann" w:date="2024-10-24T15:12:00Z" w16du:dateUtc="2024-10-24T19:12:00Z">
            <w:rPr/>
          </w:rPrChange>
        </w:rPr>
      </w:pPr>
    </w:p>
    <w:p w14:paraId="382B46CC" w14:textId="77777777" w:rsidR="00AE1328" w:rsidRPr="000B06DA" w:rsidRDefault="00AE1328" w:rsidP="00AE1328">
      <w:pPr>
        <w:jc w:val="both"/>
        <w:rPr>
          <w:rFonts w:ascii="Garamond" w:hAnsi="Garamond"/>
          <w:rPrChange w:id="790" w:author="Nils Burkhard Patrik Zimmermann" w:date="2024-10-24T15:12:00Z" w16du:dateUtc="2024-10-24T19:12:00Z">
            <w:rPr/>
          </w:rPrChange>
        </w:rPr>
      </w:pPr>
      <w:r w:rsidRPr="000B06DA">
        <w:rPr>
          <w:rFonts w:ascii="Garamond" w:hAnsi="Garamond"/>
          <w:rPrChange w:id="791" w:author="Nils Burkhard Patrik Zimmermann" w:date="2024-10-24T15:12:00Z" w16du:dateUtc="2024-10-24T19:12:00Z">
            <w:rPr/>
          </w:rPrChange>
        </w:rPr>
        <w:t>**Gireesh Shrimali**, a prominent figure in renewable energy finance, emphasizes the critical need for innovative financial instruments to address the high cost of debt in India's renewable energy sector. His research has highlighted the **importance of de-risking mechanisms** and reducing the cost of capital to accelerate renewable energy deployment in India. Shrimali has noted that traditional financing methods make renewable energy projects significantly more expensive in India compared to other countries, due to high interest rates, short loan tenures, and variable interest rates. He has called for policy interventions, such as **long-term low-cost debt**, and advocates for the use of instruments like **partial risk guarantees** and **green bonds** to lower financing costs.</w:t>
      </w:r>
    </w:p>
    <w:p w14:paraId="6F47DB5F" w14:textId="77777777" w:rsidR="00AE1328" w:rsidRPr="000B06DA" w:rsidRDefault="00AE1328" w:rsidP="00AE1328">
      <w:pPr>
        <w:jc w:val="both"/>
        <w:rPr>
          <w:rFonts w:ascii="Garamond" w:hAnsi="Garamond"/>
          <w:rPrChange w:id="792" w:author="Nils Burkhard Patrik Zimmermann" w:date="2024-10-24T15:12:00Z" w16du:dateUtc="2024-10-24T19:12:00Z">
            <w:rPr/>
          </w:rPrChange>
        </w:rPr>
      </w:pPr>
    </w:p>
    <w:p w14:paraId="75BD7BD6" w14:textId="32B7AE7E" w:rsidR="00AE1328" w:rsidRPr="000B06DA" w:rsidRDefault="00AE1328" w:rsidP="00AE1328">
      <w:pPr>
        <w:jc w:val="both"/>
        <w:rPr>
          <w:rFonts w:ascii="Garamond" w:hAnsi="Garamond"/>
          <w:rPrChange w:id="793" w:author="Nils Burkhard Patrik Zimmermann" w:date="2024-10-24T15:12:00Z" w16du:dateUtc="2024-10-24T19:12:00Z">
            <w:rPr/>
          </w:rPrChange>
        </w:rPr>
      </w:pPr>
      <w:r w:rsidRPr="000B06DA">
        <w:rPr>
          <w:rFonts w:ascii="Garamond" w:hAnsi="Garamond"/>
          <w:rPrChange w:id="794" w:author="Nils Burkhard Patrik Zimmermann" w:date="2024-10-24T15:12:00Z" w16du:dateUtc="2024-10-24T19:12:00Z">
            <w:rPr/>
          </w:rPrChange>
        </w:rPr>
        <w:t xml:space="preserve">In relation to SECI and IREDA, Shrimali has stressed the need for entities like **SECI** to play a larger role in reducing financial risks through mechanisms like **payment guarantees** and **long-term PPAs**, while institutions like **IREDA** can support by offering **concessional financing**. These combined efforts, he </w:t>
      </w:r>
      <w:r w:rsidRPr="000B06DA">
        <w:rPr>
          <w:rFonts w:ascii="Garamond" w:hAnsi="Garamond"/>
          <w:rPrChange w:id="795" w:author="Nils Burkhard Patrik Zimmermann" w:date="2024-10-24T15:12:00Z" w16du:dateUtc="2024-10-24T19:12:00Z">
            <w:rPr/>
          </w:rPrChange>
        </w:rPr>
        <w:lastRenderedPageBreak/>
        <w:t>argues, are essential to achieving India's ambitious renewable energy targets and reducing reliance on more expensive conventional power</w:t>
      </w:r>
      <w:r w:rsidRPr="000B06DA">
        <w:rPr>
          <w:rFonts w:ascii="Garamond" w:eastAsia="MS Gothic" w:hAnsi="Garamond" w:cs="MS Gothic" w:hint="eastAsia"/>
          <w:rPrChange w:id="796"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97" w:author="Nils Burkhard Patrik Zimmermann" w:date="2024-10-24T15:12:00Z" w16du:dateUtc="2024-10-24T19:12:00Z">
            <w:rPr/>
          </w:rPrChange>
        </w:rPr>
        <w:t>125†source</w:t>
      </w:r>
      <w:r w:rsidRPr="000B06DA">
        <w:rPr>
          <w:rFonts w:ascii="Garamond" w:eastAsia="MS Gothic" w:hAnsi="Garamond" w:cs="MS Gothic" w:hint="eastAsia"/>
          <w:rPrChange w:id="798"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799" w:author="Nils Burkhard Patrik Zimmermann" w:date="2024-10-24T15:12:00Z" w16du:dateUtc="2024-10-24T19:12:00Z">
            <w:rPr/>
          </w:rPrChange>
        </w:rPr>
        <w:t>126†source</w:t>
      </w:r>
      <w:r w:rsidRPr="000B06DA">
        <w:rPr>
          <w:rFonts w:ascii="Garamond" w:eastAsia="MS Gothic" w:hAnsi="Garamond" w:cs="MS Gothic" w:hint="eastAsia"/>
          <w:rPrChange w:id="800" w:author="Nils Burkhard Patrik Zimmermann" w:date="2024-10-24T15:12:00Z" w16du:dateUtc="2024-10-24T19:12:00Z">
            <w:rPr>
              <w:rFonts w:ascii="MS Gothic" w:eastAsia="MS Gothic" w:hAnsi="MS Gothic" w:cs="MS Gothic" w:hint="eastAsia"/>
            </w:rPr>
          </w:rPrChange>
        </w:rPr>
        <w:t>】</w:t>
      </w:r>
      <w:r w:rsidRPr="000B06DA">
        <w:rPr>
          <w:rFonts w:ascii="Garamond" w:hAnsi="Garamond"/>
          <w:rPrChange w:id="801" w:author="Nils Burkhard Patrik Zimmermann" w:date="2024-10-24T15:12:00Z" w16du:dateUtc="2024-10-24T19:12:00Z">
            <w:rPr/>
          </w:rPrChange>
        </w:rPr>
        <w:t>.</w:t>
      </w:r>
    </w:p>
    <w:p w14:paraId="3F43B414" w14:textId="77777777" w:rsidR="00B93F81" w:rsidRPr="000B06DA" w:rsidRDefault="00B93F81" w:rsidP="00AE1328">
      <w:pPr>
        <w:jc w:val="both"/>
        <w:rPr>
          <w:rFonts w:ascii="Garamond" w:hAnsi="Garamond"/>
          <w:rPrChange w:id="802" w:author="Nils Burkhard Patrik Zimmermann" w:date="2024-10-24T15:12:00Z" w16du:dateUtc="2024-10-24T19:12:00Z">
            <w:rPr/>
          </w:rPrChange>
        </w:rPr>
      </w:pPr>
    </w:p>
    <w:p w14:paraId="402BAE6D" w14:textId="107CE949" w:rsidR="00B93F81" w:rsidRPr="0088532A" w:rsidRDefault="0066778C" w:rsidP="00AE1328">
      <w:pPr>
        <w:jc w:val="both"/>
        <w:rPr>
          <w:rFonts w:ascii="Garamond" w:hAnsi="Garamond"/>
          <w:lang w:val="de-DE"/>
          <w:rPrChange w:id="803" w:author="Nils Burkhard Patrik Zimmermann" w:date="2024-10-28T08:58:00Z" w16du:dateUtc="2024-10-28T12:58:00Z">
            <w:rPr/>
          </w:rPrChange>
        </w:rPr>
      </w:pPr>
      <w:r w:rsidRPr="000B06DA">
        <w:rPr>
          <w:rFonts w:ascii="Garamond" w:hAnsi="Garamond"/>
          <w:rPrChange w:id="804" w:author="Nils Burkhard Patrik Zimmermann" w:date="2024-10-24T15:12:00Z" w16du:dateUtc="2024-10-24T19:12:00Z">
            <w:rPr/>
          </w:rPrChange>
        </w:rPr>
        <w:t xml:space="preserve">A lot is already being ramped up. </w:t>
      </w:r>
      <w:r w:rsidRPr="0088532A">
        <w:rPr>
          <w:rFonts w:ascii="Garamond" w:hAnsi="Garamond"/>
          <w:lang w:val="de-DE"/>
          <w:rPrChange w:id="805" w:author="Nils Burkhard Patrik Zimmermann" w:date="2024-10-28T08:58:00Z" w16du:dateUtc="2024-10-28T12:58:00Z">
            <w:rPr/>
          </w:rPrChange>
        </w:rPr>
        <w:t xml:space="preserve">Mission 300. </w:t>
      </w:r>
    </w:p>
    <w:p w14:paraId="2BBAF45D" w14:textId="5A271FC6" w:rsidR="00F5307F" w:rsidRPr="0088532A" w:rsidRDefault="00FA1DE7" w:rsidP="00AE1328">
      <w:pPr>
        <w:jc w:val="both"/>
        <w:rPr>
          <w:rFonts w:ascii="Garamond" w:hAnsi="Garamond"/>
          <w:lang w:val="de-DE"/>
          <w:rPrChange w:id="806" w:author="Nils Burkhard Patrik Zimmermann" w:date="2024-10-28T08:58:00Z" w16du:dateUtc="2024-10-28T12:58:00Z">
            <w:rPr/>
          </w:rPrChange>
        </w:rPr>
      </w:pPr>
      <w:r w:rsidRPr="000B06DA">
        <w:rPr>
          <w:rFonts w:ascii="Garamond" w:hAnsi="Garamond"/>
          <w:rPrChange w:id="807" w:author="Nils Burkhard Patrik Zimmermann" w:date="2024-10-24T15:12:00Z" w16du:dateUtc="2024-10-24T19:12:00Z">
            <w:rPr/>
          </w:rPrChange>
        </w:rPr>
        <w:fldChar w:fldCharType="begin"/>
      </w:r>
      <w:r w:rsidRPr="0088532A">
        <w:rPr>
          <w:rFonts w:ascii="Garamond" w:hAnsi="Garamond"/>
          <w:lang w:val="de-DE"/>
          <w:rPrChange w:id="808" w:author="Nils Burkhard Patrik Zimmermann" w:date="2024-10-28T08:58:00Z" w16du:dateUtc="2024-10-28T12:58:00Z">
            <w:rPr/>
          </w:rPrChange>
        </w:rPr>
        <w:instrText>HYPERLINK "https://www.worldbank.org/en/news/feature/2024/09/19/five-ways-the-world-bank-will-achieve-mission-300"</w:instrText>
      </w:r>
      <w:r w:rsidRPr="0056373A">
        <w:rPr>
          <w:rFonts w:ascii="Garamond" w:hAnsi="Garamond"/>
        </w:rPr>
      </w:r>
      <w:r w:rsidRPr="000B06DA">
        <w:rPr>
          <w:rFonts w:ascii="Garamond" w:hAnsi="Garamond"/>
          <w:rPrChange w:id="809" w:author="Nils Burkhard Patrik Zimmermann" w:date="2024-10-24T15:12:00Z" w16du:dateUtc="2024-10-24T19:12:00Z">
            <w:rPr>
              <w:rStyle w:val="Hyperlink"/>
            </w:rPr>
          </w:rPrChange>
        </w:rPr>
        <w:fldChar w:fldCharType="separate"/>
      </w:r>
      <w:r w:rsidR="00F5307F" w:rsidRPr="0088532A">
        <w:rPr>
          <w:rStyle w:val="Hyperlink"/>
          <w:rFonts w:ascii="Garamond" w:hAnsi="Garamond"/>
          <w:lang w:val="de-DE"/>
          <w:rPrChange w:id="810" w:author="Nils Burkhard Patrik Zimmermann" w:date="2024-10-28T08:58:00Z" w16du:dateUtc="2024-10-28T12:58:00Z">
            <w:rPr>
              <w:rStyle w:val="Hyperlink"/>
            </w:rPr>
          </w:rPrChange>
        </w:rPr>
        <w:t>https://www.worldbank.org/en/news/feature/2024/09/19/five-ways-the-world-bank-will-achieve-mission-300</w:t>
      </w:r>
      <w:r w:rsidRPr="000B06DA">
        <w:rPr>
          <w:rStyle w:val="Hyperlink"/>
          <w:rFonts w:ascii="Garamond" w:hAnsi="Garamond"/>
          <w:rPrChange w:id="811" w:author="Nils Burkhard Patrik Zimmermann" w:date="2024-10-24T15:12:00Z" w16du:dateUtc="2024-10-24T19:12:00Z">
            <w:rPr>
              <w:rStyle w:val="Hyperlink"/>
            </w:rPr>
          </w:rPrChange>
        </w:rPr>
        <w:fldChar w:fldCharType="end"/>
      </w:r>
      <w:commentRangeEnd w:id="717"/>
      <w:r w:rsidR="006044DB">
        <w:rPr>
          <w:rStyle w:val="CommentReference"/>
        </w:rPr>
        <w:commentReference w:id="717"/>
      </w:r>
    </w:p>
    <w:p w14:paraId="0CF2C8DF" w14:textId="77777777" w:rsidR="00F5307F" w:rsidRPr="0088532A" w:rsidRDefault="00F5307F" w:rsidP="00AE1328">
      <w:pPr>
        <w:jc w:val="both"/>
        <w:rPr>
          <w:rFonts w:ascii="Garamond" w:hAnsi="Garamond"/>
          <w:lang w:val="de-DE"/>
          <w:rPrChange w:id="812" w:author="Nils Burkhard Patrik Zimmermann" w:date="2024-10-28T08:58:00Z" w16du:dateUtc="2024-10-28T12:58:00Z">
            <w:rPr/>
          </w:rPrChange>
        </w:rPr>
      </w:pPr>
    </w:p>
    <w:p w14:paraId="1D404BFF" w14:textId="1BD5CC59" w:rsidR="00AC78D1" w:rsidRPr="000B06DA" w:rsidRDefault="0002496D" w:rsidP="00AE1328">
      <w:pPr>
        <w:jc w:val="both"/>
        <w:rPr>
          <w:rFonts w:ascii="Garamond" w:hAnsi="Garamond"/>
          <w:rPrChange w:id="813" w:author="Nils Burkhard Patrik Zimmermann" w:date="2024-10-24T15:12:00Z" w16du:dateUtc="2024-10-24T19:12:00Z">
            <w:rPr/>
          </w:rPrChange>
        </w:rPr>
      </w:pPr>
      <w:r w:rsidRPr="0088532A">
        <w:rPr>
          <w:rFonts w:ascii="Garamond" w:hAnsi="Garamond"/>
          <w:lang w:val="de-DE"/>
          <w:rPrChange w:id="814" w:author="Nils Burkhard Patrik Zimmermann" w:date="2024-10-28T08:58:00Z" w16du:dateUtc="2024-10-28T12:58:00Z">
            <w:rPr/>
          </w:rPrChange>
        </w:rPr>
        <w:t xml:space="preserve">Risk management hierarchy. </w:t>
      </w:r>
      <w:r w:rsidRPr="000B06DA">
        <w:rPr>
          <w:rFonts w:ascii="Garamond" w:hAnsi="Garamond"/>
          <w:rPrChange w:id="815" w:author="Nils Burkhard Patrik Zimmermann" w:date="2024-10-24T15:12:00Z" w16du:dateUtc="2024-10-24T19:12:00Z">
            <w:rPr/>
          </w:rPrChange>
        </w:rPr>
        <w:t>Could use investment funds of the RST instead of developed country backed SPV.</w:t>
      </w:r>
    </w:p>
    <w:p w14:paraId="71C990D0" w14:textId="05A0915B" w:rsidR="00AC78D1" w:rsidRPr="000B06DA" w:rsidRDefault="00AC78D1" w:rsidP="00AE1328">
      <w:pPr>
        <w:jc w:val="both"/>
        <w:rPr>
          <w:rFonts w:ascii="Garamond" w:hAnsi="Garamond"/>
          <w:rPrChange w:id="816" w:author="Nils Burkhard Patrik Zimmermann" w:date="2024-10-24T15:12:00Z" w16du:dateUtc="2024-10-24T19:12:00Z">
            <w:rPr/>
          </w:rPrChange>
        </w:rPr>
      </w:pPr>
      <w:r w:rsidRPr="000B06DA">
        <w:rPr>
          <w:rFonts w:ascii="Garamond" w:hAnsi="Garamond"/>
          <w:rPrChange w:id="817" w:author="Nils Burkhard Patrik Zimmermann" w:date="2024-10-24T15:12:00Z" w16du:dateUtc="2024-10-24T19:12:00Z">
            <w:rPr/>
          </w:rPrChange>
        </w:rPr>
        <w:t>Four layers of de-risking</w:t>
      </w:r>
      <w:r w:rsidR="00D35873" w:rsidRPr="000B06DA">
        <w:rPr>
          <w:rFonts w:ascii="Garamond" w:hAnsi="Garamond"/>
          <w:rPrChange w:id="818" w:author="Nils Burkhard Patrik Zimmermann" w:date="2024-10-24T15:12:00Z" w16du:dateUtc="2024-10-24T19:12:00Z">
            <w:rPr/>
          </w:rPrChange>
        </w:rPr>
        <w:t xml:space="preserve"> hierarchy</w:t>
      </w:r>
      <w:r w:rsidRPr="000B06DA">
        <w:rPr>
          <w:rFonts w:ascii="Garamond" w:hAnsi="Garamond"/>
          <w:rPrChange w:id="819" w:author="Nils Burkhard Patrik Zimmermann" w:date="2024-10-24T15:12:00Z" w16du:dateUtc="2024-10-24T19:12:00Z">
            <w:rPr/>
          </w:rPrChange>
        </w:rPr>
        <w:t xml:space="preserve"> in our proposal. Patient capital is the first, fourth is a guarantee. </w:t>
      </w:r>
    </w:p>
    <w:p w14:paraId="0D162556" w14:textId="55E5124D" w:rsidR="00232BC3" w:rsidRPr="000B06DA" w:rsidRDefault="004E1498" w:rsidP="00AE1328">
      <w:pPr>
        <w:jc w:val="both"/>
        <w:rPr>
          <w:rFonts w:ascii="Garamond" w:hAnsi="Garamond"/>
          <w:rPrChange w:id="820" w:author="Nils Burkhard Patrik Zimmermann" w:date="2024-10-24T15:12:00Z" w16du:dateUtc="2024-10-24T19:12:00Z">
            <w:rPr/>
          </w:rPrChange>
        </w:rPr>
      </w:pPr>
      <w:r w:rsidRPr="000B06DA">
        <w:rPr>
          <w:rFonts w:ascii="Garamond" w:hAnsi="Garamond"/>
          <w:rPrChange w:id="821" w:author="Nils Burkhard Patrik Zimmermann" w:date="2024-10-24T15:12:00Z" w16du:dateUtc="2024-10-24T19:12:00Z">
            <w:rPr/>
          </w:rPrChange>
        </w:rPr>
        <w:t xml:space="preserve">Avinash Persaud </w:t>
      </w:r>
      <w:r w:rsidR="005D155B" w:rsidRPr="000B06DA">
        <w:rPr>
          <w:rFonts w:ascii="Garamond" w:hAnsi="Garamond"/>
          <w:rPrChange w:id="822" w:author="Nils Burkhard Patrik Zimmermann" w:date="2024-10-24T15:12:00Z" w16du:dateUtc="2024-10-24T19:12:00Z">
            <w:rPr/>
          </w:rPrChange>
        </w:rPr>
        <w:fldChar w:fldCharType="begin"/>
      </w:r>
      <w:r w:rsidR="005D155B" w:rsidRPr="000B06DA">
        <w:rPr>
          <w:rFonts w:ascii="Garamond" w:hAnsi="Garamond"/>
          <w:rPrChange w:id="823" w:author="Nils Burkhard Patrik Zimmermann" w:date="2024-10-24T15:12:00Z" w16du:dateUtc="2024-10-24T19:12:00Z">
            <w:rPr/>
          </w:rPrChange>
        </w:rPr>
        <w:instrText>HYPERLINK "https://www.brettonwoodsproject.org/2022/12/bridgetown-initiative-calls-for-new-global-climate-mitigation-trust-financed-via-sdrs/"</w:instrText>
      </w:r>
      <w:r w:rsidR="005D155B" w:rsidRPr="0056373A">
        <w:rPr>
          <w:rFonts w:ascii="Garamond" w:hAnsi="Garamond"/>
        </w:rPr>
      </w:r>
      <w:r w:rsidR="005D155B" w:rsidRPr="000B06DA">
        <w:rPr>
          <w:rFonts w:ascii="Garamond" w:hAnsi="Garamond"/>
          <w:rPrChange w:id="824" w:author="Nils Burkhard Patrik Zimmermann" w:date="2024-10-24T15:12:00Z" w16du:dateUtc="2024-10-24T19:12:00Z">
            <w:rPr>
              <w:rStyle w:val="Hyperlink"/>
            </w:rPr>
          </w:rPrChange>
        </w:rPr>
        <w:fldChar w:fldCharType="separate"/>
      </w:r>
      <w:r w:rsidR="005D155B" w:rsidRPr="000B06DA">
        <w:rPr>
          <w:rStyle w:val="Hyperlink"/>
          <w:rFonts w:ascii="Garamond" w:hAnsi="Garamond"/>
          <w:rPrChange w:id="825" w:author="Nils Burkhard Patrik Zimmermann" w:date="2024-10-24T15:12:00Z" w16du:dateUtc="2024-10-24T19:12:00Z">
            <w:rPr>
              <w:rStyle w:val="Hyperlink"/>
            </w:rPr>
          </w:rPrChange>
        </w:rPr>
        <w:t>writes</w:t>
      </w:r>
      <w:r w:rsidR="005D155B" w:rsidRPr="000B06DA">
        <w:rPr>
          <w:rStyle w:val="Hyperlink"/>
          <w:rFonts w:ascii="Garamond" w:hAnsi="Garamond"/>
          <w:rPrChange w:id="826" w:author="Nils Burkhard Patrik Zimmermann" w:date="2024-10-24T15:12:00Z" w16du:dateUtc="2024-10-24T19:12:00Z">
            <w:rPr>
              <w:rStyle w:val="Hyperlink"/>
            </w:rPr>
          </w:rPrChange>
        </w:rPr>
        <w:fldChar w:fldCharType="end"/>
      </w:r>
      <w:r w:rsidRPr="000B06DA">
        <w:rPr>
          <w:rFonts w:ascii="Garamond" w:hAnsi="Garamond"/>
          <w:rPrChange w:id="827" w:author="Nils Burkhard Patrik Zimmermann" w:date="2024-10-24T15:12:00Z" w16du:dateUtc="2024-10-24T19:12:00Z">
            <w:rPr/>
          </w:rPrChange>
        </w:rPr>
        <w:t>: Switching to renewables is capital intensive and the cost of capital in low- and middle- income countries (LMICs) is prohibitive. Before the US Federal Reserve started raising interest rates, the average cost of capital for a solar photovoltaic project was 3 per cent in Europe </w:t>
      </w:r>
      <w:r w:rsidRPr="000B06DA">
        <w:rPr>
          <w:rFonts w:ascii="Garamond" w:hAnsi="Garamond"/>
          <w:rPrChange w:id="828" w:author="Nils Burkhard Patrik Zimmermann" w:date="2024-10-24T15:12:00Z" w16du:dateUtc="2024-10-24T19:12:00Z">
            <w:rPr/>
          </w:rPrChange>
        </w:rPr>
        <w:fldChar w:fldCharType="begin"/>
      </w:r>
      <w:r w:rsidRPr="000B06DA">
        <w:rPr>
          <w:rFonts w:ascii="Garamond" w:hAnsi="Garamond"/>
          <w:rPrChange w:id="829" w:author="Nils Burkhard Patrik Zimmermann" w:date="2024-10-24T15:12:00Z" w16du:dateUtc="2024-10-24T19:12:00Z">
            <w:rPr/>
          </w:rPrChange>
        </w:rPr>
        <w:instrText>HYPERLINK "https://www.iea.org/articles/the-cost-of-capital-in-clean-energy-transitions"</w:instrText>
      </w:r>
      <w:r w:rsidRPr="0056373A">
        <w:rPr>
          <w:rFonts w:ascii="Garamond" w:hAnsi="Garamond"/>
        </w:rPr>
      </w:r>
      <w:r w:rsidRPr="000B06DA">
        <w:rPr>
          <w:rFonts w:ascii="Garamond" w:hAnsi="Garamond"/>
          <w:rPrChange w:id="830" w:author="Nils Burkhard Patrik Zimmermann" w:date="2024-10-24T15:12:00Z" w16du:dateUtc="2024-10-24T19:12:00Z">
            <w:rPr>
              <w:rStyle w:val="Hyperlink"/>
              <w:b/>
            </w:rPr>
          </w:rPrChange>
        </w:rPr>
        <w:fldChar w:fldCharType="separate"/>
      </w:r>
      <w:r w:rsidRPr="000B06DA">
        <w:rPr>
          <w:rStyle w:val="Hyperlink"/>
          <w:rFonts w:ascii="Garamond" w:hAnsi="Garamond"/>
          <w:b/>
          <w:bCs/>
          <w:rPrChange w:id="831" w:author="Nils Burkhard Patrik Zimmermann" w:date="2024-10-24T15:12:00Z" w16du:dateUtc="2024-10-24T19:12:00Z">
            <w:rPr>
              <w:rStyle w:val="Hyperlink"/>
              <w:b/>
              <w:bCs/>
            </w:rPr>
          </w:rPrChange>
        </w:rPr>
        <w:t>according</w:t>
      </w:r>
      <w:r w:rsidRPr="000B06DA">
        <w:rPr>
          <w:rStyle w:val="Hyperlink"/>
          <w:rFonts w:ascii="Garamond" w:hAnsi="Garamond"/>
          <w:b/>
          <w:rPrChange w:id="832" w:author="Nils Burkhard Patrik Zimmermann" w:date="2024-10-24T15:12:00Z" w16du:dateUtc="2024-10-24T19:12:00Z">
            <w:rPr>
              <w:rStyle w:val="Hyperlink"/>
              <w:b/>
            </w:rPr>
          </w:rPrChange>
        </w:rPr>
        <w:fldChar w:fldCharType="end"/>
      </w:r>
      <w:r w:rsidRPr="000B06DA">
        <w:rPr>
          <w:rFonts w:ascii="Garamond" w:hAnsi="Garamond"/>
          <w:rPrChange w:id="833" w:author="Nils Burkhard Patrik Zimmermann" w:date="2024-10-24T15:12:00Z" w16du:dateUtc="2024-10-24T19:12:00Z">
            <w:rPr/>
          </w:rPrChange>
        </w:rPr>
        <w:t> to the International Energy Agency, and 12.5 per cent in Brazil. That gap is wider now. We need over $1 trillion of transition projects a year for LMICs, excluding China, according to a November 2022 </w:t>
      </w:r>
      <w:r w:rsidRPr="000B06DA">
        <w:rPr>
          <w:rFonts w:ascii="Garamond" w:hAnsi="Garamond"/>
          <w:rPrChange w:id="834" w:author="Nils Burkhard Patrik Zimmermann" w:date="2024-10-24T15:12:00Z" w16du:dateUtc="2024-10-24T19:12:00Z">
            <w:rPr/>
          </w:rPrChange>
        </w:rPr>
        <w:fldChar w:fldCharType="begin"/>
      </w:r>
      <w:r w:rsidRPr="000B06DA">
        <w:rPr>
          <w:rFonts w:ascii="Garamond" w:hAnsi="Garamond"/>
          <w:rPrChange w:id="835" w:author="Nils Burkhard Patrik Zimmermann" w:date="2024-10-24T15:12:00Z" w16du:dateUtc="2024-10-24T19:12:00Z">
            <w:rPr/>
          </w:rPrChange>
        </w:rPr>
        <w:instrText>HYPERLINK "https://www.lse.ac.uk/granthaminstitute/publication/finance-for-climate-action-scaling-up-investment-for-climate-and-development/"</w:instrText>
      </w:r>
      <w:r w:rsidRPr="0056373A">
        <w:rPr>
          <w:rFonts w:ascii="Garamond" w:hAnsi="Garamond"/>
        </w:rPr>
      </w:r>
      <w:r w:rsidRPr="000B06DA">
        <w:rPr>
          <w:rFonts w:ascii="Garamond" w:hAnsi="Garamond"/>
          <w:rPrChange w:id="836" w:author="Nils Burkhard Patrik Zimmermann" w:date="2024-10-24T15:12:00Z" w16du:dateUtc="2024-10-24T19:12:00Z">
            <w:rPr>
              <w:rStyle w:val="Hyperlink"/>
              <w:b/>
            </w:rPr>
          </w:rPrChange>
        </w:rPr>
        <w:fldChar w:fldCharType="separate"/>
      </w:r>
      <w:r w:rsidRPr="000B06DA">
        <w:rPr>
          <w:rStyle w:val="Hyperlink"/>
          <w:rFonts w:ascii="Garamond" w:hAnsi="Garamond"/>
          <w:b/>
          <w:bCs/>
          <w:rPrChange w:id="837" w:author="Nils Burkhard Patrik Zimmermann" w:date="2024-10-24T15:12:00Z" w16du:dateUtc="2024-10-24T19:12:00Z">
            <w:rPr>
              <w:rStyle w:val="Hyperlink"/>
              <w:b/>
              <w:bCs/>
            </w:rPr>
          </w:rPrChange>
        </w:rPr>
        <w:t>report</w:t>
      </w:r>
      <w:r w:rsidRPr="000B06DA">
        <w:rPr>
          <w:rStyle w:val="Hyperlink"/>
          <w:rFonts w:ascii="Garamond" w:hAnsi="Garamond"/>
          <w:b/>
          <w:rPrChange w:id="838" w:author="Nils Burkhard Patrik Zimmermann" w:date="2024-10-24T15:12:00Z" w16du:dateUtc="2024-10-24T19:12:00Z">
            <w:rPr>
              <w:rStyle w:val="Hyperlink"/>
              <w:b/>
            </w:rPr>
          </w:rPrChange>
        </w:rPr>
        <w:fldChar w:fldCharType="end"/>
      </w:r>
      <w:r w:rsidRPr="000B06DA">
        <w:rPr>
          <w:rFonts w:ascii="Garamond" w:hAnsi="Garamond"/>
          <w:rPrChange w:id="839" w:author="Nils Burkhard Patrik Zimmermann" w:date="2024-10-24T15:12:00Z" w16du:dateUtc="2024-10-24T19:12:00Z">
            <w:rPr/>
          </w:rPrChange>
        </w:rPr>
        <w:t> by the Independent High-Level Expert Group on Climate Finance. Few would be commercially viable with that cost of capital. We can sell ‘risk mitigation’ foxy financiers yell, but the hedgehog retorts that they can’t mitigate the risks that follow from the way the international financial system works.</w:t>
      </w:r>
    </w:p>
    <w:p w14:paraId="29D7E5E6" w14:textId="3A169B66" w:rsidR="00EF596D" w:rsidRPr="000B06DA" w:rsidRDefault="00EF596D" w:rsidP="00AE1328">
      <w:pPr>
        <w:jc w:val="both"/>
        <w:rPr>
          <w:rFonts w:ascii="Garamond" w:hAnsi="Garamond"/>
          <w:rPrChange w:id="840" w:author="Nils Burkhard Patrik Zimmermann" w:date="2024-10-24T15:12:00Z" w16du:dateUtc="2024-10-24T19:12:00Z">
            <w:rPr/>
          </w:rPrChange>
        </w:rPr>
      </w:pPr>
      <w:r w:rsidRPr="000B06DA">
        <w:rPr>
          <w:rFonts w:ascii="Garamond" w:hAnsi="Garamond"/>
          <w:rPrChange w:id="841" w:author="Nils Burkhard Patrik Zimmermann" w:date="2024-10-24T15:12:00Z" w16du:dateUtc="2024-10-24T19:12:00Z">
            <w:rPr/>
          </w:rPrChange>
        </w:rPr>
        <w:t>Alongside existing SDR-funded IMF trusts, such as the Poverty Reduction and Growth Trust and the Resilience and Sustainability Trust (see </w:t>
      </w:r>
      <w:r w:rsidRPr="000B06DA">
        <w:rPr>
          <w:rFonts w:ascii="Garamond" w:hAnsi="Garamond"/>
          <w:i/>
          <w:iCs/>
          <w:rPrChange w:id="842" w:author="Nils Burkhard Patrik Zimmermann" w:date="2024-10-24T15:12:00Z" w16du:dateUtc="2024-10-24T19:12:00Z">
            <w:rPr>
              <w:i/>
              <w:iCs/>
            </w:rPr>
          </w:rPrChange>
        </w:rPr>
        <w:t>Observer</w:t>
      </w:r>
      <w:r w:rsidRPr="000B06DA">
        <w:rPr>
          <w:rFonts w:ascii="Garamond" w:hAnsi="Garamond"/>
          <w:rPrChange w:id="843" w:author="Nils Burkhard Patrik Zimmermann" w:date="2024-10-24T15:12:00Z" w16du:dateUtc="2024-10-24T19:12:00Z">
            <w:rPr/>
          </w:rPrChange>
        </w:rPr>
        <w:t> </w:t>
      </w:r>
      <w:r w:rsidRPr="000B06DA">
        <w:rPr>
          <w:rFonts w:ascii="Garamond" w:hAnsi="Garamond"/>
          <w:rPrChange w:id="844" w:author="Nils Burkhard Patrik Zimmermann" w:date="2024-10-24T15:12:00Z" w16du:dateUtc="2024-10-24T19:12:00Z">
            <w:rPr/>
          </w:rPrChange>
        </w:rPr>
        <w:fldChar w:fldCharType="begin"/>
      </w:r>
      <w:r w:rsidRPr="000B06DA">
        <w:rPr>
          <w:rFonts w:ascii="Garamond" w:hAnsi="Garamond"/>
          <w:rPrChange w:id="845" w:author="Nils Burkhard Patrik Zimmermann" w:date="2024-10-24T15:12:00Z" w16du:dateUtc="2024-10-24T19:12:00Z">
            <w:rPr/>
          </w:rPrChange>
        </w:rPr>
        <w:instrText>HYPERLINK "https://www.brettonwoodsproject.org/2022/07/resilience-and-sustainability-trust-will-qualifying-reforms-bring-long-overdue-institutional-shift/"</w:instrText>
      </w:r>
      <w:r w:rsidRPr="0056373A">
        <w:rPr>
          <w:rFonts w:ascii="Garamond" w:hAnsi="Garamond"/>
        </w:rPr>
      </w:r>
      <w:r w:rsidRPr="000B06DA">
        <w:rPr>
          <w:rFonts w:ascii="Garamond" w:hAnsi="Garamond"/>
          <w:rPrChange w:id="846" w:author="Nils Burkhard Patrik Zimmermann" w:date="2024-10-24T15:12:00Z" w16du:dateUtc="2024-10-24T19:12:00Z">
            <w:rPr>
              <w:rStyle w:val="Hyperlink"/>
              <w:b/>
            </w:rPr>
          </w:rPrChange>
        </w:rPr>
        <w:fldChar w:fldCharType="separate"/>
      </w:r>
      <w:r w:rsidRPr="000B06DA">
        <w:rPr>
          <w:rStyle w:val="Hyperlink"/>
          <w:rFonts w:ascii="Garamond" w:hAnsi="Garamond"/>
          <w:b/>
          <w:bCs/>
          <w:rPrChange w:id="847" w:author="Nils Burkhard Patrik Zimmermann" w:date="2024-10-24T15:12:00Z" w16du:dateUtc="2024-10-24T19:12:00Z">
            <w:rPr>
              <w:rStyle w:val="Hyperlink"/>
              <w:b/>
              <w:bCs/>
            </w:rPr>
          </w:rPrChange>
        </w:rPr>
        <w:t>Summer 2022)</w:t>
      </w:r>
      <w:r w:rsidRPr="000B06DA">
        <w:rPr>
          <w:rStyle w:val="Hyperlink"/>
          <w:rFonts w:ascii="Garamond" w:hAnsi="Garamond"/>
          <w:b/>
          <w:rPrChange w:id="848" w:author="Nils Burkhard Patrik Zimmermann" w:date="2024-10-24T15:12:00Z" w16du:dateUtc="2024-10-24T19:12:00Z">
            <w:rPr>
              <w:rStyle w:val="Hyperlink"/>
              <w:b/>
            </w:rPr>
          </w:rPrChange>
        </w:rPr>
        <w:fldChar w:fldCharType="end"/>
      </w:r>
      <w:r w:rsidRPr="000B06DA">
        <w:rPr>
          <w:rFonts w:ascii="Garamond" w:hAnsi="Garamond"/>
          <w:rPrChange w:id="849" w:author="Nils Burkhard Patrik Zimmermann" w:date="2024-10-24T15:12:00Z" w16du:dateUtc="2024-10-24T19:12:00Z">
            <w:rPr/>
          </w:rPrChange>
        </w:rPr>
        <w:t>, ‘Bridgetown’ proposes a Global Climate Mitigation Trust that can hold $500 billion of unused or new SDRs. Using the SDRs as collateral, the Trust borrows the underlying currencies in the SDR basket and on-lends this cash to projects in LMICs in return for shares in the projects. Lending directly to projects instead of governments would be the main difference from other existing IMF trusts. These loans would become an asset of the Mitigation Trust and a liability of the project, effectively taking climate mitigation out of the balance sheets of LMICs and meaningfully involving the private sector – an essential component considering the lack of fiscal space and the high cost of capital of LMICs.</w:t>
      </w:r>
    </w:p>
    <w:p w14:paraId="139684E0" w14:textId="77777777" w:rsidR="00EF596D" w:rsidRPr="000B06DA" w:rsidRDefault="00EF596D" w:rsidP="00AE1328">
      <w:pPr>
        <w:jc w:val="both"/>
        <w:rPr>
          <w:rFonts w:ascii="Garamond" w:hAnsi="Garamond"/>
          <w:rPrChange w:id="850" w:author="Nils Burkhard Patrik Zimmermann" w:date="2024-10-24T15:12:00Z" w16du:dateUtc="2024-10-24T19:12:00Z">
            <w:rPr/>
          </w:rPrChange>
        </w:rPr>
      </w:pPr>
    </w:p>
    <w:p w14:paraId="54E3FE4F" w14:textId="77777777" w:rsidR="00EF596D" w:rsidRPr="000B06DA" w:rsidRDefault="00EF596D" w:rsidP="00AE1328">
      <w:pPr>
        <w:jc w:val="both"/>
        <w:rPr>
          <w:rFonts w:ascii="Garamond" w:hAnsi="Garamond"/>
          <w:rPrChange w:id="851" w:author="Nils Burkhard Patrik Zimmermann" w:date="2024-10-24T15:12:00Z" w16du:dateUtc="2024-10-24T19:12:00Z">
            <w:rPr/>
          </w:rPrChange>
        </w:rPr>
      </w:pPr>
    </w:p>
    <w:p w14:paraId="4D4DE90C" w14:textId="1AED9687" w:rsidR="00223B44" w:rsidRPr="000B06DA" w:rsidRDefault="00A33FB0" w:rsidP="00223B44">
      <w:pPr>
        <w:rPr>
          <w:rFonts w:ascii="Garamond" w:hAnsi="Garamond"/>
          <w:rPrChange w:id="852" w:author="Nils Burkhard Patrik Zimmermann" w:date="2024-10-24T15:12:00Z" w16du:dateUtc="2024-10-24T19:12:00Z">
            <w:rPr/>
          </w:rPrChange>
        </w:rPr>
      </w:pPr>
      <w:r w:rsidRPr="000B06DA">
        <w:rPr>
          <w:rFonts w:ascii="Garamond" w:hAnsi="Garamond"/>
          <w:rPrChange w:id="853" w:author="Nils Burkhard Patrik Zimmermann" w:date="2024-10-24T15:12:00Z" w16du:dateUtc="2024-10-24T19:12:00Z">
            <w:rPr/>
          </w:rPrChange>
        </w:rPr>
        <w:br w:type="page"/>
      </w:r>
      <w:r w:rsidR="0028762E" w:rsidRPr="000B06DA">
        <w:rPr>
          <w:rFonts w:ascii="Garamond" w:hAnsi="Garamond"/>
          <w:rPrChange w:id="854" w:author="Nils Burkhard Patrik Zimmermann" w:date="2024-10-24T15:12:00Z" w16du:dateUtc="2024-10-24T19:12:00Z">
            <w:rPr/>
          </w:rPrChange>
        </w:rPr>
        <w:lastRenderedPageBreak/>
        <w:br w:type="page"/>
      </w:r>
      <w:r w:rsidR="00223B44" w:rsidRPr="000B06DA">
        <w:rPr>
          <w:rFonts w:ascii="Garamond" w:eastAsiaTheme="majorEastAsia" w:hAnsi="Garamond" w:cstheme="majorBidi"/>
          <w:color w:val="2F5496" w:themeColor="accent1" w:themeShade="BF"/>
        </w:rPr>
        <w:lastRenderedPageBreak/>
        <w:t>Policy Brief: De-risking and Scaling Renewable Energy Project Finance in Developing Countries through Regional Renewable Energy Payment Intermediary Facilities (REPIFs)</w:t>
      </w:r>
    </w:p>
    <w:p w14:paraId="40F24415" w14:textId="09F9EC80" w:rsidR="00223B44" w:rsidRPr="000B06DA" w:rsidRDefault="00502B18" w:rsidP="00223B44">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Summary:</w:t>
      </w:r>
    </w:p>
    <w:p w14:paraId="38AF12BE" w14:textId="77777777" w:rsidR="00262187" w:rsidRPr="000B06DA" w:rsidRDefault="00262187" w:rsidP="00262187">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We propose the creation of a new instrument for de-risking investment in renewable energy projects in developing countries: Renewable Energy Payment Intermediary Facilities (REPIFs). The function of REPIFs would be similar to the financial intermediary role played by the Solar Energy Corporation of India (SECI) in that country. SECI guarantees that participating power generators get paid in full and on time for the power they produce as per their power purchase agreements (PPAs), de-risking the power providers’ operational cash flow.</w:t>
      </w:r>
      <w:r w:rsidRPr="000B06DA">
        <w:rPr>
          <w:rFonts w:ascii="Garamond" w:eastAsiaTheme="majorEastAsia" w:hAnsi="Garamond" w:cstheme="majorBidi"/>
          <w:color w:val="2F5496" w:themeColor="accent1" w:themeShade="BF"/>
        </w:rPr>
        <w:footnoteReference w:id="2"/>
      </w:r>
      <w:r w:rsidRPr="000B06DA">
        <w:rPr>
          <w:rFonts w:ascii="Garamond" w:eastAsiaTheme="majorEastAsia" w:hAnsi="Garamond" w:cstheme="majorBidi"/>
          <w:color w:val="2F5496" w:themeColor="accent1" w:themeShade="BF"/>
        </w:rPr>
        <w:t xml:space="preserve"> When power producers’ clients (in most cases, electricity distribution companies) fail to timely pay for electricity they have drawn from those producers, SECI first pays the power producers what they’re owed, and then, backed legally and financially by federal and state governments, SECI collects the money owed from the client companies – and works with them to address and try to solve the problems that led to their failure to pay on time in the first place. </w:t>
      </w:r>
    </w:p>
    <w:p w14:paraId="2F6ED752" w14:textId="77777777" w:rsidR="00262187" w:rsidRPr="000B06DA" w:rsidRDefault="00262187" w:rsidP="00262187">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In addition to its de-risking financial intermediary role, SECI also provides technical, administrative, and financial advisory services to the actors involved, including renewable energy project developers, relevant government agencies, transmission and distribution grid operators, and financial institutions. SECI manages tenders for solar power project auctions, helps smooth the integration of new renewable energy projects into the grid, reduces financial risks, and ensures power purchase agreements are well-structured. SECI is thus a coordinating as well as de-risking agency. </w:t>
      </w:r>
    </w:p>
    <w:p w14:paraId="4A472587" w14:textId="77777777" w:rsidR="00262187" w:rsidRPr="000B06DA" w:rsidRDefault="00262187" w:rsidP="00262187">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A suite of regional REPIFs could play a similar role to that of SECI in other developing countries. There may be potential for the International Solar Alliance and experienced staff seconded from India’s SECI to help set up REPIFs in other countries. </w:t>
      </w:r>
    </w:p>
    <w:p w14:paraId="2677837C" w14:textId="77777777" w:rsidR="00262187" w:rsidRPr="000B06DA" w:rsidRDefault="00262187" w:rsidP="00262187">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We further propose the creation of a REPIF-managed ‘green’ asset-backed securities program, backed by secure future cashflows from renewable energy power plants whose PPA revenues have been de-risked by REPIFs. Where renewable energy power plants are state- or cooperative-owned enterprises which have agreed to certain legal obligations, these enterprises could qualify for participation in the green asset-backed securities program. The money raised by issuing these securities would, by legal obligation, exclusively be used as equity investment for the development of additional new renewable energy projects. Once the new projects have been built, connected to the grid, and successfully generated revenue for at least a year, their future cash-flow would likewise be securitized, the money re-invested in further renewable energy project developments, and so on. This virtuous cycle could permit rapid scale-up of a country’s renewable energy power production capacity – without using any of a developing country’s scarce fiscal balance sheet space. Such asset-backed securities could be arranged by multilateral development banks working with regional REPIFs.  </w:t>
      </w:r>
    </w:p>
    <w:p w14:paraId="20A2CEF7" w14:textId="1E22D0C0" w:rsidR="00502B18" w:rsidRPr="000B06DA" w:rsidRDefault="00502B18" w:rsidP="00223B44">
      <w:pPr>
        <w:rPr>
          <w:rFonts w:ascii="Garamond" w:eastAsiaTheme="majorEastAsia" w:hAnsi="Garamond" w:cstheme="majorBidi"/>
          <w:color w:val="2F5496" w:themeColor="accent1" w:themeShade="BF"/>
        </w:rPr>
      </w:pPr>
    </w:p>
    <w:p w14:paraId="292AA17D" w14:textId="77777777" w:rsidR="00223B44" w:rsidRPr="000B06DA" w:rsidRDefault="00223B44" w:rsidP="00223B44">
      <w:pPr>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w:t>
      </w:r>
    </w:p>
    <w:p w14:paraId="6381F34D" w14:textId="77777777" w:rsidR="00223B44" w:rsidRPr="000B06DA" w:rsidRDefault="00223B44" w:rsidP="00223B44">
      <w:pPr>
        <w:rPr>
          <w:rFonts w:ascii="Garamond" w:eastAsiaTheme="majorEastAsia" w:hAnsi="Garamond" w:cstheme="majorBidi"/>
          <w:color w:val="2F5496" w:themeColor="accent1" w:themeShade="BF"/>
        </w:rPr>
      </w:pPr>
    </w:p>
    <w:p w14:paraId="74954C47" w14:textId="0C6485A9" w:rsidR="00223B44" w:rsidRPr="000B06DA" w:rsidRDefault="00223B44" w:rsidP="0016155E">
      <w:pPr>
        <w:pStyle w:val="ListParagraph"/>
        <w:numPr>
          <w:ilvl w:val="0"/>
          <w:numId w:val="7"/>
        </w:num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lastRenderedPageBreak/>
        <w:t>Introduction: The Global Need for Scalable Renewable Energy Finance</w:t>
      </w:r>
    </w:p>
    <w:p w14:paraId="696181A0" w14:textId="10EC256E"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The transition to renewable energy </w:t>
      </w:r>
      <w:r w:rsidR="00B0413C" w:rsidRPr="000B06DA">
        <w:rPr>
          <w:rFonts w:ascii="Garamond" w:eastAsiaTheme="majorEastAsia" w:hAnsi="Garamond" w:cstheme="majorBidi"/>
          <w:color w:val="2F5496" w:themeColor="accent1" w:themeShade="BF"/>
        </w:rPr>
        <w:t>must encompass</w:t>
      </w:r>
      <w:r w:rsidRPr="000B06DA">
        <w:rPr>
          <w:rFonts w:ascii="Garamond" w:eastAsiaTheme="majorEastAsia" w:hAnsi="Garamond" w:cstheme="majorBidi"/>
          <w:color w:val="2F5496" w:themeColor="accent1" w:themeShade="BF"/>
        </w:rPr>
        <w:t xml:space="preserve"> developing countries to meet global climate goals,</w:t>
      </w:r>
      <w:r w:rsidR="00B0413C" w:rsidRPr="000B06DA">
        <w:rPr>
          <w:rFonts w:ascii="Garamond" w:eastAsiaTheme="majorEastAsia" w:hAnsi="Garamond" w:cstheme="majorBidi"/>
          <w:color w:val="2F5496" w:themeColor="accent1" w:themeShade="BF"/>
        </w:rPr>
        <w:t xml:space="preserve"> and a rapid scale-up of clean electricity in </w:t>
      </w:r>
      <w:r w:rsidR="0021604D" w:rsidRPr="000B06DA">
        <w:rPr>
          <w:rFonts w:ascii="Garamond" w:eastAsiaTheme="majorEastAsia" w:hAnsi="Garamond" w:cstheme="majorBidi"/>
          <w:color w:val="2F5496" w:themeColor="accent1" w:themeShade="BF"/>
        </w:rPr>
        <w:t xml:space="preserve">many countries is </w:t>
      </w:r>
      <w:r w:rsidR="00D238ED" w:rsidRPr="000B06DA">
        <w:rPr>
          <w:rFonts w:ascii="Garamond" w:eastAsiaTheme="majorEastAsia" w:hAnsi="Garamond" w:cstheme="majorBidi"/>
          <w:color w:val="2F5496" w:themeColor="accent1" w:themeShade="BF"/>
        </w:rPr>
        <w:t>a necessary base for</w:t>
      </w:r>
      <w:r w:rsidRPr="000B06DA">
        <w:rPr>
          <w:rFonts w:ascii="Garamond" w:eastAsiaTheme="majorEastAsia" w:hAnsi="Garamond" w:cstheme="majorBidi"/>
          <w:color w:val="2F5496" w:themeColor="accent1" w:themeShade="BF"/>
        </w:rPr>
        <w:t xml:space="preserve"> </w:t>
      </w:r>
      <w:r w:rsidR="00D238ED" w:rsidRPr="000B06DA">
        <w:rPr>
          <w:rFonts w:ascii="Garamond" w:eastAsiaTheme="majorEastAsia" w:hAnsi="Garamond" w:cstheme="majorBidi"/>
          <w:color w:val="2F5496" w:themeColor="accent1" w:themeShade="BF"/>
        </w:rPr>
        <w:t xml:space="preserve">achieving </w:t>
      </w:r>
      <w:r w:rsidRPr="000B06DA">
        <w:rPr>
          <w:rFonts w:ascii="Garamond" w:eastAsiaTheme="majorEastAsia" w:hAnsi="Garamond" w:cstheme="majorBidi"/>
          <w:color w:val="2F5496" w:themeColor="accent1" w:themeShade="BF"/>
        </w:rPr>
        <w:t xml:space="preserve">sustainable economic development. However, financing renewable energy projects in developing countries remains fraught with risks, limiting their ability to attract the necessary capital at scale. These risks are due </w:t>
      </w:r>
      <w:r w:rsidR="00086C24" w:rsidRPr="000B06DA">
        <w:rPr>
          <w:rFonts w:ascii="Garamond" w:eastAsiaTheme="majorEastAsia" w:hAnsi="Garamond" w:cstheme="majorBidi"/>
          <w:color w:val="2F5496" w:themeColor="accent1" w:themeShade="BF"/>
        </w:rPr>
        <w:t xml:space="preserve">several factors, including foreign exchange risks, </w:t>
      </w:r>
      <w:r w:rsidRPr="000B06DA">
        <w:rPr>
          <w:rFonts w:ascii="Garamond" w:eastAsiaTheme="majorEastAsia" w:hAnsi="Garamond" w:cstheme="majorBidi"/>
          <w:color w:val="2F5496" w:themeColor="accent1" w:themeShade="BF"/>
        </w:rPr>
        <w:t xml:space="preserve">uncertainties in regulatory frameworks, </w:t>
      </w:r>
      <w:r w:rsidR="00086C24" w:rsidRPr="000B06DA">
        <w:rPr>
          <w:rFonts w:ascii="Garamond" w:eastAsiaTheme="majorEastAsia" w:hAnsi="Garamond" w:cstheme="majorBidi"/>
          <w:color w:val="2F5496" w:themeColor="accent1" w:themeShade="BF"/>
        </w:rPr>
        <w:t>inadequate electricity transmission capacit</w:t>
      </w:r>
      <w:r w:rsidR="002D6C27" w:rsidRPr="000B06DA">
        <w:rPr>
          <w:rFonts w:ascii="Garamond" w:eastAsiaTheme="majorEastAsia" w:hAnsi="Garamond" w:cstheme="majorBidi"/>
          <w:color w:val="2F5496" w:themeColor="accent1" w:themeShade="BF"/>
        </w:rPr>
        <w:t xml:space="preserve">ies, financial instability of electricity distribution companies, </w:t>
      </w:r>
      <w:r w:rsidRPr="000B06DA">
        <w:rPr>
          <w:rFonts w:ascii="Garamond" w:eastAsiaTheme="majorEastAsia" w:hAnsi="Garamond" w:cstheme="majorBidi"/>
          <w:color w:val="2F5496" w:themeColor="accent1" w:themeShade="BF"/>
        </w:rPr>
        <w:t xml:space="preserve">and a lack of guarantees for future revenues from power purchase agreements (PPAs). </w:t>
      </w:r>
    </w:p>
    <w:p w14:paraId="13405B8B" w14:textId="5F6E1F48"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This policy brief proposes Renewable Energy Payment Intermediary Facilities (REPIFs)</w:t>
      </w:r>
      <w:r w:rsidR="00754AA0" w:rsidRPr="000B06DA">
        <w:rPr>
          <w:rFonts w:ascii="Garamond" w:eastAsiaTheme="majorEastAsia" w:hAnsi="Garamond" w:cstheme="majorBidi"/>
          <w:color w:val="2F5496" w:themeColor="accent1" w:themeShade="BF"/>
        </w:rPr>
        <w:t xml:space="preserve"> </w:t>
      </w:r>
      <w:r w:rsidRPr="000B06DA">
        <w:rPr>
          <w:rFonts w:ascii="Garamond" w:eastAsiaTheme="majorEastAsia" w:hAnsi="Garamond" w:cstheme="majorBidi"/>
          <w:color w:val="2F5496" w:themeColor="accent1" w:themeShade="BF"/>
        </w:rPr>
        <w:t xml:space="preserve">as a solution, modeled </w:t>
      </w:r>
      <w:r w:rsidR="00754AA0" w:rsidRPr="000B06DA">
        <w:rPr>
          <w:rFonts w:ascii="Garamond" w:eastAsiaTheme="majorEastAsia" w:hAnsi="Garamond" w:cstheme="majorBidi"/>
          <w:color w:val="2F5496" w:themeColor="accent1" w:themeShade="BF"/>
        </w:rPr>
        <w:t xml:space="preserve">in key respects </w:t>
      </w:r>
      <w:r w:rsidRPr="000B06DA">
        <w:rPr>
          <w:rFonts w:ascii="Garamond" w:eastAsiaTheme="majorEastAsia" w:hAnsi="Garamond" w:cstheme="majorBidi"/>
          <w:color w:val="2F5496" w:themeColor="accent1" w:themeShade="BF"/>
        </w:rPr>
        <w:t>after the Solar Energy Corporation of India (SECI), to de-risk and scale renewable energy projects in developing countries. REPIFs, which would be regional financial intermediaries, could unlock significant investment by ensuring secure cash flows for renewable energy developers and offering the potential for a green asset-backed securities program.</w:t>
      </w:r>
    </w:p>
    <w:p w14:paraId="2704A091" w14:textId="4FD05C42"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2. The Role of SECI in India's Renewable Energy Success</w:t>
      </w:r>
    </w:p>
    <w:p w14:paraId="7099D07D" w14:textId="446B13DD"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The success of SECI in India offers a concrete example of how an intermediary agency can facilitate renewable energy growth. SECI plays a dual role in de-risking and coordinating India’s renewable energy projects. It guarantees timely payment to power producers even if the distribution companies (Discoms) face financial challenges. By offering this guarantee, SECI significantly reduces the financial risk faced by developers, thereby attracting investment and increasing project bankability. </w:t>
      </w:r>
    </w:p>
    <w:p w14:paraId="0D42C44D" w14:textId="631552F2"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SECI also manages the entire process of solar power project tenders, auctions, and PPAs, ensuring that the regulatory, technical, and financial frameworks are well-coordinated. Its direct backing by the Indian government adds an additional layer of security, reducing default risk. This model has allowed India to rapidly scale up its solar energy capacity, which stood at over 40 GW by 2023</w:t>
      </w:r>
      <w:r w:rsidR="005E0353" w:rsidRPr="000B06DA">
        <w:rPr>
          <w:rFonts w:ascii="Garamond" w:eastAsiaTheme="majorEastAsia" w:hAnsi="Garamond" w:cstheme="majorBidi"/>
          <w:color w:val="2F5496" w:themeColor="accent1" w:themeShade="BF"/>
        </w:rPr>
        <w:t xml:space="preserve"> [---]</w:t>
      </w:r>
      <w:r w:rsidRPr="000B06DA">
        <w:rPr>
          <w:rFonts w:ascii="Garamond" w:eastAsiaTheme="majorEastAsia" w:hAnsi="Garamond" w:cstheme="majorBidi"/>
          <w:color w:val="2F5496" w:themeColor="accent1" w:themeShade="BF"/>
        </w:rPr>
        <w:t>, placing the country among the world's leading renewable energy markets</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9†source</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8†source</w:t>
      </w:r>
      <w:r w:rsidR="006E4850"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w:t>
      </w:r>
    </w:p>
    <w:p w14:paraId="5574FB8A" w14:textId="549C536B"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3. REPIFs: Adapting SECI’s Model for Broader Use in Developing Countries</w:t>
      </w:r>
    </w:p>
    <w:p w14:paraId="39BCAECA" w14:textId="77777777" w:rsidR="00B04837" w:rsidRPr="000B06DA" w:rsidRDefault="006F38EE"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Adapting</w:t>
      </w:r>
      <w:r w:rsidR="00223B44" w:rsidRPr="000B06DA">
        <w:rPr>
          <w:rFonts w:ascii="Garamond" w:eastAsiaTheme="majorEastAsia" w:hAnsi="Garamond" w:cstheme="majorBidi"/>
          <w:color w:val="2F5496" w:themeColor="accent1" w:themeShade="BF"/>
        </w:rPr>
        <w:t xml:space="preserve"> this model to other developing countries could provide similar benefits. Renewable Energy Payment Intermediary Facilities (REPIFs) </w:t>
      </w:r>
      <w:r w:rsidRPr="000B06DA">
        <w:rPr>
          <w:rFonts w:ascii="Garamond" w:eastAsiaTheme="majorEastAsia" w:hAnsi="Garamond" w:cstheme="majorBidi"/>
          <w:color w:val="2F5496" w:themeColor="accent1" w:themeShade="BF"/>
        </w:rPr>
        <w:t>c</w:t>
      </w:r>
      <w:r w:rsidR="00223B44" w:rsidRPr="000B06DA">
        <w:rPr>
          <w:rFonts w:ascii="Garamond" w:eastAsiaTheme="majorEastAsia" w:hAnsi="Garamond" w:cstheme="majorBidi"/>
          <w:color w:val="2F5496" w:themeColor="accent1" w:themeShade="BF"/>
        </w:rPr>
        <w:t xml:space="preserve">ould act as </w:t>
      </w:r>
      <w:r w:rsidRPr="000B06DA">
        <w:rPr>
          <w:rFonts w:ascii="Garamond" w:eastAsiaTheme="majorEastAsia" w:hAnsi="Garamond" w:cstheme="majorBidi"/>
          <w:color w:val="2F5496" w:themeColor="accent1" w:themeShade="BF"/>
        </w:rPr>
        <w:t xml:space="preserve">supranational </w:t>
      </w:r>
      <w:r w:rsidR="00223B44" w:rsidRPr="000B06DA">
        <w:rPr>
          <w:rFonts w:ascii="Garamond" w:eastAsiaTheme="majorEastAsia" w:hAnsi="Garamond" w:cstheme="majorBidi"/>
          <w:color w:val="2F5496" w:themeColor="accent1" w:themeShade="BF"/>
        </w:rPr>
        <w:t>regional or national entities to de-risk renewable energy projects by serving as intermediaries between power producers and off</w:t>
      </w:r>
      <w:r w:rsidRPr="000B06DA">
        <w:rPr>
          <w:rFonts w:ascii="Garamond" w:eastAsiaTheme="majorEastAsia" w:hAnsi="Garamond" w:cstheme="majorBidi"/>
          <w:color w:val="2F5496" w:themeColor="accent1" w:themeShade="BF"/>
        </w:rPr>
        <w:t>-</w:t>
      </w:r>
      <w:r w:rsidR="00223B44" w:rsidRPr="000B06DA">
        <w:rPr>
          <w:rFonts w:ascii="Garamond" w:eastAsiaTheme="majorEastAsia" w:hAnsi="Garamond" w:cstheme="majorBidi"/>
          <w:color w:val="2F5496" w:themeColor="accent1" w:themeShade="BF"/>
        </w:rPr>
        <w:t>takers (</w:t>
      </w:r>
      <w:r w:rsidRPr="000B06DA">
        <w:rPr>
          <w:rFonts w:ascii="Garamond" w:eastAsiaTheme="majorEastAsia" w:hAnsi="Garamond" w:cstheme="majorBidi"/>
          <w:color w:val="2F5496" w:themeColor="accent1" w:themeShade="BF"/>
        </w:rPr>
        <w:t xml:space="preserve">electricity </w:t>
      </w:r>
      <w:r w:rsidR="00223B44" w:rsidRPr="000B06DA">
        <w:rPr>
          <w:rFonts w:ascii="Garamond" w:eastAsiaTheme="majorEastAsia" w:hAnsi="Garamond" w:cstheme="majorBidi"/>
          <w:color w:val="2F5496" w:themeColor="accent1" w:themeShade="BF"/>
        </w:rPr>
        <w:t xml:space="preserve">distribution companies or </w:t>
      </w:r>
      <w:r w:rsidR="00B04837" w:rsidRPr="000B06DA">
        <w:rPr>
          <w:rFonts w:ascii="Garamond" w:eastAsiaTheme="majorEastAsia" w:hAnsi="Garamond" w:cstheme="majorBidi"/>
          <w:color w:val="2F5496" w:themeColor="accent1" w:themeShade="BF"/>
        </w:rPr>
        <w:t>industrial electricity consumers</w:t>
      </w:r>
      <w:r w:rsidR="00223B44" w:rsidRPr="000B06DA">
        <w:rPr>
          <w:rFonts w:ascii="Garamond" w:eastAsiaTheme="majorEastAsia" w:hAnsi="Garamond" w:cstheme="majorBidi"/>
          <w:color w:val="2F5496" w:themeColor="accent1" w:themeShade="BF"/>
        </w:rPr>
        <w:t>). REPIFs would ensure that power producers are paid on time for electricity generated, while simultaneously working to resolve payment delays and operational inefficiencies with the off</w:t>
      </w:r>
      <w:r w:rsidR="00B04837" w:rsidRPr="000B06DA">
        <w:rPr>
          <w:rFonts w:ascii="Garamond" w:eastAsiaTheme="majorEastAsia" w:hAnsi="Garamond" w:cstheme="majorBidi"/>
          <w:color w:val="2F5496" w:themeColor="accent1" w:themeShade="BF"/>
        </w:rPr>
        <w:t>-</w:t>
      </w:r>
      <w:r w:rsidR="00223B44" w:rsidRPr="000B06DA">
        <w:rPr>
          <w:rFonts w:ascii="Garamond" w:eastAsiaTheme="majorEastAsia" w:hAnsi="Garamond" w:cstheme="majorBidi"/>
          <w:color w:val="2F5496" w:themeColor="accent1" w:themeShade="BF"/>
        </w:rPr>
        <w:t>takers.</w:t>
      </w:r>
    </w:p>
    <w:p w14:paraId="0CE1D681" w14:textId="595116C6"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3.1 Core Functions of REPIFs</w:t>
      </w:r>
    </w:p>
    <w:p w14:paraId="39F980BE" w14:textId="1D0F3E6F"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Payment Guarantees: Similar to SECI, REPIFs would ensure that renewable energy developers are paid in full and on time, mitigating the risk of revenue disruptions due to financial difficulties faced by electricity distributors.</w:t>
      </w:r>
    </w:p>
    <w:p w14:paraId="532CC0AE" w14:textId="621CC4CC"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Technical and Financial Advisory Services: REPIFs would provide support to developers, regulators, and financial institutions, ensuring that projects are well-structured and risks are minimized. This could include helping to set up PPAs, advising on grid integration, and ensuring compliance with international best practices.</w:t>
      </w:r>
    </w:p>
    <w:p w14:paraId="76E8C313" w14:textId="3B5020C9"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 Facilitating Investments: By de-risking projects, REPIFs would enable large-scale investment from private financiers, multilateral development banks (MDBs), and institutional investors. The de-risking of operational </w:t>
      </w:r>
      <w:r w:rsidRPr="000B06DA">
        <w:rPr>
          <w:rFonts w:ascii="Garamond" w:eastAsiaTheme="majorEastAsia" w:hAnsi="Garamond" w:cstheme="majorBidi"/>
          <w:color w:val="2F5496" w:themeColor="accent1" w:themeShade="BF"/>
        </w:rPr>
        <w:lastRenderedPageBreak/>
        <w:t>cash flows would increase the attractiveness of renewable energy projects in developing markets, where financing is often hindered by perceived risks.</w:t>
      </w:r>
    </w:p>
    <w:p w14:paraId="7745E077" w14:textId="5EAA4B4B"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3.2 Regionalization for Greater Impact</w:t>
      </w:r>
    </w:p>
    <w:p w14:paraId="2CCD042A" w14:textId="26818D10"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REPIFs could be established on a regional basis, covering clusters of countries with shared energy market conditions and development goals. This regional approach would allow for economies of scale, the sharing of technical expertise, and the pooling of resources. **The International Solar Alliance (ISA)** could be a key partner in facilitating the establishment of these REPIFs. ISA’s existing partnerships with over 100 countries could provide the necessary technical and institutional backing to kickstart REPIF operations in different regions</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9†source</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w:t>
      </w:r>
    </w:p>
    <w:p w14:paraId="48A3BCFA" w14:textId="055F4C0B"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4. Leveraging Green Asset-Backed Securities to Scale Up Investment</w:t>
      </w:r>
    </w:p>
    <w:p w14:paraId="3DD4CA3E" w14:textId="3CF59C3E" w:rsidR="000D6C9F" w:rsidRPr="000B06DA" w:rsidRDefault="000D6C9F"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In “Securitization of future flow receivables: A useful tool for developing countries” (2001), Suhas Ketkar and Dilip Ratha discusses how securitization of future cash flow receivables can help developing countries access international capital markets at lower costs, especially during financial crises. This technique involves selling future export revenues or receivables to an offshore Special Purpose Vehicle (SPV), which issues debt securities backed by these receivables. The process mitigates risks by ensuring payments are made by the cash-flow-generating asset (e.g., a solar power plant) directly to a secure offshore account, bypassing potential domestic financial instability. In the context of green asset-backed securities (ABS) for renewable energy, this securitization model could be applied to future revenue streams from renewable energy projects, providing a stable and lower-risk investment option. By securing future cash flows, this mechanism could enhance credit ratings for developing countries, attract international investors, and facilitate large-scale renewable energy financing, as proposed in the REPIFs model.</w:t>
      </w:r>
    </w:p>
    <w:p w14:paraId="4C959730" w14:textId="3577D934"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To enhance the scaling potential of REPIFs, a green asset-backed securities (ABS) program is proposed. Green ABS would securitize future cash flows from renewable energy projects de-risked by REPIFs. These securities would provide investors with a lower-risk option for financing renewable energy projects in developing countries, allowing governments and institutions to raise significant funds without adding to their fiscal liabilities.</w:t>
      </w:r>
    </w:p>
    <w:p w14:paraId="52057419" w14:textId="58890767"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4.1 Structuring Green Asset-Backed Securities</w:t>
      </w:r>
    </w:p>
    <w:p w14:paraId="619F054A" w14:textId="7A51CE12"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The program could be managed by REPIFs in collaboration with MDBs, such as the World Bank, the International Finance Corporation (IFC), and regional development banks like the African Development Bank (AfDB) or the Asian Development Bank (ADB). The cash flows from renewable energy projects, whose PPAs are secured by REPIFs, would be packaged into securities and sold to institutional investors. The funds raised would then be reinvested into new renewable energy projects, creating a virtuous cycle of growth.</w:t>
      </w:r>
    </w:p>
    <w:p w14:paraId="4B95DEE2" w14:textId="63FDA7E2"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For example, state-owned or cooperative-owned renewable energy power plants in developing countries that meet certain performance and legal standards could participate in this program. The future revenue streams from their PPAs would provide the cash flows backing the securities, ensuring that only high-quality assets are securitized.</w:t>
      </w:r>
    </w:p>
    <w:p w14:paraId="0985DC7E" w14:textId="6A8431A9"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4.2 Benefits of a Green ABS Program</w:t>
      </w:r>
    </w:p>
    <w:p w14:paraId="1A44029E" w14:textId="663F9594"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Increased Capital Mobilization: Green ABS would tap into global financial markets, enabling large-scale investment without burdening developing countries' balance sheets.</w:t>
      </w:r>
    </w:p>
    <w:p w14:paraId="34562914" w14:textId="078FE12C"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Reinvestment Mechanism: The revenue generated from the sale of green ABS would be reinvested into further renewable energy projects, facilitating rapid scaling of a country’s renewable energy capacity.</w:t>
      </w:r>
    </w:p>
    <w:p w14:paraId="71833291" w14:textId="4643E0BE"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lastRenderedPageBreak/>
        <w:t>- Reduced Fiscal Pressure: Governments would be able to achieve renewable energy targets without significantly increasing public debt or relying on subsidies.</w:t>
      </w:r>
    </w:p>
    <w:p w14:paraId="67182BB5" w14:textId="1699039D"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5. Policy Recommendations for Establishing REPIFs</w:t>
      </w:r>
    </w:p>
    <w:p w14:paraId="4C036F95" w14:textId="1EC2643E"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To facilitate the establishment and success of REPIFs, a number of policy and institutional actions are recommended:</w:t>
      </w:r>
    </w:p>
    <w:p w14:paraId="3ADC7701" w14:textId="15C89AAD"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Engage Multilateral Development Banks (MDBs): MDBs should play a key role in capitalizing the initial REPIF facilities and ensuring the issuance of green ABS. They can provide technical assistance, concessional finance, and guarantees to ensure REPIFs are credible and robust from the outset.</w:t>
      </w:r>
    </w:p>
    <w:p w14:paraId="36CE2CF8" w14:textId="77777777" w:rsidR="00223B44" w:rsidRPr="000B06DA" w:rsidRDefault="00223B44" w:rsidP="0016155E">
      <w:pPr>
        <w:jc w:val="both"/>
        <w:rPr>
          <w:rFonts w:ascii="Garamond" w:eastAsiaTheme="majorEastAsia" w:hAnsi="Garamond" w:cstheme="majorBidi"/>
          <w:color w:val="2F5496" w:themeColor="accent1" w:themeShade="BF"/>
        </w:rPr>
      </w:pPr>
    </w:p>
    <w:p w14:paraId="76FFD579" w14:textId="624EBAE1"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 Support from Donor Agencies and Climate Funds: International climate funds, such as the Green Climate Fund (GCF) or the Climate Investment Funds (CIF), should be tapped to provide initial funding and technical support for setting up REPIFs in developing regions. </w:t>
      </w:r>
    </w:p>
    <w:p w14:paraId="4DA4B831" w14:textId="341ED034"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Strengthen Legal and Regulatory Frameworks: Developing countries will need to create or adapt legal frameworks that support the operation of REPIFs, secure PPAs, and facilitate the issuance of green ABS. This will require collaboration between governments, MDBs, and private sector stakeholders.</w:t>
      </w:r>
    </w:p>
    <w:p w14:paraId="3C165DB0" w14:textId="500A6F2E"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Secondment of Experienced Staff from SECI: India’s SECI has a wealth of experience in implementing this model and could serve as a blueprint for other countries. ISA, in partnership with SECI, could offer secondment programs where SECI staff are deployed to help set up REPIFs in other developing regions</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8†source</w:t>
      </w:r>
      <w:r w:rsidRPr="000B06DA">
        <w:rPr>
          <w:rFonts w:ascii="Garamond" w:eastAsia="MS Mincho" w:hAnsi="Garamond" w:cs="MS Mincho"/>
          <w:color w:val="2F5496" w:themeColor="accent1" w:themeShade="BF"/>
        </w:rPr>
        <w:t>】</w:t>
      </w:r>
      <w:r w:rsidRPr="000B06DA">
        <w:rPr>
          <w:rFonts w:ascii="Garamond" w:eastAsiaTheme="majorEastAsia" w:hAnsi="Garamond" w:cstheme="majorBidi"/>
          <w:color w:val="2F5496" w:themeColor="accent1" w:themeShade="BF"/>
        </w:rPr>
        <w:t>.</w:t>
      </w:r>
    </w:p>
    <w:p w14:paraId="4A59604E" w14:textId="5727FD51"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6. Conclusion: Unlocking Global Renewable Energy Potential</w:t>
      </w:r>
    </w:p>
    <w:p w14:paraId="1668D0C9" w14:textId="23EA3D16"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 xml:space="preserve">The establishment of regional REPIFs, modeled on India’s SECI, has the potential to unlock vast amounts of investment in renewable energy across the developing world. By de-risking projects and offering technical and financial coordination, REPIFs would address the key barriers to renewable energy development in these markets. The proposed green asset-backed securities program would further enhance scalability, providing a sustainable investment framework that minimizes fiscal risks for developing countries while significantly accelerating the deployment of renewable energy infrastructure. </w:t>
      </w:r>
    </w:p>
    <w:p w14:paraId="3F86779F" w14:textId="07C9C203"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In the context of the global transition to a low-carbon economy, REPIFs offer a promising solution to bridge the renewable energy finance gap, ensuring that developing countries can achieve their energy and climate goals.</w:t>
      </w:r>
    </w:p>
    <w:p w14:paraId="24A7E9D7" w14:textId="103CE1F1"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References</w:t>
      </w:r>
    </w:p>
    <w:p w14:paraId="3CD2430D" w14:textId="77777777"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1. Solar Energy Corporation of India (SECI). [Website](https://seci.co.in).</w:t>
      </w:r>
    </w:p>
    <w:p w14:paraId="69630D02" w14:textId="77777777"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2. International Solar Alliance (ISA). "Scaling Solar Investments in Developing Countries." [Website](https://isolaralliance.org).</w:t>
      </w:r>
    </w:p>
    <w:p w14:paraId="17F6E3EA" w14:textId="77777777"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3. World Bank. "Financing Climate Action in Developing Countries: A Guide for Policymakers." [Report](https://www.worldbank.org/climatefinance).</w:t>
      </w:r>
    </w:p>
    <w:p w14:paraId="759247D8" w14:textId="77777777" w:rsidR="00223B44"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4. Green Climate Fund. [Website](https://www.greenclimate.fund).</w:t>
      </w:r>
    </w:p>
    <w:p w14:paraId="51651AAF" w14:textId="07DB2062" w:rsidR="00A33FB0" w:rsidRPr="000B06DA" w:rsidRDefault="00223B44" w:rsidP="0016155E">
      <w:pPr>
        <w:jc w:val="both"/>
        <w:rPr>
          <w:rFonts w:ascii="Garamond" w:eastAsiaTheme="majorEastAsia" w:hAnsi="Garamond" w:cstheme="majorBidi"/>
          <w:color w:val="2F5496" w:themeColor="accent1" w:themeShade="BF"/>
        </w:rPr>
      </w:pPr>
      <w:r w:rsidRPr="000B06DA">
        <w:rPr>
          <w:rFonts w:ascii="Garamond" w:eastAsiaTheme="majorEastAsia" w:hAnsi="Garamond" w:cstheme="majorBidi"/>
          <w:color w:val="2F5496" w:themeColor="accent1" w:themeShade="BF"/>
        </w:rPr>
        <w:t>5. IFC. "Securitization of Renewable Energy Assets in Emerging Markets." [Report](https://www.ifc.org).</w:t>
      </w:r>
    </w:p>
    <w:p w14:paraId="29237DBD" w14:textId="0B7D2D03" w:rsidR="28B65688" w:rsidRPr="000B06DA" w:rsidRDefault="00A33FB0" w:rsidP="00A33FB0">
      <w:pPr>
        <w:pStyle w:val="Heading2"/>
        <w:rPr>
          <w:rFonts w:ascii="Garamond" w:hAnsi="Garamond"/>
          <w:sz w:val="22"/>
          <w:szCs w:val="22"/>
        </w:rPr>
      </w:pPr>
      <w:r w:rsidRPr="000B06DA">
        <w:rPr>
          <w:rFonts w:ascii="Garamond" w:hAnsi="Garamond"/>
          <w:sz w:val="22"/>
          <w:szCs w:val="22"/>
        </w:rPr>
        <w:t>Notes</w:t>
      </w:r>
    </w:p>
    <w:p w14:paraId="217ADCA7" w14:textId="77777777" w:rsidR="00A33FB0" w:rsidRPr="000B06DA" w:rsidRDefault="00A33FB0" w:rsidP="28B65688">
      <w:pPr>
        <w:jc w:val="both"/>
        <w:rPr>
          <w:rFonts w:ascii="Garamond" w:hAnsi="Garamond"/>
          <w:rPrChange w:id="855" w:author="Nils Burkhard Patrik Zimmermann" w:date="2024-10-24T15:12:00Z" w16du:dateUtc="2024-10-24T19:12:00Z">
            <w:rPr/>
          </w:rPrChange>
        </w:rPr>
      </w:pPr>
    </w:p>
    <w:p w14:paraId="0F25F7D0" w14:textId="77777777" w:rsidR="00A33FB0" w:rsidRPr="000B06DA" w:rsidRDefault="00A33FB0" w:rsidP="00A33FB0">
      <w:pPr>
        <w:rPr>
          <w:rFonts w:ascii="Garamond" w:hAnsi="Garamond"/>
          <w:rPrChange w:id="856" w:author="Nils Burkhard Patrik Zimmermann" w:date="2024-10-24T15:12:00Z" w16du:dateUtc="2024-10-24T19:12:00Z">
            <w:rPr/>
          </w:rPrChange>
        </w:rPr>
      </w:pPr>
      <w:r w:rsidRPr="000B06DA">
        <w:rPr>
          <w:rFonts w:ascii="Garamond" w:hAnsi="Garamond"/>
          <w:rPrChange w:id="857" w:author="Nils Burkhard Patrik Zimmermann" w:date="2024-10-24T15:12:00Z" w16du:dateUtc="2024-10-24T19:12:00Z">
            <w:rPr/>
          </w:rPrChange>
        </w:rPr>
        <w:lastRenderedPageBreak/>
        <w:t xml:space="preserve">By combining synthetic sovereign bonds and SPIFFs, it will be possible to </w:t>
      </w:r>
    </w:p>
    <w:p w14:paraId="3EA0A85A" w14:textId="77777777" w:rsidR="00A33FB0" w:rsidRPr="000B06DA" w:rsidRDefault="00A33FB0" w:rsidP="00A33FB0">
      <w:pPr>
        <w:rPr>
          <w:rFonts w:ascii="Garamond" w:hAnsi="Garamond"/>
          <w:rPrChange w:id="858" w:author="Nils Burkhard Patrik Zimmermann" w:date="2024-10-24T15:12:00Z" w16du:dateUtc="2024-10-24T19:12:00Z">
            <w:rPr/>
          </w:rPrChange>
        </w:rPr>
      </w:pPr>
      <w:r w:rsidRPr="000B06DA">
        <w:rPr>
          <w:rFonts w:ascii="Garamond" w:hAnsi="Garamond"/>
          <w:rPrChange w:id="859" w:author="Nils Burkhard Patrik Zimmermann" w:date="2024-10-24T15:12:00Z" w16du:dateUtc="2024-10-24T19:12:00Z">
            <w:rPr/>
          </w:rPrChange>
        </w:rPr>
        <w:t xml:space="preserve">[Discoms would be required to pay the bondholders first, via the bond-issuing intermediary institution, and power generators second, via a national or regional SPIFF, a SECI-like PPA guarantee agency.] </w:t>
      </w:r>
    </w:p>
    <w:p w14:paraId="34674A9B" w14:textId="77777777" w:rsidR="00A33FB0" w:rsidRPr="000B06DA" w:rsidRDefault="00A33FB0" w:rsidP="00A33FB0">
      <w:pPr>
        <w:rPr>
          <w:rFonts w:ascii="Garamond" w:hAnsi="Garamond"/>
          <w:rPrChange w:id="860" w:author="Nils Burkhard Patrik Zimmermann" w:date="2024-10-24T15:12:00Z" w16du:dateUtc="2024-10-24T19:12:00Z">
            <w:rPr/>
          </w:rPrChange>
        </w:rPr>
      </w:pPr>
      <w:r w:rsidRPr="000B06DA">
        <w:rPr>
          <w:rFonts w:ascii="Garamond" w:hAnsi="Garamond"/>
          <w:rPrChange w:id="861" w:author="Nils Burkhard Patrik Zimmermann" w:date="2024-10-24T15:12:00Z" w16du:dateUtc="2024-10-24T19:12:00Z">
            <w:rPr/>
          </w:rPrChange>
        </w:rPr>
        <w:t>One way: Both facilities to be housed within MIGA. Or one (SSB issuer) in MIGA; the second either in IFC or MIGA.</w:t>
      </w:r>
    </w:p>
    <w:p w14:paraId="79A5E1D7" w14:textId="64CD962A" w:rsidR="00A33FB0" w:rsidRPr="000B06DA" w:rsidRDefault="00A33FB0" w:rsidP="00A33FB0">
      <w:pPr>
        <w:rPr>
          <w:rFonts w:ascii="Garamond" w:hAnsi="Garamond"/>
          <w:rPrChange w:id="862" w:author="Nils Burkhard Patrik Zimmermann" w:date="2024-10-24T15:12:00Z" w16du:dateUtc="2024-10-24T19:12:00Z">
            <w:rPr/>
          </w:rPrChange>
        </w:rPr>
      </w:pPr>
      <w:r w:rsidRPr="000B06DA">
        <w:rPr>
          <w:rFonts w:ascii="Garamond" w:hAnsi="Garamond"/>
          <w:rPrChange w:id="863" w:author="Nils Burkhard Patrik Zimmermann" w:date="2024-10-24T15:12:00Z" w16du:dateUtc="2024-10-24T19:12:00Z">
            <w:rPr/>
          </w:rPrChange>
        </w:rPr>
        <w:t>Full transformation of S</w:t>
      </w:r>
      <w:r w:rsidR="00AA4FCF" w:rsidRPr="000B06DA">
        <w:rPr>
          <w:rFonts w:ascii="Garamond" w:hAnsi="Garamond"/>
          <w:rPrChange w:id="864" w:author="Nils Burkhard Patrik Zimmermann" w:date="2024-10-24T15:12:00Z" w16du:dateUtc="2024-10-24T19:12:00Z">
            <w:rPr/>
          </w:rPrChange>
        </w:rPr>
        <w:t>mall Island Developing States</w:t>
      </w:r>
      <w:r w:rsidRPr="000B06DA">
        <w:rPr>
          <w:rFonts w:ascii="Garamond" w:hAnsi="Garamond"/>
          <w:rPrChange w:id="865" w:author="Nils Burkhard Patrik Zimmermann" w:date="2024-10-24T15:12:00Z" w16du:dateUtc="2024-10-24T19:12:00Z">
            <w:rPr/>
          </w:rPrChange>
        </w:rPr>
        <w:t xml:space="preserve"> via all-in-one contract is a wider project that requires other institution(s) to manage, e.g., an extension of the Scaling Solar Initiative (International Solar Alliance? IRENA? Foreign spinoffs of SECI itself?) and could be supported by these two WBG facilities. </w:t>
      </w:r>
    </w:p>
    <w:p w14:paraId="6BD5E486" w14:textId="77777777" w:rsidR="00A33FB0" w:rsidRPr="000B06DA" w:rsidRDefault="00A33FB0" w:rsidP="00A33FB0">
      <w:pPr>
        <w:rPr>
          <w:rFonts w:ascii="Garamond" w:hAnsi="Garamond"/>
          <w:rPrChange w:id="866" w:author="Nils Burkhard Patrik Zimmermann" w:date="2024-10-24T15:12:00Z" w16du:dateUtc="2024-10-24T19:12:00Z">
            <w:rPr/>
          </w:rPrChange>
        </w:rPr>
      </w:pPr>
      <w:r w:rsidRPr="000B06DA">
        <w:rPr>
          <w:rFonts w:ascii="Garamond" w:hAnsi="Garamond"/>
          <w:rPrChange w:id="867" w:author="Nils Burkhard Patrik Zimmermann" w:date="2024-10-24T15:12:00Z" w16du:dateUtc="2024-10-24T19:12:00Z">
            <w:rPr/>
          </w:rPrChange>
        </w:rPr>
        <w:t xml:space="preserve">Quote Dilip Ratha’s book, Securitizing Future Cash Flows. </w:t>
      </w:r>
    </w:p>
    <w:p w14:paraId="07ACC66B" w14:textId="77777777" w:rsidR="00A33FB0" w:rsidRPr="000B06DA" w:rsidRDefault="00A33FB0" w:rsidP="00A33FB0">
      <w:pPr>
        <w:rPr>
          <w:rFonts w:ascii="Garamond" w:hAnsi="Garamond"/>
          <w:rPrChange w:id="868" w:author="Nils Burkhard Patrik Zimmermann" w:date="2024-10-24T15:12:00Z" w16du:dateUtc="2024-10-24T19:12:00Z">
            <w:rPr/>
          </w:rPrChange>
        </w:rPr>
      </w:pPr>
      <w:r w:rsidRPr="000B06DA">
        <w:rPr>
          <w:rFonts w:ascii="Garamond" w:hAnsi="Garamond"/>
          <w:rPrChange w:id="869" w:author="Nils Burkhard Patrik Zimmermann" w:date="2024-10-24T15:12:00Z" w16du:dateUtc="2024-10-24T19:12:00Z">
            <w:rPr/>
          </w:rPrChange>
        </w:rPr>
        <w:t xml:space="preserve">Equity fund for de-risking the SPIFFs? </w:t>
      </w:r>
    </w:p>
    <w:p w14:paraId="0A44B358" w14:textId="77777777" w:rsidR="00A33FB0" w:rsidRPr="000B06DA" w:rsidRDefault="00A33FB0" w:rsidP="00A33FB0">
      <w:pPr>
        <w:rPr>
          <w:rFonts w:ascii="Garamond" w:hAnsi="Garamond"/>
          <w:rPrChange w:id="870" w:author="Nils Burkhard Patrik Zimmermann" w:date="2024-10-24T15:12:00Z" w16du:dateUtc="2024-10-24T19:12:00Z">
            <w:rPr/>
          </w:rPrChange>
        </w:rPr>
      </w:pPr>
      <w:r w:rsidRPr="000B06DA">
        <w:rPr>
          <w:rFonts w:ascii="Garamond" w:hAnsi="Garamond"/>
          <w:rPrChange w:id="871" w:author="Nils Burkhard Patrik Zimmermann" w:date="2024-10-24T15:12:00Z" w16du:dateUtc="2024-10-24T19:12:00Z">
            <w:rPr/>
          </w:rPrChange>
        </w:rPr>
        <w:t xml:space="preserve">For now, MIGA -&gt; government indemnifies SPIFs, traditional practice in IBRD guarantees. What about IDB countries? Second way is for MIGA to buy reinsurance (Swiss Re, etc.). Third option is de-risking equity fund, to be determined later. Separate buffer fund. Future paper. </w:t>
      </w:r>
    </w:p>
    <w:p w14:paraId="08A0DA7D" w14:textId="77777777" w:rsidR="00A33FB0" w:rsidRPr="000B06DA" w:rsidRDefault="00A33FB0" w:rsidP="00A33FB0">
      <w:pPr>
        <w:rPr>
          <w:rFonts w:ascii="Garamond" w:hAnsi="Garamond"/>
          <w:rPrChange w:id="872" w:author="Nils Burkhard Patrik Zimmermann" w:date="2024-10-24T15:12:00Z" w16du:dateUtc="2024-10-24T19:12:00Z">
            <w:rPr/>
          </w:rPrChange>
        </w:rPr>
      </w:pPr>
      <w:r w:rsidRPr="000B06DA">
        <w:rPr>
          <w:rFonts w:ascii="Garamond" w:hAnsi="Garamond"/>
          <w:rPrChange w:id="873" w:author="Nils Burkhard Patrik Zimmermann" w:date="2024-10-24T15:12:00Z" w16du:dateUtc="2024-10-24T19:12:00Z">
            <w:rPr/>
          </w:rPrChange>
        </w:rPr>
        <w:t xml:space="preserve">Overall policy envelope. Better accountability. Maybe countries can participate in the SLIDI system to more readily qualify for participation in the SPIFF system, to provide a layer of policy reform incentives and accountability. Could have a points system toward which this counts. Overall policy envelope. Better accountability. </w:t>
      </w:r>
    </w:p>
    <w:p w14:paraId="1DEAA4A2" w14:textId="77777777" w:rsidR="00A33FB0" w:rsidRPr="000B06DA" w:rsidRDefault="00A33FB0" w:rsidP="00A33FB0">
      <w:pPr>
        <w:rPr>
          <w:rFonts w:ascii="Garamond" w:hAnsi="Garamond"/>
          <w:rPrChange w:id="874" w:author="Nils Burkhard Patrik Zimmermann" w:date="2024-10-24T15:12:00Z" w16du:dateUtc="2024-10-24T19:12:00Z">
            <w:rPr/>
          </w:rPrChange>
        </w:rPr>
      </w:pPr>
      <w:r w:rsidRPr="000B06DA">
        <w:rPr>
          <w:rFonts w:ascii="Garamond" w:hAnsi="Garamond"/>
          <w:rPrChange w:id="875" w:author="Nils Burkhard Patrik Zimmermann" w:date="2024-10-24T15:12:00Z" w16du:dateUtc="2024-10-24T19:12:00Z">
            <w:rPr/>
          </w:rPrChange>
        </w:rPr>
        <w:t>Transformative and rapid change in a bunch of small countries.</w:t>
      </w:r>
    </w:p>
    <w:p w14:paraId="4DBAAFAB" w14:textId="77777777" w:rsidR="00A33FB0" w:rsidRPr="000B06DA" w:rsidRDefault="00A33FB0" w:rsidP="00A33FB0">
      <w:pPr>
        <w:rPr>
          <w:rFonts w:ascii="Garamond" w:hAnsi="Garamond"/>
          <w:rPrChange w:id="876" w:author="Nils Burkhard Patrik Zimmermann" w:date="2024-10-24T15:12:00Z" w16du:dateUtc="2024-10-24T19:12:00Z">
            <w:rPr/>
          </w:rPrChange>
        </w:rPr>
      </w:pPr>
      <w:r w:rsidRPr="000B06DA">
        <w:rPr>
          <w:rFonts w:ascii="Garamond" w:hAnsi="Garamond"/>
          <w:rPrChange w:id="877" w:author="Nils Burkhard Patrik Zimmermann" w:date="2024-10-24T15:12:00Z" w16du:dateUtc="2024-10-24T19:12:00Z">
            <w:rPr/>
          </w:rPrChange>
        </w:rPr>
        <w:t>Financial transition strategies for shutting down coal and gas power plants. Start with some examples, SIDS, and use a standard approach. Proof of concept for rapid net zero. Also begin discussions with largest players globally (India, China, etc.). Separate paper. Transition via transitioning PPAs, feebates, etc.</w:t>
      </w:r>
    </w:p>
    <w:p w14:paraId="4558B2A9" w14:textId="77777777" w:rsidR="008A5940" w:rsidRPr="000B06DA" w:rsidRDefault="00753ADC" w:rsidP="008A5940">
      <w:pPr>
        <w:jc w:val="both"/>
        <w:rPr>
          <w:rFonts w:ascii="Garamond" w:hAnsi="Garamond"/>
          <w:rPrChange w:id="878" w:author="Nils Burkhard Patrik Zimmermann" w:date="2024-10-24T15:12:00Z" w16du:dateUtc="2024-10-24T19:12:00Z">
            <w:rPr/>
          </w:rPrChange>
        </w:rPr>
      </w:pPr>
      <w:r w:rsidRPr="000B06DA">
        <w:rPr>
          <w:rFonts w:ascii="Garamond" w:hAnsi="Garamond"/>
          <w:rPrChange w:id="879" w:author="Nils Burkhard Patrik Zimmermann" w:date="2024-10-24T15:12:00Z" w16du:dateUtc="2024-10-24T19:12:00Z">
            <w:rPr/>
          </w:rPrChange>
        </w:rPr>
        <w:br w:type="page"/>
      </w:r>
      <w:r w:rsidR="008A5940" w:rsidRPr="000B06DA">
        <w:rPr>
          <w:rFonts w:ascii="Garamond" w:hAnsi="Garamond"/>
          <w:rPrChange w:id="880" w:author="Nils Burkhard Patrik Zimmermann" w:date="2024-10-24T15:12:00Z" w16du:dateUtc="2024-10-24T19:12:00Z">
            <w:rPr/>
          </w:rPrChange>
        </w:rPr>
        <w:lastRenderedPageBreak/>
        <w:t>These instruments also relate to a separate category of sustainable finance mechanism: sustainability-linked intermediated debt instruments (SLIDIs) which provide concessional financing to developing countries’ governments in exchange for their achieving agreed, quantified sustainability targets within the time horizon of the debt instrument (e.g., a ten-year sustainability-linked loan, SLL). SLIDIs would arrange for lending to sovereigns on a non-concessional interest rate basis, but if and when sovereigns achieve agreed targets by specified milestone years (as per the terms of each SLIDI), then a substantial portion (e.g., half) of the interest already paid on the SLIDI bond or loan would be refunded to the borrowing sovereign. For example, a SLIDI agreement might require a government to achieve a specified level of renewable energy build-out by an agreed target year.</w:t>
      </w:r>
    </w:p>
    <w:p w14:paraId="688EE83A" w14:textId="76CACCBE" w:rsidR="00753ADC" w:rsidRPr="000B06DA" w:rsidRDefault="00753ADC">
      <w:pPr>
        <w:rPr>
          <w:rFonts w:ascii="Garamond" w:eastAsiaTheme="majorEastAsia" w:hAnsi="Garamond" w:cstheme="majorBidi"/>
          <w:color w:val="2F5496" w:themeColor="accent1" w:themeShade="BF"/>
          <w:sz w:val="26"/>
          <w:szCs w:val="26"/>
          <w:rPrChange w:id="881" w:author="Nils Burkhard Patrik Zimmermann" w:date="2024-10-24T15:12:00Z" w16du:dateUtc="2024-10-24T19:12:00Z">
            <w:rPr>
              <w:rFonts w:asciiTheme="majorHAnsi" w:eastAsiaTheme="majorEastAsia" w:hAnsiTheme="majorHAnsi" w:cstheme="majorBidi"/>
              <w:color w:val="2F5496" w:themeColor="accent1" w:themeShade="BF"/>
              <w:sz w:val="26"/>
              <w:szCs w:val="26"/>
            </w:rPr>
          </w:rPrChange>
        </w:rPr>
      </w:pPr>
    </w:p>
    <w:p w14:paraId="2E749A14" w14:textId="4F46C20A" w:rsidR="00CD4AFE" w:rsidRPr="000B06DA" w:rsidRDefault="00DF7C5F" w:rsidP="007C5BEE">
      <w:pPr>
        <w:pStyle w:val="Heading2"/>
        <w:jc w:val="both"/>
        <w:rPr>
          <w:rFonts w:ascii="Garamond" w:hAnsi="Garamond"/>
          <w:rPrChange w:id="882" w:author="Nils Burkhard Patrik Zimmermann" w:date="2024-10-24T15:12:00Z" w16du:dateUtc="2024-10-24T19:12:00Z">
            <w:rPr/>
          </w:rPrChange>
        </w:rPr>
      </w:pPr>
      <w:r w:rsidRPr="000B06DA">
        <w:rPr>
          <w:rFonts w:ascii="Garamond" w:hAnsi="Garamond"/>
          <w:rPrChange w:id="883" w:author="Nils Burkhard Patrik Zimmermann" w:date="2024-10-24T15:12:00Z" w16du:dateUtc="2024-10-24T19:12:00Z">
            <w:rPr/>
          </w:rPrChange>
        </w:rPr>
        <w:t>Context and Narrative</w:t>
      </w:r>
      <w:r w:rsidR="00030D82" w:rsidRPr="000B06DA">
        <w:rPr>
          <w:rFonts w:ascii="Garamond" w:hAnsi="Garamond"/>
          <w:rPrChange w:id="884" w:author="Nils Burkhard Patrik Zimmermann" w:date="2024-10-24T15:12:00Z" w16du:dateUtc="2024-10-24T19:12:00Z">
            <w:rPr/>
          </w:rPrChange>
        </w:rPr>
        <w:t xml:space="preserve">  </w:t>
      </w:r>
    </w:p>
    <w:p w14:paraId="61EE936D" w14:textId="652CB109" w:rsidR="00C94144" w:rsidRPr="000B06DA" w:rsidRDefault="000B355C" w:rsidP="007C5BEE">
      <w:pPr>
        <w:jc w:val="both"/>
        <w:rPr>
          <w:rFonts w:ascii="Garamond" w:hAnsi="Garamond"/>
          <w:rPrChange w:id="885" w:author="Nils Burkhard Patrik Zimmermann" w:date="2024-10-24T15:12:00Z" w16du:dateUtc="2024-10-24T19:12:00Z">
            <w:rPr/>
          </w:rPrChange>
        </w:rPr>
      </w:pPr>
      <w:r w:rsidRPr="000B06DA">
        <w:rPr>
          <w:rFonts w:ascii="Garamond" w:hAnsi="Garamond"/>
          <w:rPrChange w:id="886" w:author="Nils Burkhard Patrik Zimmermann" w:date="2024-10-24T15:12:00Z" w16du:dateUtc="2024-10-24T19:12:00Z">
            <w:rPr/>
          </w:rPrChange>
        </w:rPr>
        <w:t xml:space="preserve">The International Energy Agency suggests that global </w:t>
      </w:r>
      <w:r w:rsidR="4A99CB62" w:rsidRPr="000B06DA">
        <w:rPr>
          <w:rFonts w:ascii="Garamond" w:hAnsi="Garamond"/>
          <w:rPrChange w:id="887" w:author="Nils Burkhard Patrik Zimmermann" w:date="2024-10-24T15:12:00Z" w16du:dateUtc="2024-10-24T19:12:00Z">
            <w:rPr/>
          </w:rPrChange>
        </w:rPr>
        <w:t xml:space="preserve">clean </w:t>
      </w:r>
      <w:r w:rsidRPr="000B06DA">
        <w:rPr>
          <w:rFonts w:ascii="Garamond" w:hAnsi="Garamond"/>
          <w:rPrChange w:id="888" w:author="Nils Burkhard Patrik Zimmermann" w:date="2024-10-24T15:12:00Z" w16du:dateUtc="2024-10-24T19:12:00Z">
            <w:rPr/>
          </w:rPrChange>
        </w:rPr>
        <w:t xml:space="preserve">energy investment should reach $3tr per year by 2030 </w:t>
      </w:r>
      <w:sdt>
        <w:sdtPr>
          <w:rPr>
            <w:rFonts w:ascii="Garamond" w:hAnsi="Garamond"/>
            <w:color w:val="000000" w:themeColor="text1"/>
          </w:rPr>
          <w:tag w:val="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
          <w:id w:val="2000994948"/>
          <w:placeholder>
            <w:docPart w:val="605775AB049A4FB199B03C347610BFC7"/>
          </w:placeholder>
        </w:sdtPr>
        <w:sdtContent>
          <w:r w:rsidRPr="000B06DA">
            <w:rPr>
              <w:rFonts w:ascii="Garamond" w:hAnsi="Garamond"/>
              <w:color w:val="000000" w:themeColor="text1"/>
              <w:rPrChange w:id="889" w:author="Nils Burkhard Patrik Zimmermann" w:date="2024-10-24T15:12:00Z" w16du:dateUtc="2024-10-24T19:12:00Z">
                <w:rPr>
                  <w:color w:val="000000" w:themeColor="text1"/>
                </w:rPr>
              </w:rPrChange>
            </w:rPr>
            <w:t>(IEA, 2021b, 2021a)</w:t>
          </w:r>
        </w:sdtContent>
      </w:sdt>
      <w:r w:rsidRPr="000B06DA">
        <w:rPr>
          <w:rFonts w:ascii="Garamond" w:hAnsi="Garamond"/>
          <w:rPrChange w:id="890" w:author="Nils Burkhard Patrik Zimmermann" w:date="2024-10-24T15:12:00Z" w16du:dateUtc="2024-10-24T19:12:00Z">
            <w:rPr/>
          </w:rPrChange>
        </w:rPr>
        <w:t xml:space="preserve"> if the world is to meet the goals of the </w:t>
      </w:r>
      <w:r w:rsidR="3ADF3C5F" w:rsidRPr="000B06DA">
        <w:rPr>
          <w:rFonts w:ascii="Garamond" w:hAnsi="Garamond"/>
          <w:rPrChange w:id="891" w:author="Nils Burkhard Patrik Zimmermann" w:date="2024-10-24T15:12:00Z" w16du:dateUtc="2024-10-24T19:12:00Z">
            <w:rPr/>
          </w:rPrChange>
        </w:rPr>
        <w:t xml:space="preserve">UNFCCC </w:t>
      </w:r>
      <w:r w:rsidRPr="000B06DA">
        <w:rPr>
          <w:rFonts w:ascii="Garamond" w:hAnsi="Garamond"/>
          <w:rPrChange w:id="892" w:author="Nils Burkhard Patrik Zimmermann" w:date="2024-10-24T15:12:00Z" w16du:dateUtc="2024-10-24T19:12:00Z">
            <w:rPr/>
          </w:rPrChange>
        </w:rPr>
        <w:t xml:space="preserve">Paris </w:t>
      </w:r>
      <w:r w:rsidR="298CDCCB" w:rsidRPr="000B06DA">
        <w:rPr>
          <w:rFonts w:ascii="Garamond" w:hAnsi="Garamond"/>
          <w:rPrChange w:id="893" w:author="Nils Burkhard Patrik Zimmermann" w:date="2024-10-24T15:12:00Z" w16du:dateUtc="2024-10-24T19:12:00Z">
            <w:rPr/>
          </w:rPrChange>
        </w:rPr>
        <w:t>A</w:t>
      </w:r>
      <w:r w:rsidRPr="000B06DA">
        <w:rPr>
          <w:rFonts w:ascii="Garamond" w:hAnsi="Garamond"/>
          <w:rPrChange w:id="894" w:author="Nils Burkhard Patrik Zimmermann" w:date="2024-10-24T15:12:00Z" w16du:dateUtc="2024-10-24T19:12:00Z">
            <w:rPr/>
          </w:rPrChange>
        </w:rPr>
        <w:t>greement</w:t>
      </w:r>
      <w:r w:rsidR="7E07267B" w:rsidRPr="000B06DA">
        <w:rPr>
          <w:rFonts w:ascii="Garamond" w:hAnsi="Garamond"/>
          <w:rPrChange w:id="895" w:author="Nils Burkhard Patrik Zimmermann" w:date="2024-10-24T15:12:00Z" w16du:dateUtc="2024-10-24T19:12:00Z">
            <w:rPr/>
          </w:rPrChange>
        </w:rPr>
        <w:t xml:space="preserve"> of 2015</w:t>
      </w:r>
      <w:r w:rsidRPr="000B06DA">
        <w:rPr>
          <w:rFonts w:ascii="Garamond" w:hAnsi="Garamond"/>
          <w:rPrChange w:id="896" w:author="Nils Burkhard Patrik Zimmermann" w:date="2024-10-24T15:12:00Z" w16du:dateUtc="2024-10-24T19:12:00Z">
            <w:rPr/>
          </w:rPrChange>
        </w:rPr>
        <w:t xml:space="preserve">. </w:t>
      </w:r>
      <w:r w:rsidR="00C94144" w:rsidRPr="000B06DA">
        <w:rPr>
          <w:rFonts w:ascii="Garamond" w:hAnsi="Garamond"/>
          <w:rPrChange w:id="897" w:author="Nils Burkhard Patrik Zimmermann" w:date="2024-10-24T15:12:00Z" w16du:dateUtc="2024-10-24T19:12:00Z">
            <w:rPr/>
          </w:rPrChange>
        </w:rPr>
        <w:t>Of</w:t>
      </w:r>
      <w:r w:rsidR="00A7551B" w:rsidRPr="000B06DA">
        <w:rPr>
          <w:rFonts w:ascii="Garamond" w:hAnsi="Garamond"/>
          <w:rPrChange w:id="898" w:author="Nils Burkhard Patrik Zimmermann" w:date="2024-10-24T15:12:00Z" w16du:dateUtc="2024-10-24T19:12:00Z">
            <w:rPr/>
          </w:rPrChange>
        </w:rPr>
        <w:t xml:space="preserve"> this,</w:t>
      </w:r>
      <w:r w:rsidR="00C94144" w:rsidRPr="000B06DA">
        <w:rPr>
          <w:rFonts w:ascii="Garamond" w:hAnsi="Garamond"/>
          <w:rPrChange w:id="899" w:author="Nils Burkhard Patrik Zimmermann" w:date="2024-10-24T15:12:00Z" w16du:dateUtc="2024-10-24T19:12:00Z">
            <w:rPr/>
          </w:rPrChange>
        </w:rPr>
        <w:t xml:space="preserve"> approximately one-third ($1tr per year by 2030) is needed directly for energy supply – principally renewables – with similar quantities needed for end-use technologies and public infrastructure.</w:t>
      </w:r>
      <w:r w:rsidR="00BA0099" w:rsidRPr="000B06DA">
        <w:rPr>
          <w:rFonts w:ascii="Garamond" w:hAnsi="Garamond"/>
          <w:rPrChange w:id="900" w:author="Nils Burkhard Patrik Zimmermann" w:date="2024-10-24T15:12:00Z" w16du:dateUtc="2024-10-24T19:12:00Z">
            <w:rPr/>
          </w:rPrChange>
        </w:rPr>
        <w:t xml:space="preserve"> </w:t>
      </w:r>
      <w:r w:rsidR="003A3CE0" w:rsidRPr="000B06DA">
        <w:rPr>
          <w:rFonts w:ascii="Garamond" w:hAnsi="Garamond"/>
          <w:rPrChange w:id="901" w:author="Nils Burkhard Patrik Zimmermann" w:date="2024-10-24T15:12:00Z" w16du:dateUtc="2024-10-24T19:12:00Z">
            <w:rPr/>
          </w:rPrChange>
        </w:rPr>
        <w:t xml:space="preserve">This investment can be split roughly equally between </w:t>
      </w:r>
      <w:r w:rsidR="00BA0099" w:rsidRPr="000B06DA">
        <w:rPr>
          <w:rFonts w:ascii="Garamond" w:hAnsi="Garamond"/>
          <w:rPrChange w:id="902" w:author="Nils Burkhard Patrik Zimmermann" w:date="2024-10-24T15:12:00Z" w16du:dateUtc="2024-10-24T19:12:00Z">
            <w:rPr/>
          </w:rPrChange>
        </w:rPr>
        <w:t xml:space="preserve">China, the developed world, and the developing world. </w:t>
      </w:r>
    </w:p>
    <w:p w14:paraId="4045D5F3" w14:textId="50C8A533" w:rsidR="00E77588" w:rsidRPr="000B06DA" w:rsidRDefault="003217CD" w:rsidP="007C5BEE">
      <w:pPr>
        <w:jc w:val="both"/>
        <w:rPr>
          <w:rFonts w:ascii="Garamond" w:hAnsi="Garamond"/>
          <w:rPrChange w:id="903" w:author="Nils Burkhard Patrik Zimmermann" w:date="2024-10-24T15:12:00Z" w16du:dateUtc="2024-10-24T19:12:00Z">
            <w:rPr/>
          </w:rPrChange>
        </w:rPr>
      </w:pPr>
      <w:r w:rsidRPr="000B06DA">
        <w:rPr>
          <w:rFonts w:ascii="Garamond" w:hAnsi="Garamond"/>
          <w:rPrChange w:id="904" w:author="Nils Burkhard Patrik Zimmermann" w:date="2024-10-24T15:12:00Z" w16du:dateUtc="2024-10-24T19:12:00Z">
            <w:rPr/>
          </w:rPrChange>
        </w:rPr>
        <w:t>Such</w:t>
      </w:r>
      <w:r w:rsidR="003A3CE0" w:rsidRPr="000B06DA">
        <w:rPr>
          <w:rFonts w:ascii="Garamond" w:hAnsi="Garamond"/>
          <w:rPrChange w:id="905" w:author="Nils Burkhard Patrik Zimmermann" w:date="2024-10-24T15:12:00Z" w16du:dateUtc="2024-10-24T19:12:00Z">
            <w:rPr/>
          </w:rPrChange>
        </w:rPr>
        <w:t xml:space="preserve"> massive</w:t>
      </w:r>
      <w:r w:rsidRPr="000B06DA">
        <w:rPr>
          <w:rFonts w:ascii="Garamond" w:hAnsi="Garamond"/>
          <w:rPrChange w:id="906" w:author="Nils Burkhard Patrik Zimmermann" w:date="2024-10-24T15:12:00Z" w16du:dateUtc="2024-10-24T19:12:00Z">
            <w:rPr/>
          </w:rPrChange>
        </w:rPr>
        <w:t xml:space="preserve"> investment </w:t>
      </w:r>
      <w:r w:rsidR="00815105" w:rsidRPr="000B06DA">
        <w:rPr>
          <w:rFonts w:ascii="Garamond" w:hAnsi="Garamond"/>
          <w:rPrChange w:id="907" w:author="Nils Burkhard Patrik Zimmermann" w:date="2024-10-24T15:12:00Z" w16du:dateUtc="2024-10-24T19:12:00Z">
            <w:rPr/>
          </w:rPrChange>
        </w:rPr>
        <w:t xml:space="preserve">needs to take place </w:t>
      </w:r>
      <w:r w:rsidR="00A7551B" w:rsidRPr="000B06DA">
        <w:rPr>
          <w:rFonts w:ascii="Garamond" w:hAnsi="Garamond"/>
          <w:rPrChange w:id="908" w:author="Nils Burkhard Patrik Zimmermann" w:date="2024-10-24T15:12:00Z" w16du:dateUtc="2024-10-24T19:12:00Z">
            <w:rPr/>
          </w:rPrChange>
        </w:rPr>
        <w:t xml:space="preserve">within the current </w:t>
      </w:r>
      <w:r w:rsidR="25111399" w:rsidRPr="000B06DA">
        <w:rPr>
          <w:rFonts w:ascii="Garamond" w:hAnsi="Garamond"/>
          <w:rPrChange w:id="909" w:author="Nils Burkhard Patrik Zimmermann" w:date="2024-10-24T15:12:00Z" w16du:dateUtc="2024-10-24T19:12:00Z">
            <w:rPr/>
          </w:rPrChange>
        </w:rPr>
        <w:t xml:space="preserve">context of </w:t>
      </w:r>
      <w:r w:rsidR="00A7551B" w:rsidRPr="000B06DA">
        <w:rPr>
          <w:rFonts w:ascii="Garamond" w:hAnsi="Garamond"/>
          <w:rPrChange w:id="910" w:author="Nils Burkhard Patrik Zimmermann" w:date="2024-10-24T15:12:00Z" w16du:dateUtc="2024-10-24T19:12:00Z">
            <w:rPr/>
          </w:rPrChange>
        </w:rPr>
        <w:t>fi</w:t>
      </w:r>
      <w:r w:rsidR="29EC3DFB" w:rsidRPr="000B06DA">
        <w:rPr>
          <w:rFonts w:ascii="Garamond" w:hAnsi="Garamond"/>
          <w:rPrChange w:id="911" w:author="Nils Burkhard Patrik Zimmermann" w:date="2024-10-24T15:12:00Z" w16du:dateUtc="2024-10-24T19:12:00Z">
            <w:rPr/>
          </w:rPrChange>
        </w:rPr>
        <w:t>scal</w:t>
      </w:r>
      <w:r w:rsidR="00A7551B" w:rsidRPr="000B06DA">
        <w:rPr>
          <w:rFonts w:ascii="Garamond" w:hAnsi="Garamond"/>
          <w:rPrChange w:id="912" w:author="Nils Burkhard Patrik Zimmermann" w:date="2024-10-24T15:12:00Z" w16du:dateUtc="2024-10-24T19:12:00Z">
            <w:rPr/>
          </w:rPrChange>
        </w:rPr>
        <w:t xml:space="preserve"> constrain</w:t>
      </w:r>
      <w:r w:rsidR="6793F490" w:rsidRPr="000B06DA">
        <w:rPr>
          <w:rFonts w:ascii="Garamond" w:hAnsi="Garamond"/>
          <w:rPrChange w:id="913" w:author="Nils Burkhard Patrik Zimmermann" w:date="2024-10-24T15:12:00Z" w16du:dateUtc="2024-10-24T19:12:00Z">
            <w:rPr/>
          </w:rPrChange>
        </w:rPr>
        <w:t>ts affecting many developing countries</w:t>
      </w:r>
      <w:r w:rsidR="1597E7E2" w:rsidRPr="000B06DA">
        <w:rPr>
          <w:rFonts w:ascii="Garamond" w:hAnsi="Garamond"/>
          <w:rPrChange w:id="914" w:author="Nils Burkhard Patrik Zimmermann" w:date="2024-10-24T15:12:00Z" w16du:dateUtc="2024-10-24T19:12:00Z">
            <w:rPr/>
          </w:rPrChange>
        </w:rPr>
        <w:t>,</w:t>
      </w:r>
      <w:r w:rsidR="00815105" w:rsidRPr="000B06DA">
        <w:rPr>
          <w:rFonts w:ascii="Garamond" w:hAnsi="Garamond"/>
          <w:rPrChange w:id="915" w:author="Nils Burkhard Patrik Zimmermann" w:date="2024-10-24T15:12:00Z" w16du:dateUtc="2024-10-24T19:12:00Z">
            <w:rPr/>
          </w:rPrChange>
        </w:rPr>
        <w:t xml:space="preserve"> given the Covid pandemic and </w:t>
      </w:r>
      <w:r w:rsidR="00D17327" w:rsidRPr="000B06DA">
        <w:rPr>
          <w:rFonts w:ascii="Garamond" w:hAnsi="Garamond"/>
          <w:rPrChange w:id="916" w:author="Nils Burkhard Patrik Zimmermann" w:date="2024-10-24T15:12:00Z" w16du:dateUtc="2024-10-24T19:12:00Z">
            <w:rPr/>
          </w:rPrChange>
        </w:rPr>
        <w:t>the recent spike in</w:t>
      </w:r>
      <w:r w:rsidR="00815105" w:rsidRPr="000B06DA">
        <w:rPr>
          <w:rFonts w:ascii="Garamond" w:hAnsi="Garamond"/>
          <w:rPrChange w:id="917" w:author="Nils Burkhard Patrik Zimmermann" w:date="2024-10-24T15:12:00Z" w16du:dateUtc="2024-10-24T19:12:00Z">
            <w:rPr/>
          </w:rPrChange>
        </w:rPr>
        <w:t xml:space="preserve"> energy prices.</w:t>
      </w:r>
      <w:r w:rsidR="00401654" w:rsidRPr="000B06DA">
        <w:rPr>
          <w:rFonts w:ascii="Garamond" w:hAnsi="Garamond"/>
          <w:rPrChange w:id="918" w:author="Nils Burkhard Patrik Zimmermann" w:date="2024-10-24T15:12:00Z" w16du:dateUtc="2024-10-24T19:12:00Z">
            <w:rPr/>
          </w:rPrChange>
        </w:rPr>
        <w:t xml:space="preserve"> </w:t>
      </w:r>
      <w:r w:rsidR="5A1F3155" w:rsidRPr="000B06DA">
        <w:rPr>
          <w:rFonts w:ascii="Garamond" w:hAnsi="Garamond"/>
          <w:rPrChange w:id="919" w:author="Nils Burkhard Patrik Zimmermann" w:date="2024-10-24T15:12:00Z" w16du:dateUtc="2024-10-24T19:12:00Z">
            <w:rPr/>
          </w:rPrChange>
        </w:rPr>
        <w:t>Infrastructure</w:t>
      </w:r>
      <w:r w:rsidR="00D17327" w:rsidRPr="000B06DA">
        <w:rPr>
          <w:rFonts w:ascii="Garamond" w:hAnsi="Garamond"/>
          <w:rPrChange w:id="920" w:author="Nils Burkhard Patrik Zimmermann" w:date="2024-10-24T15:12:00Z" w16du:dateUtc="2024-10-24T19:12:00Z">
            <w:rPr/>
          </w:rPrChange>
        </w:rPr>
        <w:t xml:space="preserve"> investment</w:t>
      </w:r>
      <w:r w:rsidR="00964D4A" w:rsidRPr="000B06DA">
        <w:rPr>
          <w:rFonts w:ascii="Garamond" w:hAnsi="Garamond"/>
          <w:rPrChange w:id="921" w:author="Nils Burkhard Patrik Zimmermann" w:date="2024-10-24T15:12:00Z" w16du:dateUtc="2024-10-24T19:12:00Z">
            <w:rPr/>
          </w:rPrChange>
        </w:rPr>
        <w:t xml:space="preserve"> in </w:t>
      </w:r>
      <w:r w:rsidR="0F31517E" w:rsidRPr="000B06DA">
        <w:rPr>
          <w:rFonts w:ascii="Garamond" w:hAnsi="Garamond"/>
          <w:rPrChange w:id="922" w:author="Nils Burkhard Patrik Zimmermann" w:date="2024-10-24T15:12:00Z" w16du:dateUtc="2024-10-24T19:12:00Z">
            <w:rPr/>
          </w:rPrChange>
        </w:rPr>
        <w:t>developing</w:t>
      </w:r>
      <w:r w:rsidR="00964D4A" w:rsidRPr="000B06DA">
        <w:rPr>
          <w:rFonts w:ascii="Garamond" w:hAnsi="Garamond"/>
          <w:rPrChange w:id="923" w:author="Nils Burkhard Patrik Zimmermann" w:date="2024-10-24T15:12:00Z" w16du:dateUtc="2024-10-24T19:12:00Z">
            <w:rPr/>
          </w:rPrChange>
        </w:rPr>
        <w:t xml:space="preserve"> countries typically involves a large</w:t>
      </w:r>
      <w:r w:rsidR="00A7551B" w:rsidRPr="000B06DA">
        <w:rPr>
          <w:rFonts w:ascii="Garamond" w:hAnsi="Garamond"/>
          <w:rPrChange w:id="924" w:author="Nils Burkhard Patrik Zimmermann" w:date="2024-10-24T15:12:00Z" w16du:dateUtc="2024-10-24T19:12:00Z">
            <w:rPr/>
          </w:rPrChange>
        </w:rPr>
        <w:t xml:space="preserve"> role of the state and MDBs </w:t>
      </w:r>
      <w:r w:rsidR="00D51BE9" w:rsidRPr="000B06DA">
        <w:rPr>
          <w:rFonts w:ascii="Garamond" w:hAnsi="Garamond"/>
          <w:rPrChange w:id="925" w:author="Nils Burkhard Patrik Zimmermann" w:date="2024-10-24T15:12:00Z" w16du:dateUtc="2024-10-24T19:12:00Z">
            <w:rPr/>
          </w:rPrChange>
        </w:rPr>
        <w:t xml:space="preserve">– </w:t>
      </w:r>
      <w:r w:rsidR="005A3E9B" w:rsidRPr="000B06DA">
        <w:rPr>
          <w:rFonts w:ascii="Garamond" w:hAnsi="Garamond"/>
          <w:rPrChange w:id="926" w:author="Nils Burkhard Patrik Zimmermann" w:date="2024-10-24T15:12:00Z" w16du:dateUtc="2024-10-24T19:12:00Z">
            <w:rPr/>
          </w:rPrChange>
        </w:rPr>
        <w:t>particularly</w:t>
      </w:r>
      <w:r w:rsidR="00401654" w:rsidRPr="000B06DA">
        <w:rPr>
          <w:rFonts w:ascii="Garamond" w:hAnsi="Garamond"/>
          <w:rPrChange w:id="927" w:author="Nils Burkhard Patrik Zimmermann" w:date="2024-10-24T15:12:00Z" w16du:dateUtc="2024-10-24T19:12:00Z">
            <w:rPr/>
          </w:rPrChange>
        </w:rPr>
        <w:t xml:space="preserve"> in </w:t>
      </w:r>
      <w:r w:rsidR="00D51BE9" w:rsidRPr="000B06DA">
        <w:rPr>
          <w:rFonts w:ascii="Garamond" w:hAnsi="Garamond"/>
          <w:rPrChange w:id="928" w:author="Nils Burkhard Patrik Zimmermann" w:date="2024-10-24T15:12:00Z" w16du:dateUtc="2024-10-24T19:12:00Z">
            <w:rPr/>
          </w:rPrChange>
        </w:rPr>
        <w:t>LDCs</w:t>
      </w:r>
      <w:r w:rsidR="0059479B" w:rsidRPr="000B06DA">
        <w:rPr>
          <w:rFonts w:ascii="Garamond" w:hAnsi="Garamond"/>
          <w:rPrChange w:id="929" w:author="Nils Burkhard Patrik Zimmermann" w:date="2024-10-24T15:12:00Z" w16du:dateUtc="2024-10-24T19:12:00Z">
            <w:rPr/>
          </w:rPrChange>
        </w:rPr>
        <w:t>.</w:t>
      </w:r>
      <w:r w:rsidR="00D51BE9" w:rsidRPr="000B06DA">
        <w:rPr>
          <w:rFonts w:ascii="Garamond" w:hAnsi="Garamond"/>
          <w:rPrChange w:id="930" w:author="Nils Burkhard Patrik Zimmermann" w:date="2024-10-24T15:12:00Z" w16du:dateUtc="2024-10-24T19:12:00Z">
            <w:rPr/>
          </w:rPrChange>
        </w:rPr>
        <w:t xml:space="preserve"> The state also has an outsized role in </w:t>
      </w:r>
      <w:r w:rsidR="6085C7B9" w:rsidRPr="000B06DA">
        <w:rPr>
          <w:rFonts w:ascii="Garamond" w:hAnsi="Garamond"/>
          <w:rPrChange w:id="931" w:author="Nils Burkhard Patrik Zimmermann" w:date="2024-10-24T15:12:00Z" w16du:dateUtc="2024-10-24T19:12:00Z">
            <w:rPr/>
          </w:rPrChange>
        </w:rPr>
        <w:t xml:space="preserve">electricity </w:t>
      </w:r>
      <w:r w:rsidR="00D51BE9" w:rsidRPr="000B06DA">
        <w:rPr>
          <w:rFonts w:ascii="Garamond" w:hAnsi="Garamond"/>
          <w:rPrChange w:id="932" w:author="Nils Burkhard Patrik Zimmermann" w:date="2024-10-24T15:12:00Z" w16du:dateUtc="2024-10-24T19:12:00Z">
            <w:rPr/>
          </w:rPrChange>
        </w:rPr>
        <w:t>markets</w:t>
      </w:r>
      <w:r w:rsidR="00944F62" w:rsidRPr="000B06DA">
        <w:rPr>
          <w:rFonts w:ascii="Garamond" w:hAnsi="Garamond"/>
          <w:rPrChange w:id="933" w:author="Nils Burkhard Patrik Zimmermann" w:date="2024-10-24T15:12:00Z" w16du:dateUtc="2024-10-24T19:12:00Z">
            <w:rPr/>
          </w:rPrChange>
        </w:rPr>
        <w:t xml:space="preserve">, as power </w:t>
      </w:r>
      <w:r w:rsidR="18C41687" w:rsidRPr="000B06DA">
        <w:rPr>
          <w:rFonts w:ascii="Garamond" w:hAnsi="Garamond"/>
          <w:rPrChange w:id="934" w:author="Nils Burkhard Patrik Zimmermann" w:date="2024-10-24T15:12:00Z" w16du:dateUtc="2024-10-24T19:12:00Z">
            <w:rPr/>
          </w:rPrChange>
        </w:rPr>
        <w:t xml:space="preserve">generation and distribution </w:t>
      </w:r>
      <w:r w:rsidR="00944F62" w:rsidRPr="000B06DA">
        <w:rPr>
          <w:rFonts w:ascii="Garamond" w:hAnsi="Garamond"/>
          <w:rPrChange w:id="935" w:author="Nils Burkhard Patrik Zimmermann" w:date="2024-10-24T15:12:00Z" w16du:dateUtc="2024-10-24T19:12:00Z">
            <w:rPr/>
          </w:rPrChange>
        </w:rPr>
        <w:t>system</w:t>
      </w:r>
      <w:r w:rsidR="122310C2" w:rsidRPr="000B06DA">
        <w:rPr>
          <w:rFonts w:ascii="Garamond" w:hAnsi="Garamond"/>
          <w:rPrChange w:id="936" w:author="Nils Burkhard Patrik Zimmermann" w:date="2024-10-24T15:12:00Z" w16du:dateUtc="2024-10-24T19:12:00Z">
            <w:rPr/>
          </w:rPrChange>
        </w:rPr>
        <w:t>s</w:t>
      </w:r>
      <w:r w:rsidR="00944F62" w:rsidRPr="000B06DA">
        <w:rPr>
          <w:rFonts w:ascii="Garamond" w:hAnsi="Garamond"/>
          <w:rPrChange w:id="937" w:author="Nils Burkhard Patrik Zimmermann" w:date="2024-10-24T15:12:00Z" w16du:dateUtc="2024-10-24T19:12:00Z">
            <w:rPr/>
          </w:rPrChange>
        </w:rPr>
        <w:t xml:space="preserve"> </w:t>
      </w:r>
      <w:r w:rsidR="245347EF" w:rsidRPr="000B06DA">
        <w:rPr>
          <w:rFonts w:ascii="Garamond" w:hAnsi="Garamond"/>
          <w:rPrChange w:id="938" w:author="Nils Burkhard Patrik Zimmermann" w:date="2024-10-24T15:12:00Z" w16du:dateUtc="2024-10-24T19:12:00Z">
            <w:rPr/>
          </w:rPrChange>
        </w:rPr>
        <w:t xml:space="preserve">are </w:t>
      </w:r>
      <w:r w:rsidR="00944F62" w:rsidRPr="000B06DA">
        <w:rPr>
          <w:rFonts w:ascii="Garamond" w:hAnsi="Garamond"/>
          <w:rPrChange w:id="939" w:author="Nils Burkhard Patrik Zimmermann" w:date="2024-10-24T15:12:00Z" w16du:dateUtc="2024-10-24T19:12:00Z">
            <w:rPr/>
          </w:rPrChange>
        </w:rPr>
        <w:t xml:space="preserve">often </w:t>
      </w:r>
      <w:r w:rsidR="093EB094" w:rsidRPr="000B06DA">
        <w:rPr>
          <w:rFonts w:ascii="Garamond" w:hAnsi="Garamond"/>
          <w:rPrChange w:id="940" w:author="Nils Burkhard Patrik Zimmermann" w:date="2024-10-24T15:12:00Z" w16du:dateUtc="2024-10-24T19:12:00Z">
            <w:rPr/>
          </w:rPrChange>
        </w:rPr>
        <w:t xml:space="preserve">in the hands of </w:t>
      </w:r>
      <w:r w:rsidR="005A3E9B" w:rsidRPr="000B06DA">
        <w:rPr>
          <w:rFonts w:ascii="Garamond" w:hAnsi="Garamond"/>
          <w:rPrChange w:id="941" w:author="Nils Burkhard Patrik Zimmermann" w:date="2024-10-24T15:12:00Z" w16du:dateUtc="2024-10-24T19:12:00Z">
            <w:rPr/>
          </w:rPrChange>
        </w:rPr>
        <w:t>state-owned</w:t>
      </w:r>
      <w:r w:rsidR="00944F62" w:rsidRPr="000B06DA">
        <w:rPr>
          <w:rFonts w:ascii="Garamond" w:hAnsi="Garamond"/>
          <w:rPrChange w:id="942" w:author="Nils Burkhard Patrik Zimmermann" w:date="2024-10-24T15:12:00Z" w16du:dateUtc="2024-10-24T19:12:00Z">
            <w:rPr/>
          </w:rPrChange>
        </w:rPr>
        <w:t xml:space="preserve"> enterprise</w:t>
      </w:r>
      <w:r w:rsidR="0AF6BF81" w:rsidRPr="000B06DA">
        <w:rPr>
          <w:rFonts w:ascii="Garamond" w:hAnsi="Garamond"/>
          <w:rPrChange w:id="943" w:author="Nils Burkhard Patrik Zimmermann" w:date="2024-10-24T15:12:00Z" w16du:dateUtc="2024-10-24T19:12:00Z">
            <w:rPr/>
          </w:rPrChange>
        </w:rPr>
        <w:t>s</w:t>
      </w:r>
      <w:r w:rsidR="001D229D" w:rsidRPr="000B06DA">
        <w:rPr>
          <w:rFonts w:ascii="Garamond" w:hAnsi="Garamond"/>
          <w:rPrChange w:id="944" w:author="Nils Burkhard Patrik Zimmermann" w:date="2024-10-24T15:12:00Z" w16du:dateUtc="2024-10-24T19:12:00Z">
            <w:rPr/>
          </w:rPrChange>
        </w:rPr>
        <w:t>; and markets, where they are exist, are designed and regulated by governments and government agencies</w:t>
      </w:r>
      <w:r w:rsidR="00D51BE9" w:rsidRPr="000B06DA">
        <w:rPr>
          <w:rFonts w:ascii="Garamond" w:hAnsi="Garamond"/>
          <w:rPrChange w:id="945" w:author="Nils Burkhard Patrik Zimmermann" w:date="2024-10-24T15:12:00Z" w16du:dateUtc="2024-10-24T19:12:00Z">
            <w:rPr/>
          </w:rPrChange>
        </w:rPr>
        <w:t>.</w:t>
      </w:r>
      <w:r w:rsidR="00017910" w:rsidRPr="000B06DA">
        <w:rPr>
          <w:rFonts w:ascii="Garamond" w:hAnsi="Garamond"/>
          <w:rPrChange w:id="946" w:author="Nils Burkhard Patrik Zimmermann" w:date="2024-10-24T15:12:00Z" w16du:dateUtc="2024-10-24T19:12:00Z">
            <w:rPr/>
          </w:rPrChange>
        </w:rPr>
        <w:t xml:space="preserve"> </w:t>
      </w:r>
    </w:p>
    <w:p w14:paraId="5AED4F51" w14:textId="77777777" w:rsidR="006215F4" w:rsidRPr="000B06DA" w:rsidRDefault="00401654" w:rsidP="007C5BEE">
      <w:pPr>
        <w:jc w:val="both"/>
        <w:rPr>
          <w:rFonts w:ascii="Garamond" w:hAnsi="Garamond"/>
          <w:rPrChange w:id="947" w:author="Nils Burkhard Patrik Zimmermann" w:date="2024-10-24T15:12:00Z" w16du:dateUtc="2024-10-24T19:12:00Z">
            <w:rPr/>
          </w:rPrChange>
        </w:rPr>
      </w:pPr>
      <w:r w:rsidRPr="000B06DA">
        <w:rPr>
          <w:rFonts w:ascii="Garamond" w:hAnsi="Garamond"/>
          <w:rPrChange w:id="948" w:author="Nils Burkhard Patrik Zimmermann" w:date="2024-10-24T15:12:00Z" w16du:dateUtc="2024-10-24T19:12:00Z">
            <w:rPr/>
          </w:rPrChange>
        </w:rPr>
        <w:t xml:space="preserve">We can split the energy-related emissions problem into two halves: energy supply and energy demand. </w:t>
      </w:r>
    </w:p>
    <w:p w14:paraId="0F310C04" w14:textId="5C0DE164" w:rsidR="002662FC" w:rsidRPr="000B06DA" w:rsidRDefault="002662FC" w:rsidP="007C5BEE">
      <w:pPr>
        <w:jc w:val="both"/>
        <w:rPr>
          <w:rFonts w:ascii="Garamond" w:hAnsi="Garamond"/>
          <w:rPrChange w:id="949" w:author="Nils Burkhard Patrik Zimmermann" w:date="2024-10-24T15:12:00Z" w16du:dateUtc="2024-10-24T19:12:00Z">
            <w:rPr/>
          </w:rPrChange>
        </w:rPr>
      </w:pPr>
      <w:r w:rsidRPr="000B06DA">
        <w:rPr>
          <w:rFonts w:ascii="Garamond" w:hAnsi="Garamond"/>
          <w:rPrChange w:id="950" w:author="Nils Burkhard Patrik Zimmermann" w:date="2024-10-24T15:12:00Z" w16du:dateUtc="2024-10-24T19:12:00Z">
            <w:rPr/>
          </w:rPrChange>
        </w:rPr>
        <w:t xml:space="preserve">In this paper, we restrict our scope to needed investment in energy supply in developing countries. </w:t>
      </w:r>
      <w:r w:rsidR="00EE75F1" w:rsidRPr="000B06DA">
        <w:rPr>
          <w:rFonts w:ascii="Garamond" w:hAnsi="Garamond"/>
          <w:rPrChange w:id="951" w:author="Nils Burkhard Patrik Zimmermann" w:date="2024-10-24T15:12:00Z" w16du:dateUtc="2024-10-24T19:12:00Z">
            <w:rPr/>
          </w:rPrChange>
        </w:rPr>
        <w:t>Renewable</w:t>
      </w:r>
      <w:r w:rsidR="10A87E6C" w:rsidRPr="000B06DA">
        <w:rPr>
          <w:rFonts w:ascii="Garamond" w:hAnsi="Garamond"/>
          <w:rPrChange w:id="952" w:author="Nils Burkhard Patrik Zimmermann" w:date="2024-10-24T15:12:00Z" w16du:dateUtc="2024-10-24T19:12:00Z">
            <w:rPr/>
          </w:rPrChange>
        </w:rPr>
        <w:t xml:space="preserve"> electricity generators</w:t>
      </w:r>
      <w:r w:rsidR="00EE75F1" w:rsidRPr="000B06DA">
        <w:rPr>
          <w:rFonts w:ascii="Garamond" w:hAnsi="Garamond"/>
          <w:rPrChange w:id="953" w:author="Nils Burkhard Patrik Zimmermann" w:date="2024-10-24T15:12:00Z" w16du:dateUtc="2024-10-24T19:12:00Z">
            <w:rPr/>
          </w:rPrChange>
        </w:rPr>
        <w:t xml:space="preserve"> (and other </w:t>
      </w:r>
      <w:r w:rsidR="00774954" w:rsidRPr="000B06DA">
        <w:rPr>
          <w:rFonts w:ascii="Garamond" w:hAnsi="Garamond"/>
          <w:rPrChange w:id="954" w:author="Nils Burkhard Patrik Zimmermann" w:date="2024-10-24T15:12:00Z" w16du:dateUtc="2024-10-24T19:12:00Z">
            <w:rPr/>
          </w:rPrChange>
        </w:rPr>
        <w:t>low-carbon</w:t>
      </w:r>
      <w:r w:rsidR="00EE75F1" w:rsidRPr="000B06DA">
        <w:rPr>
          <w:rFonts w:ascii="Garamond" w:hAnsi="Garamond"/>
          <w:rPrChange w:id="955" w:author="Nils Burkhard Patrik Zimmermann" w:date="2024-10-24T15:12:00Z" w16du:dateUtc="2024-10-24T19:12:00Z">
            <w:rPr/>
          </w:rPrChange>
        </w:rPr>
        <w:t xml:space="preserve"> power sources) </w:t>
      </w:r>
      <w:r w:rsidR="7FD12126" w:rsidRPr="000B06DA">
        <w:rPr>
          <w:rFonts w:ascii="Garamond" w:hAnsi="Garamond"/>
          <w:rPrChange w:id="956" w:author="Nils Burkhard Patrik Zimmermann" w:date="2024-10-24T15:12:00Z" w16du:dateUtc="2024-10-24T19:12:00Z">
            <w:rPr/>
          </w:rPrChange>
        </w:rPr>
        <w:t>play</w:t>
      </w:r>
      <w:r w:rsidR="00EE75F1" w:rsidRPr="000B06DA">
        <w:rPr>
          <w:rFonts w:ascii="Garamond" w:hAnsi="Garamond"/>
          <w:rPrChange w:id="957" w:author="Nils Burkhard Patrik Zimmermann" w:date="2024-10-24T15:12:00Z" w16du:dateUtc="2024-10-24T19:12:00Z">
            <w:rPr/>
          </w:rPrChange>
        </w:rPr>
        <w:t xml:space="preserve"> </w:t>
      </w:r>
      <w:r w:rsidR="00BF1FFE" w:rsidRPr="000B06DA">
        <w:rPr>
          <w:rFonts w:ascii="Garamond" w:hAnsi="Garamond"/>
          <w:rPrChange w:id="958" w:author="Nils Burkhard Patrik Zimmermann" w:date="2024-10-24T15:12:00Z" w16du:dateUtc="2024-10-24T19:12:00Z">
            <w:rPr/>
          </w:rPrChange>
        </w:rPr>
        <w:t>a key role in the green transition</w:t>
      </w:r>
      <w:r w:rsidR="0050082F" w:rsidRPr="000B06DA">
        <w:rPr>
          <w:rFonts w:ascii="Garamond" w:hAnsi="Garamond"/>
          <w:rPrChange w:id="959" w:author="Nils Burkhard Patrik Zimmermann" w:date="2024-10-24T15:12:00Z" w16du:dateUtc="2024-10-24T19:12:00Z">
            <w:rPr/>
          </w:rPrChange>
        </w:rPr>
        <w:t xml:space="preserve"> as </w:t>
      </w:r>
      <w:r w:rsidR="78A7C49D" w:rsidRPr="000B06DA">
        <w:rPr>
          <w:rFonts w:ascii="Garamond" w:hAnsi="Garamond"/>
          <w:rPrChange w:id="960" w:author="Nils Burkhard Patrik Zimmermann" w:date="2024-10-24T15:12:00Z" w16du:dateUtc="2024-10-24T19:12:00Z">
            <w:rPr/>
          </w:rPrChange>
        </w:rPr>
        <w:t xml:space="preserve">the </w:t>
      </w:r>
      <w:r w:rsidR="00037A8E" w:rsidRPr="000B06DA">
        <w:rPr>
          <w:rFonts w:ascii="Garamond" w:hAnsi="Garamond"/>
          <w:rPrChange w:id="961" w:author="Nils Burkhard Patrik Zimmermann" w:date="2024-10-24T15:12:00Z" w16du:dateUtc="2024-10-24T19:12:00Z">
            <w:rPr/>
          </w:rPrChange>
        </w:rPr>
        <w:t>principal</w:t>
      </w:r>
      <w:r w:rsidR="00EE75F1" w:rsidRPr="000B06DA">
        <w:rPr>
          <w:rFonts w:ascii="Garamond" w:hAnsi="Garamond"/>
          <w:rPrChange w:id="962" w:author="Nils Burkhard Patrik Zimmermann" w:date="2024-10-24T15:12:00Z" w16du:dateUtc="2024-10-24T19:12:00Z">
            <w:rPr/>
          </w:rPrChange>
        </w:rPr>
        <w:t xml:space="preserve"> </w:t>
      </w:r>
      <w:r w:rsidR="644331DC" w:rsidRPr="000B06DA">
        <w:rPr>
          <w:rFonts w:ascii="Garamond" w:hAnsi="Garamond"/>
          <w:rPrChange w:id="963" w:author="Nils Burkhard Patrik Zimmermann" w:date="2024-10-24T15:12:00Z" w16du:dateUtc="2024-10-24T19:12:00Z">
            <w:rPr/>
          </w:rPrChange>
        </w:rPr>
        <w:t xml:space="preserve">primary </w:t>
      </w:r>
      <w:r w:rsidR="00EE75F1" w:rsidRPr="000B06DA">
        <w:rPr>
          <w:rFonts w:ascii="Garamond" w:hAnsi="Garamond"/>
          <w:rPrChange w:id="964" w:author="Nils Burkhard Patrik Zimmermann" w:date="2024-10-24T15:12:00Z" w16du:dateUtc="2024-10-24T19:12:00Z">
            <w:rPr/>
          </w:rPrChange>
        </w:rPr>
        <w:t>energy source</w:t>
      </w:r>
      <w:r w:rsidR="18F5E399" w:rsidRPr="000B06DA">
        <w:rPr>
          <w:rFonts w:ascii="Garamond" w:hAnsi="Garamond"/>
          <w:rPrChange w:id="965" w:author="Nils Burkhard Patrik Zimmermann" w:date="2024-10-24T15:12:00Z" w16du:dateUtc="2024-10-24T19:12:00Z">
            <w:rPr/>
          </w:rPrChange>
        </w:rPr>
        <w:t>s</w:t>
      </w:r>
      <w:r w:rsidR="009F2702" w:rsidRPr="000B06DA">
        <w:rPr>
          <w:rFonts w:ascii="Garamond" w:hAnsi="Garamond"/>
          <w:rPrChange w:id="966" w:author="Nils Burkhard Patrik Zimmermann" w:date="2024-10-24T15:12:00Z" w16du:dateUtc="2024-10-24T19:12:00Z">
            <w:rPr/>
          </w:rPrChange>
        </w:rPr>
        <w:t xml:space="preserve"> for future </w:t>
      </w:r>
      <w:r w:rsidR="00774954" w:rsidRPr="000B06DA">
        <w:rPr>
          <w:rFonts w:ascii="Garamond" w:hAnsi="Garamond"/>
          <w:rPrChange w:id="967" w:author="Nils Burkhard Patrik Zimmermann" w:date="2024-10-24T15:12:00Z" w16du:dateUtc="2024-10-24T19:12:00Z">
            <w:rPr/>
          </w:rPrChange>
        </w:rPr>
        <w:t>low-carbon</w:t>
      </w:r>
      <w:r w:rsidR="00376624" w:rsidRPr="000B06DA">
        <w:rPr>
          <w:rFonts w:ascii="Garamond" w:hAnsi="Garamond"/>
          <w:rPrChange w:id="968" w:author="Nils Burkhard Patrik Zimmermann" w:date="2024-10-24T15:12:00Z" w16du:dateUtc="2024-10-24T19:12:00Z">
            <w:rPr/>
          </w:rPrChange>
        </w:rPr>
        <w:t xml:space="preserve"> energy system</w:t>
      </w:r>
      <w:r w:rsidR="48E6CD39" w:rsidRPr="000B06DA">
        <w:rPr>
          <w:rFonts w:ascii="Garamond" w:hAnsi="Garamond"/>
          <w:rPrChange w:id="969" w:author="Nils Burkhard Patrik Zimmermann" w:date="2024-10-24T15:12:00Z" w16du:dateUtc="2024-10-24T19:12:00Z">
            <w:rPr/>
          </w:rPrChange>
        </w:rPr>
        <w:t>s</w:t>
      </w:r>
      <w:r w:rsidR="0050082F" w:rsidRPr="000B06DA">
        <w:rPr>
          <w:rFonts w:ascii="Garamond" w:hAnsi="Garamond"/>
          <w:rPrChange w:id="970" w:author="Nils Burkhard Patrik Zimmermann" w:date="2024-10-24T15:12:00Z" w16du:dateUtc="2024-10-24T19:12:00Z">
            <w:rPr/>
          </w:rPrChange>
        </w:rPr>
        <w:t xml:space="preserve">. The existing power </w:t>
      </w:r>
      <w:r w:rsidR="5870B0F3" w:rsidRPr="000B06DA">
        <w:rPr>
          <w:rFonts w:ascii="Garamond" w:hAnsi="Garamond"/>
          <w:rPrChange w:id="971" w:author="Nils Burkhard Patrik Zimmermann" w:date="2024-10-24T15:12:00Z" w16du:dateUtc="2024-10-24T19:12:00Z">
            <w:rPr/>
          </w:rPrChange>
        </w:rPr>
        <w:t xml:space="preserve">generation </w:t>
      </w:r>
      <w:r w:rsidR="0050082F" w:rsidRPr="000B06DA">
        <w:rPr>
          <w:rFonts w:ascii="Garamond" w:hAnsi="Garamond"/>
          <w:rPrChange w:id="972" w:author="Nils Burkhard Patrik Zimmermann" w:date="2024-10-24T15:12:00Z" w16du:dateUtc="2024-10-24T19:12:00Z">
            <w:rPr/>
          </w:rPrChange>
        </w:rPr>
        <w:t>sector</w:t>
      </w:r>
      <w:r w:rsidR="00EE75F1" w:rsidRPr="000B06DA">
        <w:rPr>
          <w:rFonts w:ascii="Garamond" w:hAnsi="Garamond"/>
          <w:rPrChange w:id="973" w:author="Nils Burkhard Patrik Zimmermann" w:date="2024-10-24T15:12:00Z" w16du:dateUtc="2024-10-24T19:12:00Z">
            <w:rPr/>
          </w:rPrChange>
        </w:rPr>
        <w:t xml:space="preserve"> </w:t>
      </w:r>
      <w:r w:rsidR="008F015E" w:rsidRPr="000B06DA">
        <w:rPr>
          <w:rFonts w:ascii="Garamond" w:hAnsi="Garamond"/>
          <w:rPrChange w:id="974" w:author="Nils Burkhard Patrik Zimmermann" w:date="2024-10-24T15:12:00Z" w16du:dateUtc="2024-10-24T19:12:00Z">
            <w:rPr/>
          </w:rPrChange>
        </w:rPr>
        <w:t>needs to be</w:t>
      </w:r>
      <w:r w:rsidR="00EE75F1" w:rsidRPr="000B06DA">
        <w:rPr>
          <w:rFonts w:ascii="Garamond" w:hAnsi="Garamond"/>
          <w:rPrChange w:id="975" w:author="Nils Burkhard Patrik Zimmermann" w:date="2024-10-24T15:12:00Z" w16du:dateUtc="2024-10-24T19:12:00Z">
            <w:rPr/>
          </w:rPrChange>
        </w:rPr>
        <w:t xml:space="preserve"> </w:t>
      </w:r>
      <w:r w:rsidR="009676CA" w:rsidRPr="000B06DA">
        <w:rPr>
          <w:rFonts w:ascii="Garamond" w:hAnsi="Garamond"/>
          <w:rPrChange w:id="976" w:author="Nils Burkhard Patrik Zimmermann" w:date="2024-10-24T15:12:00Z" w16du:dateUtc="2024-10-24T19:12:00Z">
            <w:rPr/>
          </w:rPrChange>
        </w:rPr>
        <w:t>decarbonized</w:t>
      </w:r>
      <w:r w:rsidR="21F50DD8" w:rsidRPr="000B06DA">
        <w:rPr>
          <w:rFonts w:ascii="Garamond" w:hAnsi="Garamond"/>
          <w:rPrChange w:id="977" w:author="Nils Burkhard Patrik Zimmermann" w:date="2024-10-24T15:12:00Z" w16du:dateUtc="2024-10-24T19:12:00Z">
            <w:rPr/>
          </w:rPrChange>
        </w:rPr>
        <w:t xml:space="preserve"> – and </w:t>
      </w:r>
      <w:r w:rsidR="10388604" w:rsidRPr="000B06DA">
        <w:rPr>
          <w:rFonts w:ascii="Garamond" w:hAnsi="Garamond"/>
          <w:rPrChange w:id="978" w:author="Nils Burkhard Patrik Zimmermann" w:date="2024-10-24T15:12:00Z" w16du:dateUtc="2024-10-24T19:12:00Z">
            <w:rPr/>
          </w:rPrChange>
        </w:rPr>
        <w:t>power generation also</w:t>
      </w:r>
      <w:r w:rsidR="00037A8E" w:rsidRPr="000B06DA">
        <w:rPr>
          <w:rFonts w:ascii="Garamond" w:hAnsi="Garamond"/>
          <w:rPrChange w:id="979" w:author="Nils Burkhard Patrik Zimmermann" w:date="2024-10-24T15:12:00Z" w16du:dateUtc="2024-10-24T19:12:00Z">
            <w:rPr/>
          </w:rPrChange>
        </w:rPr>
        <w:t xml:space="preserve"> </w:t>
      </w:r>
      <w:r w:rsidR="000C2F7E" w:rsidRPr="000B06DA">
        <w:rPr>
          <w:rFonts w:ascii="Garamond" w:hAnsi="Garamond"/>
          <w:rPrChange w:id="980" w:author="Nils Burkhard Patrik Zimmermann" w:date="2024-10-24T15:12:00Z" w16du:dateUtc="2024-10-24T19:12:00Z">
            <w:rPr/>
          </w:rPrChange>
        </w:rPr>
        <w:t xml:space="preserve">needs to be scaled </w:t>
      </w:r>
      <w:r w:rsidR="1D6A30D5" w:rsidRPr="000B06DA">
        <w:rPr>
          <w:rFonts w:ascii="Garamond" w:hAnsi="Garamond"/>
          <w:rPrChange w:id="981" w:author="Nils Burkhard Patrik Zimmermann" w:date="2024-10-24T15:12:00Z" w16du:dateUtc="2024-10-24T19:12:00Z">
            <w:rPr/>
          </w:rPrChange>
        </w:rPr>
        <w:t xml:space="preserve">up far </w:t>
      </w:r>
      <w:r w:rsidR="000C2F7E" w:rsidRPr="000B06DA">
        <w:rPr>
          <w:rFonts w:ascii="Garamond" w:hAnsi="Garamond"/>
          <w:rPrChange w:id="982" w:author="Nils Burkhard Patrik Zimmermann" w:date="2024-10-24T15:12:00Z" w16du:dateUtc="2024-10-24T19:12:00Z">
            <w:rPr/>
          </w:rPrChange>
        </w:rPr>
        <w:t>beyond its current size</w:t>
      </w:r>
      <w:r w:rsidR="1A6F32ED" w:rsidRPr="000B06DA">
        <w:rPr>
          <w:rFonts w:ascii="Garamond" w:hAnsi="Garamond"/>
          <w:rPrChange w:id="983" w:author="Nils Burkhard Patrik Zimmermann" w:date="2024-10-24T15:12:00Z" w16du:dateUtc="2024-10-24T19:12:00Z">
            <w:rPr/>
          </w:rPrChange>
        </w:rPr>
        <w:t>, as per capita energy use increases, populations grow, and some sectors</w:t>
      </w:r>
      <w:r w:rsidR="530ACDC0" w:rsidRPr="000B06DA">
        <w:rPr>
          <w:rFonts w:ascii="Garamond" w:hAnsi="Garamond"/>
          <w:rPrChange w:id="984" w:author="Nils Burkhard Patrik Zimmermann" w:date="2024-10-24T15:12:00Z" w16du:dateUtc="2024-10-24T19:12:00Z">
            <w:rPr/>
          </w:rPrChange>
        </w:rPr>
        <w:t xml:space="preserve">, </w:t>
      </w:r>
      <w:r w:rsidR="1A6F32ED" w:rsidRPr="000B06DA">
        <w:rPr>
          <w:rFonts w:ascii="Garamond" w:hAnsi="Garamond"/>
          <w:rPrChange w:id="985" w:author="Nils Burkhard Patrik Zimmermann" w:date="2024-10-24T15:12:00Z" w16du:dateUtc="2024-10-24T19:12:00Z">
            <w:rPr/>
          </w:rPrChange>
        </w:rPr>
        <w:t xml:space="preserve">e.g. transportation and heating, </w:t>
      </w:r>
      <w:r w:rsidR="104D559A" w:rsidRPr="000B06DA">
        <w:rPr>
          <w:rFonts w:ascii="Garamond" w:hAnsi="Garamond"/>
          <w:rPrChange w:id="986" w:author="Nils Burkhard Patrik Zimmermann" w:date="2024-10-24T15:12:00Z" w16du:dateUtc="2024-10-24T19:12:00Z">
            <w:rPr/>
          </w:rPrChange>
        </w:rPr>
        <w:t>increasingly electrify.</w:t>
      </w:r>
      <w:r w:rsidR="00862AE6" w:rsidRPr="000B06DA">
        <w:rPr>
          <w:rStyle w:val="FootnoteReference"/>
          <w:rFonts w:ascii="Garamond" w:hAnsi="Garamond"/>
          <w:rPrChange w:id="987" w:author="Nils Burkhard Patrik Zimmermann" w:date="2024-10-24T15:12:00Z" w16du:dateUtc="2024-10-24T19:12:00Z">
            <w:rPr>
              <w:rStyle w:val="FootnoteReference"/>
            </w:rPr>
          </w:rPrChange>
        </w:rPr>
        <w:footnoteReference w:id="3"/>
      </w:r>
      <w:r w:rsidR="65B39ADF" w:rsidRPr="000B06DA">
        <w:rPr>
          <w:rFonts w:ascii="Garamond" w:hAnsi="Garamond"/>
          <w:rPrChange w:id="988" w:author="Nils Burkhard Patrik Zimmermann" w:date="2024-10-24T15:12:00Z" w16du:dateUtc="2024-10-24T19:12:00Z">
            <w:rPr/>
          </w:rPrChange>
        </w:rPr>
        <w:t xml:space="preserve"> </w:t>
      </w:r>
    </w:p>
    <w:p w14:paraId="62683727" w14:textId="6E6D5670" w:rsidR="00E77588" w:rsidRPr="000B06DA" w:rsidRDefault="00E77588" w:rsidP="007C5BEE">
      <w:pPr>
        <w:jc w:val="both"/>
        <w:rPr>
          <w:rFonts w:ascii="Garamond" w:hAnsi="Garamond"/>
          <w:rPrChange w:id="989" w:author="Nils Burkhard Patrik Zimmermann" w:date="2024-10-24T15:12:00Z" w16du:dateUtc="2024-10-24T19:12:00Z">
            <w:rPr/>
          </w:rPrChange>
        </w:rPr>
      </w:pPr>
      <w:r w:rsidRPr="000B06DA">
        <w:rPr>
          <w:rFonts w:ascii="Garamond" w:hAnsi="Garamond"/>
          <w:rPrChange w:id="990" w:author="Nils Burkhard Patrik Zimmermann" w:date="2024-10-24T15:12:00Z" w16du:dateUtc="2024-10-24T19:12:00Z">
            <w:rPr/>
          </w:rPrChange>
        </w:rPr>
        <w:t xml:space="preserve">The costs of wind and solar </w:t>
      </w:r>
      <w:r w:rsidR="1A58D978" w:rsidRPr="000B06DA">
        <w:rPr>
          <w:rFonts w:ascii="Garamond" w:hAnsi="Garamond"/>
          <w:rPrChange w:id="991" w:author="Nils Burkhard Patrik Zimmermann" w:date="2024-10-24T15:12:00Z" w16du:dateUtc="2024-10-24T19:12:00Z">
            <w:rPr/>
          </w:rPrChange>
        </w:rPr>
        <w:t xml:space="preserve">electricity </w:t>
      </w:r>
      <w:r w:rsidRPr="000B06DA">
        <w:rPr>
          <w:rFonts w:ascii="Garamond" w:hAnsi="Garamond"/>
          <w:rPrChange w:id="992" w:author="Nils Burkhard Patrik Zimmermann" w:date="2024-10-24T15:12:00Z" w16du:dateUtc="2024-10-24T19:12:00Z">
            <w:rPr/>
          </w:rPrChange>
        </w:rPr>
        <w:t xml:space="preserve">fell dramatically from 2010-2020 and are cost competitive with fossil fuels for new investment in </w:t>
      </w:r>
      <w:r w:rsidR="3228C609" w:rsidRPr="000B06DA">
        <w:rPr>
          <w:rFonts w:ascii="Garamond" w:hAnsi="Garamond"/>
          <w:rPrChange w:id="993" w:author="Nils Burkhard Patrik Zimmermann" w:date="2024-10-24T15:12:00Z" w16du:dateUtc="2024-10-24T19:12:00Z">
            <w:rPr/>
          </w:rPrChange>
        </w:rPr>
        <w:t>a growing number of regions around</w:t>
      </w:r>
      <w:r w:rsidRPr="000B06DA">
        <w:rPr>
          <w:rFonts w:ascii="Garamond" w:hAnsi="Garamond"/>
          <w:rPrChange w:id="994" w:author="Nils Burkhard Patrik Zimmermann" w:date="2024-10-24T15:12:00Z" w16du:dateUtc="2024-10-24T19:12:00Z">
            <w:rPr/>
          </w:rPrChange>
        </w:rPr>
        <w:t xml:space="preserve"> the world, notably </w:t>
      </w:r>
      <w:r w:rsidR="67612767" w:rsidRPr="000B06DA">
        <w:rPr>
          <w:rFonts w:ascii="Garamond" w:hAnsi="Garamond"/>
          <w:rPrChange w:id="995" w:author="Nils Burkhard Patrik Zimmermann" w:date="2024-10-24T15:12:00Z" w16du:dateUtc="2024-10-24T19:12:00Z">
            <w:rPr/>
          </w:rPrChange>
        </w:rPr>
        <w:t xml:space="preserve">including </w:t>
      </w:r>
      <w:r w:rsidRPr="000B06DA">
        <w:rPr>
          <w:rFonts w:ascii="Garamond" w:hAnsi="Garamond"/>
          <w:rPrChange w:id="996" w:author="Nils Burkhard Patrik Zimmermann" w:date="2024-10-24T15:12:00Z" w16du:dateUtc="2024-10-24T19:12:00Z">
            <w:rPr/>
          </w:rPrChange>
        </w:rPr>
        <w:t xml:space="preserve">India. Notwithstanding recent cost increases driven by supply chain increases and </w:t>
      </w:r>
      <w:r w:rsidR="0BE9C266" w:rsidRPr="000B06DA">
        <w:rPr>
          <w:rFonts w:ascii="Garamond" w:hAnsi="Garamond"/>
          <w:rPrChange w:id="997" w:author="Nils Burkhard Patrik Zimmermann" w:date="2024-10-24T15:12:00Z" w16du:dateUtc="2024-10-24T19:12:00Z">
            <w:rPr/>
          </w:rPrChange>
        </w:rPr>
        <w:t xml:space="preserve">anticipated short-term </w:t>
      </w:r>
      <w:r w:rsidRPr="000B06DA">
        <w:rPr>
          <w:rFonts w:ascii="Garamond" w:hAnsi="Garamond"/>
          <w:rPrChange w:id="998" w:author="Nils Burkhard Patrik Zimmermann" w:date="2024-10-24T15:12:00Z" w16du:dateUtc="2024-10-24T19:12:00Z">
            <w:rPr/>
          </w:rPrChange>
        </w:rPr>
        <w:t>mineral constraints, solar energy is expected to continue to fall in price over time.</w:t>
      </w:r>
    </w:p>
    <w:p w14:paraId="7D557F13" w14:textId="3411E972" w:rsidR="009419C5" w:rsidRPr="000B06DA" w:rsidRDefault="00E77588" w:rsidP="5E48F23F">
      <w:pPr>
        <w:jc w:val="both"/>
        <w:rPr>
          <w:rFonts w:ascii="Garamond" w:hAnsi="Garamond"/>
          <w:rPrChange w:id="999" w:author="Nils Burkhard Patrik Zimmermann" w:date="2024-10-24T15:12:00Z" w16du:dateUtc="2024-10-24T19:12:00Z">
            <w:rPr/>
          </w:rPrChange>
        </w:rPr>
      </w:pPr>
      <w:r w:rsidRPr="000B06DA">
        <w:rPr>
          <w:rFonts w:ascii="Garamond" w:hAnsi="Garamond"/>
          <w:rPrChange w:id="1000" w:author="Nils Burkhard Patrik Zimmermann" w:date="2024-10-24T15:12:00Z" w16du:dateUtc="2024-10-24T19:12:00Z">
            <w:rPr/>
          </w:rPrChange>
        </w:rPr>
        <w:t xml:space="preserve">Nevertheless, </w:t>
      </w:r>
      <w:r w:rsidR="0017731B" w:rsidRPr="000B06DA">
        <w:rPr>
          <w:rFonts w:ascii="Garamond" w:hAnsi="Garamond"/>
          <w:rPrChange w:id="1001" w:author="Nils Burkhard Patrik Zimmermann" w:date="2024-10-24T15:12:00Z" w16du:dateUtc="2024-10-24T19:12:00Z">
            <w:rPr/>
          </w:rPrChange>
        </w:rPr>
        <w:t xml:space="preserve">low-carbon electricity has a </w:t>
      </w:r>
      <w:r w:rsidR="0017731B" w:rsidRPr="000B06DA">
        <w:rPr>
          <w:rFonts w:ascii="Garamond" w:hAnsi="Garamond"/>
          <w:i/>
          <w:iCs/>
          <w:rPrChange w:id="1002" w:author="Nils Burkhard Patrik Zimmermann" w:date="2024-10-24T15:12:00Z" w16du:dateUtc="2024-10-24T19:12:00Z">
            <w:rPr>
              <w:i/>
              <w:iCs/>
            </w:rPr>
          </w:rPrChange>
        </w:rPr>
        <w:t>scaling problem</w:t>
      </w:r>
      <w:r w:rsidR="00752A45" w:rsidRPr="000B06DA">
        <w:rPr>
          <w:rFonts w:ascii="Garamond" w:hAnsi="Garamond"/>
          <w:i/>
          <w:iCs/>
          <w:rPrChange w:id="1003" w:author="Nils Burkhard Patrik Zimmermann" w:date="2024-10-24T15:12:00Z" w16du:dateUtc="2024-10-24T19:12:00Z">
            <w:rPr>
              <w:i/>
              <w:iCs/>
            </w:rPr>
          </w:rPrChange>
        </w:rPr>
        <w:t>:</w:t>
      </w:r>
      <w:r w:rsidR="00752A45" w:rsidRPr="000B06DA">
        <w:rPr>
          <w:rFonts w:ascii="Garamond" w:hAnsi="Garamond"/>
          <w:rPrChange w:id="1004" w:author="Nils Burkhard Patrik Zimmermann" w:date="2024-10-24T15:12:00Z" w16du:dateUtc="2024-10-24T19:12:00Z">
            <w:rPr/>
          </w:rPrChange>
        </w:rPr>
        <w:t xml:space="preserve"> how can</w:t>
      </w:r>
      <w:r w:rsidR="00577FD5" w:rsidRPr="000B06DA">
        <w:rPr>
          <w:rFonts w:ascii="Garamond" w:hAnsi="Garamond"/>
          <w:rPrChange w:id="1005" w:author="Nils Burkhard Patrik Zimmermann" w:date="2024-10-24T15:12:00Z" w16du:dateUtc="2024-10-24T19:12:00Z">
            <w:rPr/>
          </w:rPrChange>
        </w:rPr>
        <w:t xml:space="preserve"> renewables,</w:t>
      </w:r>
      <w:r w:rsidR="00752A45" w:rsidRPr="000B06DA">
        <w:rPr>
          <w:rFonts w:ascii="Garamond" w:hAnsi="Garamond"/>
          <w:rPrChange w:id="1006" w:author="Nils Burkhard Patrik Zimmermann" w:date="2024-10-24T15:12:00Z" w16du:dateUtc="2024-10-24T19:12:00Z">
            <w:rPr/>
          </w:rPrChange>
        </w:rPr>
        <w:t xml:space="preserve"> </w:t>
      </w:r>
      <w:r w:rsidR="7F701A4F" w:rsidRPr="000B06DA">
        <w:rPr>
          <w:rFonts w:ascii="Garamond" w:hAnsi="Garamond"/>
          <w:rPrChange w:id="1007" w:author="Nils Burkhard Patrik Zimmermann" w:date="2024-10-24T15:12:00Z" w16du:dateUtc="2024-10-24T19:12:00Z">
            <w:rPr/>
          </w:rPrChange>
        </w:rPr>
        <w:t xml:space="preserve">at present </w:t>
      </w:r>
      <w:r w:rsidR="00752A45" w:rsidRPr="000B06DA">
        <w:rPr>
          <w:rFonts w:ascii="Garamond" w:hAnsi="Garamond"/>
          <w:rPrChange w:id="1008" w:author="Nils Burkhard Patrik Zimmermann" w:date="2024-10-24T15:12:00Z" w16du:dateUtc="2024-10-24T19:12:00Z">
            <w:rPr/>
          </w:rPrChange>
        </w:rPr>
        <w:t xml:space="preserve">a relatively small </w:t>
      </w:r>
      <w:r w:rsidR="00577FD5" w:rsidRPr="000B06DA">
        <w:rPr>
          <w:rFonts w:ascii="Garamond" w:hAnsi="Garamond"/>
          <w:rPrChange w:id="1009" w:author="Nils Burkhard Patrik Zimmermann" w:date="2024-10-24T15:12:00Z" w16du:dateUtc="2024-10-24T19:12:00Z">
            <w:rPr/>
          </w:rPrChange>
        </w:rPr>
        <w:t>sector, be</w:t>
      </w:r>
      <w:r w:rsidR="00006E32" w:rsidRPr="000B06DA">
        <w:rPr>
          <w:rFonts w:ascii="Garamond" w:hAnsi="Garamond"/>
          <w:rPrChange w:id="1010" w:author="Nils Burkhard Patrik Zimmermann" w:date="2024-10-24T15:12:00Z" w16du:dateUtc="2024-10-24T19:12:00Z">
            <w:rPr/>
          </w:rPrChange>
        </w:rPr>
        <w:t xml:space="preserve"> </w:t>
      </w:r>
      <w:r w:rsidR="00752A45" w:rsidRPr="000B06DA">
        <w:rPr>
          <w:rFonts w:ascii="Garamond" w:hAnsi="Garamond"/>
          <w:rPrChange w:id="1011" w:author="Nils Burkhard Patrik Zimmermann" w:date="2024-10-24T15:12:00Z" w16du:dateUtc="2024-10-24T19:12:00Z">
            <w:rPr/>
          </w:rPrChange>
        </w:rPr>
        <w:t>scale</w:t>
      </w:r>
      <w:r w:rsidR="00006E32" w:rsidRPr="000B06DA">
        <w:rPr>
          <w:rFonts w:ascii="Garamond" w:hAnsi="Garamond"/>
          <w:rPrChange w:id="1012" w:author="Nils Burkhard Patrik Zimmermann" w:date="2024-10-24T15:12:00Z" w16du:dateUtc="2024-10-24T19:12:00Z">
            <w:rPr/>
          </w:rPrChange>
        </w:rPr>
        <w:t>d up</w:t>
      </w:r>
      <w:r w:rsidR="00752A45" w:rsidRPr="000B06DA">
        <w:rPr>
          <w:rFonts w:ascii="Garamond" w:hAnsi="Garamond"/>
          <w:rPrChange w:id="1013" w:author="Nils Burkhard Patrik Zimmermann" w:date="2024-10-24T15:12:00Z" w16du:dateUtc="2024-10-24T19:12:00Z">
            <w:rPr/>
          </w:rPrChange>
        </w:rPr>
        <w:t xml:space="preserve"> at the pace needed</w:t>
      </w:r>
      <w:r w:rsidR="001533A6" w:rsidRPr="000B06DA">
        <w:rPr>
          <w:rFonts w:ascii="Garamond" w:hAnsi="Garamond"/>
          <w:rPrChange w:id="1014" w:author="Nils Burkhard Patrik Zimmermann" w:date="2024-10-24T15:12:00Z" w16du:dateUtc="2024-10-24T19:12:00Z">
            <w:rPr/>
          </w:rPrChange>
        </w:rPr>
        <w:t xml:space="preserve"> to cover the </w:t>
      </w:r>
      <w:r w:rsidR="2911FBBD" w:rsidRPr="000B06DA">
        <w:rPr>
          <w:rFonts w:ascii="Garamond" w:hAnsi="Garamond"/>
          <w:rPrChange w:id="1015" w:author="Nils Burkhard Patrik Zimmermann" w:date="2024-10-24T15:12:00Z" w16du:dateUtc="2024-10-24T19:12:00Z">
            <w:rPr/>
          </w:rPrChange>
        </w:rPr>
        <w:t xml:space="preserve">bulk of total </w:t>
      </w:r>
      <w:r w:rsidR="001533A6" w:rsidRPr="000B06DA">
        <w:rPr>
          <w:rFonts w:ascii="Garamond" w:hAnsi="Garamond"/>
          <w:rPrChange w:id="1016" w:author="Nils Burkhard Patrik Zimmermann" w:date="2024-10-24T15:12:00Z" w16du:dateUtc="2024-10-24T19:12:00Z">
            <w:rPr/>
          </w:rPrChange>
        </w:rPr>
        <w:t xml:space="preserve">energy </w:t>
      </w:r>
      <w:r w:rsidR="7A694494" w:rsidRPr="000B06DA">
        <w:rPr>
          <w:rFonts w:ascii="Garamond" w:hAnsi="Garamond"/>
          <w:rPrChange w:id="1017" w:author="Nils Burkhard Patrik Zimmermann" w:date="2024-10-24T15:12:00Z" w16du:dateUtc="2024-10-24T19:12:00Z">
            <w:rPr/>
          </w:rPrChange>
        </w:rPr>
        <w:t>demand</w:t>
      </w:r>
      <w:r w:rsidR="1EE9D6D1" w:rsidRPr="000B06DA">
        <w:rPr>
          <w:rFonts w:ascii="Garamond" w:hAnsi="Garamond"/>
          <w:rPrChange w:id="1018" w:author="Nils Burkhard Patrik Zimmermann" w:date="2024-10-24T15:12:00Z" w16du:dateUtc="2024-10-24T19:12:00Z">
            <w:rPr/>
          </w:rPrChange>
        </w:rPr>
        <w:t xml:space="preserve"> – within </w:t>
      </w:r>
      <w:r w:rsidR="00006E32" w:rsidRPr="000B06DA">
        <w:rPr>
          <w:rFonts w:ascii="Garamond" w:hAnsi="Garamond"/>
          <w:rPrChange w:id="1019" w:author="Nils Burkhard Patrik Zimmermann" w:date="2024-10-24T15:12:00Z" w16du:dateUtc="2024-10-24T19:12:00Z">
            <w:rPr/>
          </w:rPrChange>
        </w:rPr>
        <w:t xml:space="preserve">the </w:t>
      </w:r>
      <w:r w:rsidR="7C1B73AF" w:rsidRPr="000B06DA">
        <w:rPr>
          <w:rFonts w:ascii="Garamond" w:hAnsi="Garamond"/>
          <w:rPrChange w:id="1020" w:author="Nils Burkhard Patrik Zimmermann" w:date="2024-10-24T15:12:00Z" w16du:dateUtc="2024-10-24T19:12:00Z">
            <w:rPr/>
          </w:rPrChange>
        </w:rPr>
        <w:t xml:space="preserve">tight </w:t>
      </w:r>
      <w:r w:rsidR="00006E32" w:rsidRPr="000B06DA">
        <w:rPr>
          <w:rFonts w:ascii="Garamond" w:hAnsi="Garamond"/>
          <w:rPrChange w:id="1021" w:author="Nils Burkhard Patrik Zimmermann" w:date="2024-10-24T15:12:00Z" w16du:dateUtc="2024-10-24T19:12:00Z">
            <w:rPr/>
          </w:rPrChange>
        </w:rPr>
        <w:t xml:space="preserve">timescales </w:t>
      </w:r>
      <w:r w:rsidR="5934B26F" w:rsidRPr="000B06DA">
        <w:rPr>
          <w:rFonts w:ascii="Garamond" w:hAnsi="Garamond"/>
          <w:rPrChange w:id="1022" w:author="Nils Burkhard Patrik Zimmermann" w:date="2024-10-24T15:12:00Z" w16du:dateUtc="2024-10-24T19:12:00Z">
            <w:rPr/>
          </w:rPrChange>
        </w:rPr>
        <w:t>driven by</w:t>
      </w:r>
      <w:r w:rsidR="00006E32" w:rsidRPr="000B06DA">
        <w:rPr>
          <w:rFonts w:ascii="Garamond" w:hAnsi="Garamond"/>
          <w:rPrChange w:id="1023" w:author="Nils Burkhard Patrik Zimmermann" w:date="2024-10-24T15:12:00Z" w16du:dateUtc="2024-10-24T19:12:00Z">
            <w:rPr/>
          </w:rPrChange>
        </w:rPr>
        <w:t xml:space="preserve"> the Paris temperature targets</w:t>
      </w:r>
      <w:r w:rsidR="2C3E2A62" w:rsidRPr="000B06DA">
        <w:rPr>
          <w:rFonts w:ascii="Garamond" w:hAnsi="Garamond"/>
          <w:rPrChange w:id="1024" w:author="Nils Burkhard Patrik Zimmermann" w:date="2024-10-24T15:12:00Z" w16du:dateUtc="2024-10-24T19:12:00Z">
            <w:rPr/>
          </w:rPrChange>
        </w:rPr>
        <w:t xml:space="preserve"> (</w:t>
      </w:r>
      <w:r w:rsidR="7CFA91AB" w:rsidRPr="000B06DA">
        <w:rPr>
          <w:rFonts w:ascii="Garamond" w:eastAsia="Symbol" w:hAnsi="Garamond" w:cs="Symbol"/>
          <w:color w:val="222222"/>
          <w:sz w:val="24"/>
          <w:szCs w:val="24"/>
          <w:rPrChange w:id="1025" w:author="Nils Burkhard Patrik Zimmermann" w:date="2024-10-24T15:12:00Z" w16du:dateUtc="2024-10-24T19:12:00Z">
            <w:rPr>
              <w:rFonts w:ascii="Symbol" w:eastAsia="Symbol" w:hAnsi="Symbol" w:cs="Symbol"/>
              <w:color w:val="222222"/>
              <w:sz w:val="24"/>
              <w:szCs w:val="24"/>
            </w:rPr>
          </w:rPrChange>
        </w:rPr>
        <w:t></w:t>
      </w:r>
      <w:r w:rsidR="2C3E2A62" w:rsidRPr="000B06DA">
        <w:rPr>
          <w:rFonts w:ascii="Garamond" w:hAnsi="Garamond"/>
          <w:rPrChange w:id="1026" w:author="Nils Burkhard Patrik Zimmermann" w:date="2024-10-24T15:12:00Z" w16du:dateUtc="2024-10-24T19:12:00Z">
            <w:rPr/>
          </w:rPrChange>
        </w:rPr>
        <w:t>T&lt;1.5C)</w:t>
      </w:r>
      <w:r w:rsidR="00752A45" w:rsidRPr="000B06DA">
        <w:rPr>
          <w:rFonts w:ascii="Garamond" w:hAnsi="Garamond"/>
          <w:rPrChange w:id="1027" w:author="Nils Burkhard Patrik Zimmermann" w:date="2024-10-24T15:12:00Z" w16du:dateUtc="2024-10-24T19:12:00Z">
            <w:rPr/>
          </w:rPrChange>
        </w:rPr>
        <w:t>?</w:t>
      </w:r>
      <w:r w:rsidR="0075653A" w:rsidRPr="000B06DA">
        <w:rPr>
          <w:rFonts w:ascii="Garamond" w:hAnsi="Garamond"/>
          <w:rPrChange w:id="1028" w:author="Nils Burkhard Patrik Zimmermann" w:date="2024-10-24T15:12:00Z" w16du:dateUtc="2024-10-24T19:12:00Z">
            <w:rPr/>
          </w:rPrChange>
        </w:rPr>
        <w:t xml:space="preserve"> </w:t>
      </w:r>
    </w:p>
    <w:p w14:paraId="09F3FD90" w14:textId="13A2EE3A" w:rsidR="009419C5" w:rsidRPr="000B06DA" w:rsidRDefault="0075653A" w:rsidP="5E48F23F">
      <w:pPr>
        <w:jc w:val="both"/>
        <w:rPr>
          <w:rFonts w:ascii="Garamond" w:hAnsi="Garamond"/>
          <w:rPrChange w:id="1029" w:author="Nils Burkhard Patrik Zimmermann" w:date="2024-10-24T15:12:00Z" w16du:dateUtc="2024-10-24T19:12:00Z">
            <w:rPr/>
          </w:rPrChange>
        </w:rPr>
      </w:pPr>
      <w:r w:rsidRPr="000B06DA">
        <w:rPr>
          <w:rFonts w:ascii="Garamond" w:hAnsi="Garamond"/>
          <w:rPrChange w:id="1030" w:author="Nils Burkhard Patrik Zimmermann" w:date="2024-10-24T15:12:00Z" w16du:dateUtc="2024-10-24T19:12:00Z">
            <w:rPr/>
          </w:rPrChange>
        </w:rPr>
        <w:t xml:space="preserve">Some of the scaling constraints may be endogenous, meaning that it will be necessary to </w:t>
      </w:r>
      <w:r w:rsidRPr="000B06DA">
        <w:rPr>
          <w:rFonts w:ascii="Garamond" w:hAnsi="Garamond"/>
          <w:i/>
          <w:iCs/>
          <w:rPrChange w:id="1031" w:author="Nils Burkhard Patrik Zimmermann" w:date="2024-10-24T15:12:00Z" w16du:dateUtc="2024-10-24T19:12:00Z">
            <w:rPr>
              <w:i/>
              <w:iCs/>
            </w:rPr>
          </w:rPrChange>
        </w:rPr>
        <w:t>push</w:t>
      </w:r>
      <w:r w:rsidRPr="000B06DA">
        <w:rPr>
          <w:rFonts w:ascii="Garamond" w:hAnsi="Garamond"/>
          <w:rPrChange w:id="1032" w:author="Nils Burkhard Patrik Zimmermann" w:date="2024-10-24T15:12:00Z" w16du:dateUtc="2024-10-24T19:12:00Z">
            <w:rPr/>
          </w:rPrChange>
        </w:rPr>
        <w:t xml:space="preserve"> the system to expand rapidly </w:t>
      </w:r>
      <w:r w:rsidR="00DC3D65" w:rsidRPr="000B06DA">
        <w:rPr>
          <w:rFonts w:ascii="Garamond" w:hAnsi="Garamond"/>
          <w:rPrChange w:id="1033" w:author="Nils Burkhard Patrik Zimmermann" w:date="2024-10-24T15:12:00Z" w16du:dateUtc="2024-10-24T19:12:00Z">
            <w:rPr/>
          </w:rPrChange>
        </w:rPr>
        <w:t>to</w:t>
      </w:r>
      <w:r w:rsidRPr="000B06DA">
        <w:rPr>
          <w:rFonts w:ascii="Garamond" w:hAnsi="Garamond"/>
          <w:rPrChange w:id="1034" w:author="Nils Burkhard Patrik Zimmermann" w:date="2024-10-24T15:12:00Z" w16du:dateUtc="2024-10-24T19:12:00Z">
            <w:rPr/>
          </w:rPrChange>
        </w:rPr>
        <w:t xml:space="preserve"> </w:t>
      </w:r>
      <w:r w:rsidR="194E4949" w:rsidRPr="000B06DA">
        <w:rPr>
          <w:rFonts w:ascii="Garamond" w:hAnsi="Garamond"/>
          <w:rPrChange w:id="1035" w:author="Nils Burkhard Patrik Zimmermann" w:date="2024-10-24T15:12:00Z" w16du:dateUtc="2024-10-24T19:12:00Z">
            <w:rPr/>
          </w:rPrChange>
        </w:rPr>
        <w:t>overcome those constraints</w:t>
      </w:r>
      <w:r w:rsidR="000618FC" w:rsidRPr="000B06DA">
        <w:rPr>
          <w:rFonts w:ascii="Garamond" w:hAnsi="Garamond"/>
          <w:rPrChange w:id="1036" w:author="Nils Burkhard Patrik Zimmermann" w:date="2024-10-24T15:12:00Z" w16du:dateUtc="2024-10-24T19:12:00Z">
            <w:rPr/>
          </w:rPrChange>
        </w:rPr>
        <w:t>.</w:t>
      </w:r>
      <w:r w:rsidR="00006E32" w:rsidRPr="000B06DA">
        <w:rPr>
          <w:rFonts w:ascii="Garamond" w:hAnsi="Garamond"/>
          <w:rPrChange w:id="1037" w:author="Nils Burkhard Patrik Zimmermann" w:date="2024-10-24T15:12:00Z" w16du:dateUtc="2024-10-24T19:12:00Z">
            <w:rPr/>
          </w:rPrChange>
        </w:rPr>
        <w:t xml:space="preserve"> It will also be important to unlock physical supply constraints </w:t>
      </w:r>
      <w:r w:rsidR="71205FAF" w:rsidRPr="000B06DA">
        <w:rPr>
          <w:rFonts w:ascii="Garamond" w:hAnsi="Garamond"/>
          <w:rPrChange w:id="1038" w:author="Nils Burkhard Patrik Zimmermann" w:date="2024-10-24T15:12:00Z" w16du:dateUtc="2024-10-24T19:12:00Z">
            <w:rPr/>
          </w:rPrChange>
        </w:rPr>
        <w:t xml:space="preserve">on </w:t>
      </w:r>
      <w:r w:rsidR="00006E32" w:rsidRPr="000B06DA">
        <w:rPr>
          <w:rFonts w:ascii="Garamond" w:hAnsi="Garamond"/>
          <w:rPrChange w:id="1039" w:author="Nils Burkhard Patrik Zimmermann" w:date="2024-10-24T15:12:00Z" w16du:dateUtc="2024-10-24T19:12:00Z">
            <w:rPr/>
          </w:rPrChange>
        </w:rPr>
        <w:t>renewables</w:t>
      </w:r>
      <w:r w:rsidR="2BB2AEFC" w:rsidRPr="000B06DA">
        <w:rPr>
          <w:rFonts w:ascii="Garamond" w:hAnsi="Garamond"/>
          <w:rPrChange w:id="1040" w:author="Nils Burkhard Patrik Zimmermann" w:date="2024-10-24T15:12:00Z" w16du:dateUtc="2024-10-24T19:12:00Z">
            <w:rPr/>
          </w:rPrChange>
        </w:rPr>
        <w:t xml:space="preserve"> expansion</w:t>
      </w:r>
      <w:r w:rsidR="00006E32" w:rsidRPr="000B06DA">
        <w:rPr>
          <w:rFonts w:ascii="Garamond" w:hAnsi="Garamond"/>
          <w:rPrChange w:id="1041" w:author="Nils Burkhard Patrik Zimmermann" w:date="2024-10-24T15:12:00Z" w16du:dateUtc="2024-10-24T19:12:00Z">
            <w:rPr/>
          </w:rPrChange>
        </w:rPr>
        <w:t>: grid connection</w:t>
      </w:r>
      <w:r w:rsidR="26060C99" w:rsidRPr="000B06DA">
        <w:rPr>
          <w:rFonts w:ascii="Garamond" w:hAnsi="Garamond"/>
          <w:rPrChange w:id="1042" w:author="Nils Burkhard Patrik Zimmermann" w:date="2024-10-24T15:12:00Z" w16du:dateUtc="2024-10-24T19:12:00Z">
            <w:rPr/>
          </w:rPrChange>
        </w:rPr>
        <w:t>s</w:t>
      </w:r>
      <w:r w:rsidR="00006E32" w:rsidRPr="000B06DA">
        <w:rPr>
          <w:rFonts w:ascii="Garamond" w:hAnsi="Garamond"/>
          <w:rPrChange w:id="1043" w:author="Nils Burkhard Patrik Zimmermann" w:date="2024-10-24T15:12:00Z" w16du:dateUtc="2024-10-24T19:12:00Z">
            <w:rPr/>
          </w:rPrChange>
        </w:rPr>
        <w:t>, supply chain</w:t>
      </w:r>
      <w:r w:rsidR="10EF8455" w:rsidRPr="000B06DA">
        <w:rPr>
          <w:rFonts w:ascii="Garamond" w:hAnsi="Garamond"/>
          <w:rPrChange w:id="1044" w:author="Nils Burkhard Patrik Zimmermann" w:date="2024-10-24T15:12:00Z" w16du:dateUtc="2024-10-24T19:12:00Z">
            <w:rPr/>
          </w:rPrChange>
        </w:rPr>
        <w:t>s</w:t>
      </w:r>
      <w:r w:rsidR="00006E32" w:rsidRPr="000B06DA">
        <w:rPr>
          <w:rFonts w:ascii="Garamond" w:hAnsi="Garamond"/>
          <w:rPrChange w:id="1045" w:author="Nils Burkhard Patrik Zimmermann" w:date="2024-10-24T15:12:00Z" w16du:dateUtc="2024-10-24T19:12:00Z">
            <w:rPr/>
          </w:rPrChange>
        </w:rPr>
        <w:t xml:space="preserve">, </w:t>
      </w:r>
      <w:r w:rsidR="009E056D" w:rsidRPr="000B06DA">
        <w:rPr>
          <w:rFonts w:ascii="Garamond" w:hAnsi="Garamond"/>
          <w:rPrChange w:id="1046" w:author="Nils Burkhard Patrik Zimmermann" w:date="2024-10-24T15:12:00Z" w16du:dateUtc="2024-10-24T19:12:00Z">
            <w:rPr/>
          </w:rPrChange>
        </w:rPr>
        <w:t xml:space="preserve">mineral resources (and the speed at which mines can </w:t>
      </w:r>
      <w:r w:rsidR="009E056D" w:rsidRPr="000B06DA">
        <w:rPr>
          <w:rFonts w:ascii="Garamond" w:hAnsi="Garamond"/>
          <w:rPrChange w:id="1047" w:author="Nils Burkhard Patrik Zimmermann" w:date="2024-10-24T15:12:00Z" w16du:dateUtc="2024-10-24T19:12:00Z">
            <w:rPr/>
          </w:rPrChange>
        </w:rPr>
        <w:lastRenderedPageBreak/>
        <w:t>open)</w:t>
      </w:r>
      <w:r w:rsidR="009E056D" w:rsidRPr="000B06DA">
        <w:rPr>
          <w:rStyle w:val="FootnoteReference"/>
          <w:rFonts w:ascii="Garamond" w:hAnsi="Garamond"/>
          <w:rPrChange w:id="1048" w:author="Nils Burkhard Patrik Zimmermann" w:date="2024-10-24T15:12:00Z" w16du:dateUtc="2024-10-24T19:12:00Z">
            <w:rPr>
              <w:rStyle w:val="FootnoteReference"/>
            </w:rPr>
          </w:rPrChange>
        </w:rPr>
        <w:footnoteReference w:id="4"/>
      </w:r>
      <w:r w:rsidR="009E056D" w:rsidRPr="000B06DA">
        <w:rPr>
          <w:rFonts w:ascii="Garamond" w:hAnsi="Garamond"/>
          <w:rPrChange w:id="1049" w:author="Nils Burkhard Patrik Zimmermann" w:date="2024-10-24T15:12:00Z" w16du:dateUtc="2024-10-24T19:12:00Z">
            <w:rPr/>
          </w:rPrChange>
        </w:rPr>
        <w:t xml:space="preserve">, </w:t>
      </w:r>
      <w:r w:rsidR="00006E32" w:rsidRPr="000B06DA">
        <w:rPr>
          <w:rFonts w:ascii="Garamond" w:hAnsi="Garamond"/>
          <w:rPrChange w:id="1050" w:author="Nils Burkhard Patrik Zimmermann" w:date="2024-10-24T15:12:00Z" w16du:dateUtc="2024-10-24T19:12:00Z">
            <w:rPr/>
          </w:rPrChange>
        </w:rPr>
        <w:t>land and labor markets.</w:t>
      </w:r>
      <w:r w:rsidR="009419C5" w:rsidRPr="000B06DA">
        <w:rPr>
          <w:rFonts w:ascii="Garamond" w:hAnsi="Garamond"/>
          <w:rPrChange w:id="1051" w:author="Nils Burkhard Patrik Zimmermann" w:date="2024-10-24T15:12:00Z" w16du:dateUtc="2024-10-24T19:12:00Z">
            <w:rPr/>
          </w:rPrChange>
        </w:rPr>
        <w:t xml:space="preserve"> </w:t>
      </w:r>
      <w:r w:rsidR="000F7EA4" w:rsidRPr="000B06DA">
        <w:rPr>
          <w:rFonts w:ascii="Garamond" w:hAnsi="Garamond"/>
          <w:rPrChange w:id="1052" w:author="Nils Burkhard Patrik Zimmermann" w:date="2024-10-24T15:12:00Z" w16du:dateUtc="2024-10-24T19:12:00Z">
            <w:rPr/>
          </w:rPrChange>
        </w:rPr>
        <w:t xml:space="preserve">Perhaps the most important of those scale constraints is </w:t>
      </w:r>
      <w:r w:rsidR="0273D0FA" w:rsidRPr="000B06DA">
        <w:rPr>
          <w:rFonts w:ascii="Garamond" w:hAnsi="Garamond"/>
          <w:rPrChange w:id="1053" w:author="Nils Burkhard Patrik Zimmermann" w:date="2024-10-24T15:12:00Z" w16du:dateUtc="2024-10-24T19:12:00Z">
            <w:rPr/>
          </w:rPrChange>
        </w:rPr>
        <w:t xml:space="preserve">that associated with the challenge of </w:t>
      </w:r>
      <w:r w:rsidR="2903C2A3" w:rsidRPr="000B06DA">
        <w:rPr>
          <w:rFonts w:ascii="Garamond" w:hAnsi="Garamond"/>
          <w:rPrChange w:id="1054" w:author="Nils Burkhard Patrik Zimmermann" w:date="2024-10-24T15:12:00Z" w16du:dateUtc="2024-10-24T19:12:00Z">
            <w:rPr/>
          </w:rPrChange>
        </w:rPr>
        <w:t>achieving the necessary scale</w:t>
      </w:r>
      <w:r w:rsidR="0856353C" w:rsidRPr="000B06DA">
        <w:rPr>
          <w:rFonts w:ascii="Garamond" w:hAnsi="Garamond"/>
          <w:rPrChange w:id="1055" w:author="Nils Burkhard Patrik Zimmermann" w:date="2024-10-24T15:12:00Z" w16du:dateUtc="2024-10-24T19:12:00Z">
            <w:rPr/>
          </w:rPrChange>
        </w:rPr>
        <w:t xml:space="preserve"> and speed</w:t>
      </w:r>
      <w:r w:rsidR="2903C2A3" w:rsidRPr="000B06DA">
        <w:rPr>
          <w:rFonts w:ascii="Garamond" w:hAnsi="Garamond"/>
          <w:rPrChange w:id="1056" w:author="Nils Burkhard Patrik Zimmermann" w:date="2024-10-24T15:12:00Z" w16du:dateUtc="2024-10-24T19:12:00Z">
            <w:rPr/>
          </w:rPrChange>
        </w:rPr>
        <w:t xml:space="preserve"> of </w:t>
      </w:r>
      <w:r w:rsidR="7B3AC5C0" w:rsidRPr="000B06DA">
        <w:rPr>
          <w:rFonts w:ascii="Garamond" w:hAnsi="Garamond"/>
          <w:i/>
          <w:iCs/>
          <w:rPrChange w:id="1057" w:author="Nils Burkhard Patrik Zimmermann" w:date="2024-10-24T15:12:00Z" w16du:dateUtc="2024-10-24T19:12:00Z">
            <w:rPr>
              <w:i/>
              <w:iCs/>
            </w:rPr>
          </w:rPrChange>
        </w:rPr>
        <w:t xml:space="preserve">low-cost </w:t>
      </w:r>
      <w:r w:rsidR="50A10B06" w:rsidRPr="000B06DA">
        <w:rPr>
          <w:rFonts w:ascii="Garamond" w:hAnsi="Garamond"/>
          <w:i/>
          <w:iCs/>
          <w:rPrChange w:id="1058" w:author="Nils Burkhard Patrik Zimmermann" w:date="2024-10-24T15:12:00Z" w16du:dateUtc="2024-10-24T19:12:00Z">
            <w:rPr>
              <w:i/>
              <w:iCs/>
            </w:rPr>
          </w:rPrChange>
        </w:rPr>
        <w:t xml:space="preserve">renewable energy project development </w:t>
      </w:r>
      <w:r w:rsidR="000F7EA4" w:rsidRPr="000B06DA">
        <w:rPr>
          <w:rFonts w:ascii="Garamond" w:hAnsi="Garamond"/>
          <w:i/>
          <w:iCs/>
          <w:rPrChange w:id="1059" w:author="Nils Burkhard Patrik Zimmermann" w:date="2024-10-24T15:12:00Z" w16du:dateUtc="2024-10-24T19:12:00Z">
            <w:rPr>
              <w:i/>
              <w:iCs/>
            </w:rPr>
          </w:rPrChange>
        </w:rPr>
        <w:t>financing</w:t>
      </w:r>
      <w:r w:rsidR="000F7EA4" w:rsidRPr="000B06DA">
        <w:rPr>
          <w:rFonts w:ascii="Garamond" w:hAnsi="Garamond"/>
          <w:rPrChange w:id="1060" w:author="Nils Burkhard Patrik Zimmermann" w:date="2024-10-24T15:12:00Z" w16du:dateUtc="2024-10-24T19:12:00Z">
            <w:rPr/>
          </w:rPrChange>
        </w:rPr>
        <w:t xml:space="preserve">. </w:t>
      </w:r>
    </w:p>
    <w:p w14:paraId="62B9D80E" w14:textId="79EC22E2" w:rsidR="003E3CEE" w:rsidRPr="000B06DA" w:rsidRDefault="009419C5" w:rsidP="5E48F23F">
      <w:pPr>
        <w:jc w:val="both"/>
        <w:rPr>
          <w:rFonts w:ascii="Garamond" w:hAnsi="Garamond"/>
          <w:rPrChange w:id="1061" w:author="Nils Burkhard Patrik Zimmermann" w:date="2024-10-24T15:12:00Z" w16du:dateUtc="2024-10-24T19:12:00Z">
            <w:rPr/>
          </w:rPrChange>
        </w:rPr>
      </w:pPr>
      <w:r w:rsidRPr="000B06DA">
        <w:rPr>
          <w:rFonts w:ascii="Garamond" w:hAnsi="Garamond"/>
          <w:rPrChange w:id="1062" w:author="Nils Burkhard Patrik Zimmermann" w:date="2024-10-24T15:12:00Z" w16du:dateUtc="2024-10-24T19:12:00Z">
            <w:rPr/>
          </w:rPrChange>
        </w:rPr>
        <w:t>Developing countries have a range of power market structures, from state monopolies to</w:t>
      </w:r>
      <w:r w:rsidR="004E55E1" w:rsidRPr="000B06DA">
        <w:rPr>
          <w:rFonts w:ascii="Garamond" w:hAnsi="Garamond"/>
          <w:rPrChange w:id="1063" w:author="Nils Burkhard Patrik Zimmermann" w:date="2024-10-24T15:12:00Z" w16du:dateUtc="2024-10-24T19:12:00Z">
            <w:rPr/>
          </w:rPrChange>
        </w:rPr>
        <w:t xml:space="preserve"> fully liberalized </w:t>
      </w:r>
      <w:r w:rsidR="00536B4A" w:rsidRPr="000B06DA">
        <w:rPr>
          <w:rFonts w:ascii="Garamond" w:hAnsi="Garamond"/>
          <w:rPrChange w:id="1064" w:author="Nils Burkhard Patrik Zimmermann" w:date="2024-10-24T15:12:00Z" w16du:dateUtc="2024-10-24T19:12:00Z">
            <w:rPr/>
          </w:rPrChange>
        </w:rPr>
        <w:t>generation and distribution markets.</w:t>
      </w:r>
      <w:r w:rsidR="000864FD" w:rsidRPr="000B06DA">
        <w:rPr>
          <w:rFonts w:ascii="Garamond" w:hAnsi="Garamond"/>
          <w:rPrChange w:id="1065" w:author="Nils Burkhard Patrik Zimmermann" w:date="2024-10-24T15:12:00Z" w16du:dateUtc="2024-10-24T19:12:00Z">
            <w:rPr/>
          </w:rPrChange>
        </w:rPr>
        <w:t xml:space="preserve"> In all countries, policies </w:t>
      </w:r>
      <w:r w:rsidR="03CFF0BA" w:rsidRPr="000B06DA">
        <w:rPr>
          <w:rFonts w:ascii="Garamond" w:hAnsi="Garamond"/>
          <w:rPrChange w:id="1066" w:author="Nils Burkhard Patrik Zimmermann" w:date="2024-10-24T15:12:00Z" w16du:dateUtc="2024-10-24T19:12:00Z">
            <w:rPr/>
          </w:rPrChange>
        </w:rPr>
        <w:t xml:space="preserve">exist </w:t>
      </w:r>
      <w:r w:rsidR="000864FD" w:rsidRPr="000B06DA">
        <w:rPr>
          <w:rFonts w:ascii="Garamond" w:hAnsi="Garamond"/>
          <w:rPrChange w:id="1067" w:author="Nils Burkhard Patrik Zimmermann" w:date="2024-10-24T15:12:00Z" w16du:dateUtc="2024-10-24T19:12:00Z">
            <w:rPr/>
          </w:rPrChange>
        </w:rPr>
        <w:t xml:space="preserve">that are intended to both encourage renewables and reduce </w:t>
      </w:r>
      <w:r w:rsidR="00707360" w:rsidRPr="000B06DA">
        <w:rPr>
          <w:rFonts w:ascii="Garamond" w:hAnsi="Garamond"/>
          <w:rPrChange w:id="1068" w:author="Nils Burkhard Patrik Zimmermann" w:date="2024-10-24T15:12:00Z" w16du:dateUtc="2024-10-24T19:12:00Z">
            <w:rPr/>
          </w:rPrChange>
        </w:rPr>
        <w:t xml:space="preserve">their </w:t>
      </w:r>
      <w:r w:rsidR="000864FD" w:rsidRPr="000B06DA">
        <w:rPr>
          <w:rFonts w:ascii="Garamond" w:hAnsi="Garamond"/>
          <w:rPrChange w:id="1069" w:author="Nils Burkhard Patrik Zimmermann" w:date="2024-10-24T15:12:00Z" w16du:dateUtc="2024-10-24T19:12:00Z">
            <w:rPr/>
          </w:rPrChange>
        </w:rPr>
        <w:t xml:space="preserve">financing cost. </w:t>
      </w:r>
      <w:r w:rsidR="000225AA" w:rsidRPr="000B06DA">
        <w:rPr>
          <w:rFonts w:ascii="Garamond" w:hAnsi="Garamond"/>
          <w:rPrChange w:id="1070" w:author="Nils Burkhard Patrik Zimmermann" w:date="2024-10-24T15:12:00Z" w16du:dateUtc="2024-10-24T19:12:00Z">
            <w:rPr/>
          </w:rPrChange>
        </w:rPr>
        <w:t>A</w:t>
      </w:r>
      <w:r w:rsidR="003252B7" w:rsidRPr="000B06DA">
        <w:rPr>
          <w:rFonts w:ascii="Garamond" w:hAnsi="Garamond"/>
          <w:rPrChange w:id="1071" w:author="Nils Burkhard Patrik Zimmermann" w:date="2024-10-24T15:12:00Z" w16du:dateUtc="2024-10-24T19:12:00Z">
            <w:rPr/>
          </w:rPrChange>
        </w:rPr>
        <w:t xml:space="preserve"> </w:t>
      </w:r>
      <w:r w:rsidR="003252B7" w:rsidRPr="000B06DA">
        <w:rPr>
          <w:rFonts w:ascii="Garamond" w:hAnsi="Garamond"/>
          <w:i/>
          <w:iCs/>
          <w:rPrChange w:id="1072" w:author="Nils Burkhard Patrik Zimmermann" w:date="2024-10-24T15:12:00Z" w16du:dateUtc="2024-10-24T19:12:00Z">
            <w:rPr>
              <w:i/>
              <w:iCs/>
            </w:rPr>
          </w:rPrChange>
        </w:rPr>
        <w:t>contract</w:t>
      </w:r>
      <w:r w:rsidR="003252B7" w:rsidRPr="000B06DA">
        <w:rPr>
          <w:rFonts w:ascii="Garamond" w:hAnsi="Garamond"/>
          <w:rPrChange w:id="1073" w:author="Nils Burkhard Patrik Zimmermann" w:date="2024-10-24T15:12:00Z" w16du:dateUtc="2024-10-24T19:12:00Z">
            <w:rPr/>
          </w:rPrChange>
        </w:rPr>
        <w:t xml:space="preserve"> for the power produced is made between the </w:t>
      </w:r>
      <w:r w:rsidR="004E50E2" w:rsidRPr="000B06DA">
        <w:rPr>
          <w:rFonts w:ascii="Garamond" w:hAnsi="Garamond"/>
          <w:rPrChange w:id="1074" w:author="Nils Burkhard Patrik Zimmermann" w:date="2024-10-24T15:12:00Z" w16du:dateUtc="2024-10-24T19:12:00Z">
            <w:rPr/>
          </w:rPrChange>
        </w:rPr>
        <w:t>independent power project</w:t>
      </w:r>
      <w:r w:rsidR="00774BB5" w:rsidRPr="000B06DA">
        <w:rPr>
          <w:rFonts w:ascii="Garamond" w:hAnsi="Garamond"/>
          <w:rPrChange w:id="1075" w:author="Nils Burkhard Patrik Zimmermann" w:date="2024-10-24T15:12:00Z" w16du:dateUtc="2024-10-24T19:12:00Z">
            <w:rPr/>
          </w:rPrChange>
        </w:rPr>
        <w:t xml:space="preserve"> (or generation company</w:t>
      </w:r>
      <w:r w:rsidR="004E50E2" w:rsidRPr="000B06DA">
        <w:rPr>
          <w:rFonts w:ascii="Garamond" w:hAnsi="Garamond"/>
          <w:rPrChange w:id="1076" w:author="Nils Burkhard Patrik Zimmermann" w:date="2024-10-24T15:12:00Z" w16du:dateUtc="2024-10-24T19:12:00Z">
            <w:rPr/>
          </w:rPrChange>
        </w:rPr>
        <w:t>)</w:t>
      </w:r>
      <w:r w:rsidR="00774BB5" w:rsidRPr="000B06DA">
        <w:rPr>
          <w:rFonts w:ascii="Garamond" w:hAnsi="Garamond"/>
          <w:rPrChange w:id="1077" w:author="Nils Burkhard Patrik Zimmermann" w:date="2024-10-24T15:12:00Z" w16du:dateUtc="2024-10-24T19:12:00Z">
            <w:rPr/>
          </w:rPrChange>
        </w:rPr>
        <w:t xml:space="preserve"> and the </w:t>
      </w:r>
      <w:r w:rsidR="006A1830" w:rsidRPr="000B06DA">
        <w:rPr>
          <w:rFonts w:ascii="Garamond" w:hAnsi="Garamond"/>
          <w:rPrChange w:id="1078" w:author="Nils Burkhard Patrik Zimmermann" w:date="2024-10-24T15:12:00Z" w16du:dateUtc="2024-10-24T19:12:00Z">
            <w:rPr/>
          </w:rPrChange>
        </w:rPr>
        <w:t xml:space="preserve">power distributor (often a </w:t>
      </w:r>
      <w:r w:rsidR="003E3CEE" w:rsidRPr="000B06DA">
        <w:rPr>
          <w:rFonts w:ascii="Garamond" w:hAnsi="Garamond"/>
          <w:rPrChange w:id="1079" w:author="Nils Burkhard Patrik Zimmermann" w:date="2024-10-24T15:12:00Z" w16du:dateUtc="2024-10-24T19:12:00Z">
            <w:rPr/>
          </w:rPrChange>
        </w:rPr>
        <w:t>State-Owned</w:t>
      </w:r>
      <w:r w:rsidR="006A1830" w:rsidRPr="000B06DA">
        <w:rPr>
          <w:rFonts w:ascii="Garamond" w:hAnsi="Garamond"/>
          <w:rPrChange w:id="1080" w:author="Nils Burkhard Patrik Zimmermann" w:date="2024-10-24T15:12:00Z" w16du:dateUtc="2024-10-24T19:12:00Z">
            <w:rPr/>
          </w:rPrChange>
        </w:rPr>
        <w:t xml:space="preserve"> Enterprise</w:t>
      </w:r>
      <w:r w:rsidR="76D650B2" w:rsidRPr="000B06DA">
        <w:rPr>
          <w:rFonts w:ascii="Garamond" w:hAnsi="Garamond"/>
          <w:rPrChange w:id="1081" w:author="Nils Burkhard Patrik Zimmermann" w:date="2024-10-24T15:12:00Z" w16du:dateUtc="2024-10-24T19:12:00Z">
            <w:rPr/>
          </w:rPrChange>
        </w:rPr>
        <w:t>, SOE</w:t>
      </w:r>
      <w:r w:rsidR="006A1830" w:rsidRPr="000B06DA">
        <w:rPr>
          <w:rFonts w:ascii="Garamond" w:hAnsi="Garamond"/>
          <w:rPrChange w:id="1082" w:author="Nils Burkhard Patrik Zimmermann" w:date="2024-10-24T15:12:00Z" w16du:dateUtc="2024-10-24T19:12:00Z">
            <w:rPr/>
          </w:rPrChange>
        </w:rPr>
        <w:t>)</w:t>
      </w:r>
      <w:r w:rsidR="00C51E56" w:rsidRPr="000B06DA">
        <w:rPr>
          <w:rFonts w:ascii="Garamond" w:hAnsi="Garamond"/>
          <w:rPrChange w:id="1083" w:author="Nils Burkhard Patrik Zimmermann" w:date="2024-10-24T15:12:00Z" w16du:dateUtc="2024-10-24T19:12:00Z">
            <w:rPr/>
          </w:rPrChange>
        </w:rPr>
        <w:t xml:space="preserve">. </w:t>
      </w:r>
      <w:r w:rsidR="000225AA" w:rsidRPr="000B06DA">
        <w:rPr>
          <w:rFonts w:ascii="Garamond" w:hAnsi="Garamond"/>
          <w:rPrChange w:id="1084" w:author="Nils Burkhard Patrik Zimmermann" w:date="2024-10-24T15:12:00Z" w16du:dateUtc="2024-10-24T19:12:00Z">
            <w:rPr/>
          </w:rPrChange>
        </w:rPr>
        <w:t>The</w:t>
      </w:r>
      <w:r w:rsidR="4F011A1D" w:rsidRPr="000B06DA">
        <w:rPr>
          <w:rFonts w:ascii="Garamond" w:hAnsi="Garamond"/>
          <w:rPrChange w:id="1085" w:author="Nils Burkhard Patrik Zimmermann" w:date="2024-10-24T15:12:00Z" w16du:dateUtc="2024-10-24T19:12:00Z">
            <w:rPr/>
          </w:rPrChange>
        </w:rPr>
        <w:t xml:space="preserve"> terms of the</w:t>
      </w:r>
      <w:r w:rsidR="000225AA" w:rsidRPr="000B06DA">
        <w:rPr>
          <w:rFonts w:ascii="Garamond" w:hAnsi="Garamond"/>
          <w:rPrChange w:id="1086" w:author="Nils Burkhard Patrik Zimmermann" w:date="2024-10-24T15:12:00Z" w16du:dateUtc="2024-10-24T19:12:00Z">
            <w:rPr/>
          </w:rPrChange>
        </w:rPr>
        <w:t xml:space="preserve">se </w:t>
      </w:r>
      <w:r w:rsidR="25E5CD18" w:rsidRPr="000B06DA">
        <w:rPr>
          <w:rFonts w:ascii="Garamond" w:hAnsi="Garamond"/>
          <w:rPrChange w:id="1087" w:author="Nils Burkhard Patrik Zimmermann" w:date="2024-10-24T15:12:00Z" w16du:dateUtc="2024-10-24T19:12:00Z">
            <w:rPr/>
          </w:rPrChange>
        </w:rPr>
        <w:t xml:space="preserve">contracts </w:t>
      </w:r>
      <w:r w:rsidR="000225AA" w:rsidRPr="000B06DA">
        <w:rPr>
          <w:rFonts w:ascii="Garamond" w:hAnsi="Garamond"/>
          <w:rPrChange w:id="1088" w:author="Nils Burkhard Patrik Zimmermann" w:date="2024-10-24T15:12:00Z" w16du:dateUtc="2024-10-24T19:12:00Z">
            <w:rPr/>
          </w:rPrChange>
        </w:rPr>
        <w:t>can be set by state</w:t>
      </w:r>
      <w:r w:rsidR="7E30D603" w:rsidRPr="000B06DA">
        <w:rPr>
          <w:rFonts w:ascii="Garamond" w:hAnsi="Garamond"/>
          <w:rPrChange w:id="1089" w:author="Nils Burkhard Patrik Zimmermann" w:date="2024-10-24T15:12:00Z" w16du:dateUtc="2024-10-24T19:12:00Z">
            <w:rPr/>
          </w:rPrChange>
        </w:rPr>
        <w:t xml:space="preserve"> fiat</w:t>
      </w:r>
      <w:r w:rsidR="000225AA" w:rsidRPr="000B06DA">
        <w:rPr>
          <w:rFonts w:ascii="Garamond" w:hAnsi="Garamond"/>
          <w:rPrChange w:id="1090" w:author="Nils Burkhard Patrik Zimmermann" w:date="2024-10-24T15:12:00Z" w16du:dateUtc="2024-10-24T19:12:00Z">
            <w:rPr/>
          </w:rPrChange>
        </w:rPr>
        <w:t xml:space="preserve"> (</w:t>
      </w:r>
      <w:r w:rsidR="45C405FC" w:rsidRPr="000B06DA">
        <w:rPr>
          <w:rFonts w:ascii="Garamond" w:hAnsi="Garamond"/>
          <w:rPrChange w:id="1091" w:author="Nils Burkhard Patrik Zimmermann" w:date="2024-10-24T15:12:00Z" w16du:dateUtc="2024-10-24T19:12:00Z">
            <w:rPr/>
          </w:rPrChange>
        </w:rPr>
        <w:t xml:space="preserve">e.g. in the form of </w:t>
      </w:r>
      <w:r w:rsidR="000225AA" w:rsidRPr="000B06DA">
        <w:rPr>
          <w:rFonts w:ascii="Garamond" w:hAnsi="Garamond"/>
          <w:rPrChange w:id="1092" w:author="Nils Burkhard Patrik Zimmermann" w:date="2024-10-24T15:12:00Z" w16du:dateUtc="2024-10-24T19:12:00Z">
            <w:rPr/>
          </w:rPrChange>
        </w:rPr>
        <w:t>Feed</w:t>
      </w:r>
      <w:r w:rsidR="076D4DFD" w:rsidRPr="000B06DA">
        <w:rPr>
          <w:rFonts w:ascii="Garamond" w:hAnsi="Garamond"/>
          <w:rPrChange w:id="1093" w:author="Nils Burkhard Patrik Zimmermann" w:date="2024-10-24T15:12:00Z" w16du:dateUtc="2024-10-24T19:12:00Z">
            <w:rPr/>
          </w:rPrChange>
        </w:rPr>
        <w:t>-in</w:t>
      </w:r>
      <w:r w:rsidR="000225AA" w:rsidRPr="000B06DA">
        <w:rPr>
          <w:rFonts w:ascii="Garamond" w:hAnsi="Garamond"/>
          <w:rPrChange w:id="1094" w:author="Nils Burkhard Patrik Zimmermann" w:date="2024-10-24T15:12:00Z" w16du:dateUtc="2024-10-24T19:12:00Z">
            <w:rPr/>
          </w:rPrChange>
        </w:rPr>
        <w:t xml:space="preserve"> </w:t>
      </w:r>
      <w:r w:rsidR="003B64F5" w:rsidRPr="000B06DA">
        <w:rPr>
          <w:rFonts w:ascii="Garamond" w:hAnsi="Garamond"/>
          <w:rPrChange w:id="1095" w:author="Nils Burkhard Patrik Zimmermann" w:date="2024-10-24T15:12:00Z" w16du:dateUtc="2024-10-24T19:12:00Z">
            <w:rPr/>
          </w:rPrChange>
        </w:rPr>
        <w:t>Tariffs</w:t>
      </w:r>
      <w:r w:rsidR="2F6C2B96" w:rsidRPr="000B06DA">
        <w:rPr>
          <w:rFonts w:ascii="Garamond" w:hAnsi="Garamond"/>
          <w:rPrChange w:id="1096" w:author="Nils Burkhard Patrik Zimmermann" w:date="2024-10-24T15:12:00Z" w16du:dateUtc="2024-10-24T19:12:00Z">
            <w:rPr/>
          </w:rPrChange>
        </w:rPr>
        <w:t xml:space="preserve">, </w:t>
      </w:r>
      <w:proofErr w:type="spellStart"/>
      <w:r w:rsidR="2F6C2B96" w:rsidRPr="000B06DA">
        <w:rPr>
          <w:rFonts w:ascii="Garamond" w:hAnsi="Garamond"/>
          <w:rPrChange w:id="1097" w:author="Nils Burkhard Patrik Zimmermann" w:date="2024-10-24T15:12:00Z" w16du:dateUtc="2024-10-24T19:12:00Z">
            <w:rPr/>
          </w:rPrChange>
        </w:rPr>
        <w:t>FiTs</w:t>
      </w:r>
      <w:proofErr w:type="spellEnd"/>
      <w:r w:rsidR="000225AA" w:rsidRPr="000B06DA">
        <w:rPr>
          <w:rFonts w:ascii="Garamond" w:hAnsi="Garamond"/>
          <w:rPrChange w:id="1098" w:author="Nils Burkhard Patrik Zimmermann" w:date="2024-10-24T15:12:00Z" w16du:dateUtc="2024-10-24T19:12:00Z">
            <w:rPr/>
          </w:rPrChange>
        </w:rPr>
        <w:t xml:space="preserve">) or </w:t>
      </w:r>
      <w:r w:rsidR="08124925" w:rsidRPr="000B06DA">
        <w:rPr>
          <w:rFonts w:ascii="Garamond" w:hAnsi="Garamond"/>
          <w:rPrChange w:id="1099" w:author="Nils Burkhard Patrik Zimmermann" w:date="2024-10-24T15:12:00Z" w16du:dateUtc="2024-10-24T19:12:00Z">
            <w:rPr/>
          </w:rPrChange>
        </w:rPr>
        <w:t>auctioned</w:t>
      </w:r>
      <w:r w:rsidR="000B107E" w:rsidRPr="000B06DA">
        <w:rPr>
          <w:rFonts w:ascii="Garamond" w:hAnsi="Garamond"/>
          <w:rPrChange w:id="1100" w:author="Nils Burkhard Patrik Zimmermann" w:date="2024-10-24T15:12:00Z" w16du:dateUtc="2024-10-24T19:12:00Z">
            <w:rPr/>
          </w:rPrChange>
        </w:rPr>
        <w:t xml:space="preserve"> </w:t>
      </w:r>
      <w:r w:rsidR="58D5E658" w:rsidRPr="000B06DA">
        <w:rPr>
          <w:rFonts w:ascii="Garamond" w:hAnsi="Garamond"/>
          <w:rPrChange w:id="1101" w:author="Nils Burkhard Patrik Zimmermann" w:date="2024-10-24T15:12:00Z" w16du:dateUtc="2024-10-24T19:12:00Z">
            <w:rPr/>
          </w:rPrChange>
        </w:rPr>
        <w:t xml:space="preserve">(via </w:t>
      </w:r>
      <w:r w:rsidR="000B107E" w:rsidRPr="000B06DA">
        <w:rPr>
          <w:rFonts w:ascii="Garamond" w:hAnsi="Garamond"/>
          <w:i/>
          <w:iCs/>
          <w:rPrChange w:id="1102" w:author="Nils Burkhard Patrik Zimmermann" w:date="2024-10-24T15:12:00Z" w16du:dateUtc="2024-10-24T19:12:00Z">
            <w:rPr>
              <w:i/>
              <w:iCs/>
            </w:rPr>
          </w:rPrChange>
        </w:rPr>
        <w:t>reverse auctions</w:t>
      </w:r>
      <w:r w:rsidR="69564A3A" w:rsidRPr="000B06DA">
        <w:rPr>
          <w:rFonts w:ascii="Garamond" w:hAnsi="Garamond"/>
          <w:rPrChange w:id="1103" w:author="Nils Burkhard Patrik Zimmermann" w:date="2024-10-24T15:12:00Z" w16du:dateUtc="2024-10-24T19:12:00Z">
            <w:rPr/>
          </w:rPrChange>
        </w:rPr>
        <w:t>, in which prospective electricity suppliers compete to win contracts by offe</w:t>
      </w:r>
      <w:r w:rsidR="4F0F5337" w:rsidRPr="000B06DA">
        <w:rPr>
          <w:rFonts w:ascii="Garamond" w:hAnsi="Garamond"/>
          <w:rPrChange w:id="1104" w:author="Nils Burkhard Patrik Zimmermann" w:date="2024-10-24T15:12:00Z" w16du:dateUtc="2024-10-24T19:12:00Z">
            <w:rPr/>
          </w:rPrChange>
        </w:rPr>
        <w:t>ring lower prices per</w:t>
      </w:r>
      <w:r w:rsidR="60397E39" w:rsidRPr="000B06DA">
        <w:rPr>
          <w:rFonts w:ascii="Garamond" w:hAnsi="Garamond"/>
          <w:rPrChange w:id="1105" w:author="Nils Burkhard Patrik Zimmermann" w:date="2024-10-24T15:12:00Z" w16du:dateUtc="2024-10-24T19:12:00Z">
            <w:rPr/>
          </w:rPrChange>
        </w:rPr>
        <w:t xml:space="preserve"> MWh </w:t>
      </w:r>
      <w:r w:rsidR="523B81DC" w:rsidRPr="000B06DA">
        <w:rPr>
          <w:rFonts w:ascii="Garamond" w:hAnsi="Garamond"/>
          <w:rPrChange w:id="1106" w:author="Nils Burkhard Patrik Zimmermann" w:date="2024-10-24T15:12:00Z" w16du:dateUtc="2024-10-24T19:12:00Z">
            <w:rPr/>
          </w:rPrChange>
        </w:rPr>
        <w:t xml:space="preserve">than their competitors, </w:t>
      </w:r>
      <w:r w:rsidR="4F0F5337" w:rsidRPr="000B06DA">
        <w:rPr>
          <w:rFonts w:ascii="Garamond" w:hAnsi="Garamond"/>
          <w:rPrChange w:id="1107" w:author="Nils Burkhard Patrik Zimmermann" w:date="2024-10-24T15:12:00Z" w16du:dateUtc="2024-10-24T19:12:00Z">
            <w:rPr/>
          </w:rPrChange>
        </w:rPr>
        <w:t xml:space="preserve">e.g. </w:t>
      </w:r>
      <w:r w:rsidR="02DD34BF" w:rsidRPr="000B06DA">
        <w:rPr>
          <w:rFonts w:ascii="Garamond" w:hAnsi="Garamond"/>
          <w:rPrChange w:id="1108" w:author="Nils Burkhard Patrik Zimmermann" w:date="2024-10-24T15:12:00Z" w16du:dateUtc="2024-10-24T19:12:00Z">
            <w:rPr/>
          </w:rPrChange>
        </w:rPr>
        <w:t xml:space="preserve">in the context of </w:t>
      </w:r>
      <w:r w:rsidR="4F0F5337" w:rsidRPr="000B06DA">
        <w:rPr>
          <w:rFonts w:ascii="Garamond" w:hAnsi="Garamond"/>
          <w:rPrChange w:id="1109" w:author="Nils Burkhard Patrik Zimmermann" w:date="2024-10-24T15:12:00Z" w16du:dateUtc="2024-10-24T19:12:00Z">
            <w:rPr/>
          </w:rPrChange>
        </w:rPr>
        <w:t>20-year power purchase agreements)</w:t>
      </w:r>
      <w:r w:rsidR="000B107E" w:rsidRPr="000B06DA">
        <w:rPr>
          <w:rFonts w:ascii="Garamond" w:hAnsi="Garamond"/>
          <w:i/>
          <w:iCs/>
          <w:rPrChange w:id="1110" w:author="Nils Burkhard Patrik Zimmermann" w:date="2024-10-24T15:12:00Z" w16du:dateUtc="2024-10-24T19:12:00Z">
            <w:rPr>
              <w:i/>
              <w:iCs/>
            </w:rPr>
          </w:rPrChange>
        </w:rPr>
        <w:t xml:space="preserve">. </w:t>
      </w:r>
      <w:r w:rsidR="009D2B81" w:rsidRPr="000B06DA">
        <w:rPr>
          <w:rFonts w:ascii="Garamond" w:hAnsi="Garamond"/>
          <w:rPrChange w:id="1111" w:author="Nils Burkhard Patrik Zimmermann" w:date="2024-10-24T15:12:00Z" w16du:dateUtc="2024-10-24T19:12:00Z">
            <w:rPr/>
          </w:rPrChange>
        </w:rPr>
        <w:t>Rever</w:t>
      </w:r>
      <w:r w:rsidR="6F202A2C" w:rsidRPr="000B06DA">
        <w:rPr>
          <w:rFonts w:ascii="Garamond" w:hAnsi="Garamond"/>
          <w:rPrChange w:id="1112" w:author="Nils Burkhard Patrik Zimmermann" w:date="2024-10-24T15:12:00Z" w16du:dateUtc="2024-10-24T19:12:00Z">
            <w:rPr/>
          </w:rPrChange>
        </w:rPr>
        <w:t>s</w:t>
      </w:r>
      <w:r w:rsidR="009D2B81" w:rsidRPr="000B06DA">
        <w:rPr>
          <w:rFonts w:ascii="Garamond" w:hAnsi="Garamond"/>
          <w:rPrChange w:id="1113" w:author="Nils Burkhard Patrik Zimmermann" w:date="2024-10-24T15:12:00Z" w16du:dateUtc="2024-10-24T19:12:00Z">
            <w:rPr/>
          </w:rPrChange>
        </w:rPr>
        <w:t>e auctions guaranteeing power prices for project financing</w:t>
      </w:r>
      <w:r w:rsidR="000B107E" w:rsidRPr="000B06DA">
        <w:rPr>
          <w:rFonts w:ascii="Garamond" w:hAnsi="Garamond"/>
          <w:rPrChange w:id="1114" w:author="Nils Burkhard Patrik Zimmermann" w:date="2024-10-24T15:12:00Z" w16du:dateUtc="2024-10-24T19:12:00Z">
            <w:rPr/>
          </w:rPrChange>
        </w:rPr>
        <w:t xml:space="preserve"> are relevant across the board</w:t>
      </w:r>
      <w:r w:rsidR="00707360" w:rsidRPr="000B06DA">
        <w:rPr>
          <w:rFonts w:ascii="Garamond" w:hAnsi="Garamond"/>
          <w:rPrChange w:id="1115" w:author="Nils Burkhard Patrik Zimmermann" w:date="2024-10-24T15:12:00Z" w16du:dateUtc="2024-10-24T19:12:00Z">
            <w:rPr/>
          </w:rPrChange>
        </w:rPr>
        <w:t>,</w:t>
      </w:r>
      <w:r w:rsidR="000B107E" w:rsidRPr="000B06DA">
        <w:rPr>
          <w:rFonts w:ascii="Garamond" w:hAnsi="Garamond"/>
          <w:rPrChange w:id="1116" w:author="Nils Burkhard Patrik Zimmermann" w:date="2024-10-24T15:12:00Z" w16du:dateUtc="2024-10-24T19:12:00Z">
            <w:rPr/>
          </w:rPrChange>
        </w:rPr>
        <w:t xml:space="preserve"> from </w:t>
      </w:r>
      <w:r w:rsidR="003B64F5" w:rsidRPr="000B06DA">
        <w:rPr>
          <w:rFonts w:ascii="Garamond" w:hAnsi="Garamond"/>
          <w:rPrChange w:id="1117" w:author="Nils Burkhard Patrik Zimmermann" w:date="2024-10-24T15:12:00Z" w16du:dateUtc="2024-10-24T19:12:00Z">
            <w:rPr/>
          </w:rPrChange>
        </w:rPr>
        <w:t xml:space="preserve">state monopolies that can reduce financing costs by </w:t>
      </w:r>
      <w:r w:rsidR="009D2B81" w:rsidRPr="000B06DA">
        <w:rPr>
          <w:rFonts w:ascii="Garamond" w:hAnsi="Garamond"/>
          <w:rPrChange w:id="1118" w:author="Nils Burkhard Patrik Zimmermann" w:date="2024-10-24T15:12:00Z" w16du:dateUtc="2024-10-24T19:12:00Z">
            <w:rPr/>
          </w:rPrChange>
        </w:rPr>
        <w:t>creating standalone public</w:t>
      </w:r>
      <w:r w:rsidR="003B64F5" w:rsidRPr="000B06DA">
        <w:rPr>
          <w:rFonts w:ascii="Garamond" w:hAnsi="Garamond"/>
          <w:rPrChange w:id="1119" w:author="Nils Burkhard Patrik Zimmermann" w:date="2024-10-24T15:12:00Z" w16du:dateUtc="2024-10-24T19:12:00Z">
            <w:rPr/>
          </w:rPrChange>
        </w:rPr>
        <w:t xml:space="preserve"> to fully liberalized markets. </w:t>
      </w:r>
      <w:r w:rsidR="00FF0B61" w:rsidRPr="000B06DA">
        <w:rPr>
          <w:rFonts w:ascii="Garamond" w:hAnsi="Garamond"/>
          <w:rPrChange w:id="1120" w:author="Nils Burkhard Patrik Zimmermann" w:date="2024-10-24T15:12:00Z" w16du:dateUtc="2024-10-24T19:12:00Z">
            <w:rPr/>
          </w:rPrChange>
        </w:rPr>
        <w:t xml:space="preserve">For </w:t>
      </w:r>
      <w:r w:rsidR="003E3CEE" w:rsidRPr="000B06DA">
        <w:rPr>
          <w:rFonts w:ascii="Garamond" w:hAnsi="Garamond"/>
          <w:rPrChange w:id="1121" w:author="Nils Burkhard Patrik Zimmermann" w:date="2024-10-24T15:12:00Z" w16du:dateUtc="2024-10-24T19:12:00Z">
            <w:rPr/>
          </w:rPrChange>
        </w:rPr>
        <w:t>example,</w:t>
      </w:r>
      <w:r w:rsidR="00C51E56" w:rsidRPr="000B06DA">
        <w:rPr>
          <w:rFonts w:ascii="Garamond" w:hAnsi="Garamond"/>
          <w:rPrChange w:id="1122" w:author="Nils Burkhard Patrik Zimmermann" w:date="2024-10-24T15:12:00Z" w16du:dateUtc="2024-10-24T19:12:00Z">
            <w:rPr/>
          </w:rPrChange>
        </w:rPr>
        <w:t xml:space="preserve"> </w:t>
      </w:r>
      <w:r w:rsidR="006A1830" w:rsidRPr="000B06DA">
        <w:rPr>
          <w:rFonts w:ascii="Garamond" w:hAnsi="Garamond"/>
          <w:rPrChange w:id="1123" w:author="Nils Burkhard Patrik Zimmermann" w:date="2024-10-24T15:12:00Z" w16du:dateUtc="2024-10-24T19:12:00Z">
            <w:rPr/>
          </w:rPrChange>
        </w:rPr>
        <w:t xml:space="preserve">the </w:t>
      </w:r>
      <w:r w:rsidR="00C51E56" w:rsidRPr="000B06DA">
        <w:rPr>
          <w:rFonts w:ascii="Garamond" w:hAnsi="Garamond"/>
          <w:rPrChange w:id="1124" w:author="Nils Burkhard Patrik Zimmermann" w:date="2024-10-24T15:12:00Z" w16du:dateUtc="2024-10-24T19:12:00Z">
            <w:rPr/>
          </w:rPrChange>
        </w:rPr>
        <w:t>United Kingdom</w:t>
      </w:r>
      <w:r w:rsidR="00FF0B61" w:rsidRPr="000B06DA">
        <w:rPr>
          <w:rFonts w:ascii="Garamond" w:hAnsi="Garamond"/>
          <w:rPrChange w:id="1125" w:author="Nils Burkhard Patrik Zimmermann" w:date="2024-10-24T15:12:00Z" w16du:dateUtc="2024-10-24T19:12:00Z">
            <w:rPr/>
          </w:rPrChange>
        </w:rPr>
        <w:t>, a liberalized market,</w:t>
      </w:r>
      <w:r w:rsidR="00173BA2" w:rsidRPr="000B06DA">
        <w:rPr>
          <w:rFonts w:ascii="Garamond" w:hAnsi="Garamond"/>
          <w:rPrChange w:id="1126" w:author="Nils Burkhard Patrik Zimmermann" w:date="2024-10-24T15:12:00Z" w16du:dateUtc="2024-10-24T19:12:00Z">
            <w:rPr/>
          </w:rPrChange>
        </w:rPr>
        <w:t xml:space="preserve"> has a reverse auction in place</w:t>
      </w:r>
      <w:r w:rsidR="00707360" w:rsidRPr="000B06DA">
        <w:rPr>
          <w:rFonts w:ascii="Garamond" w:hAnsi="Garamond"/>
          <w:rPrChange w:id="1127" w:author="Nils Burkhard Patrik Zimmermann" w:date="2024-10-24T15:12:00Z" w16du:dateUtc="2024-10-24T19:12:00Z">
            <w:rPr/>
          </w:rPrChange>
        </w:rPr>
        <w:t xml:space="preserve"> for offshore wind</w:t>
      </w:r>
      <w:r w:rsidR="370FF81A" w:rsidRPr="000B06DA">
        <w:rPr>
          <w:rFonts w:ascii="Garamond" w:hAnsi="Garamond"/>
          <w:rPrChange w:id="1128" w:author="Nils Burkhard Patrik Zimmermann" w:date="2024-10-24T15:12:00Z" w16du:dateUtc="2024-10-24T19:12:00Z">
            <w:rPr/>
          </w:rPrChange>
        </w:rPr>
        <w:t xml:space="preserve"> project developments</w:t>
      </w:r>
      <w:r w:rsidR="00173BA2" w:rsidRPr="000B06DA">
        <w:rPr>
          <w:rFonts w:ascii="Garamond" w:hAnsi="Garamond"/>
          <w:rPrChange w:id="1129" w:author="Nils Burkhard Patrik Zimmermann" w:date="2024-10-24T15:12:00Z" w16du:dateUtc="2024-10-24T19:12:00Z">
            <w:rPr/>
          </w:rPrChange>
        </w:rPr>
        <w:t>,</w:t>
      </w:r>
      <w:r w:rsidR="006A1830" w:rsidRPr="000B06DA">
        <w:rPr>
          <w:rFonts w:ascii="Garamond" w:hAnsi="Garamond"/>
          <w:rPrChange w:id="1130" w:author="Nils Burkhard Patrik Zimmermann" w:date="2024-10-24T15:12:00Z" w16du:dateUtc="2024-10-24T19:12:00Z">
            <w:rPr/>
          </w:rPrChange>
        </w:rPr>
        <w:t xml:space="preserve"> which </w:t>
      </w:r>
      <w:r w:rsidR="002D7B46" w:rsidRPr="000B06DA">
        <w:rPr>
          <w:rFonts w:ascii="Garamond" w:hAnsi="Garamond"/>
          <w:rPrChange w:id="1131" w:author="Nils Burkhard Patrik Zimmermann" w:date="2024-10-24T15:12:00Z" w16du:dateUtc="2024-10-24T19:12:00Z">
            <w:rPr/>
          </w:rPrChange>
        </w:rPr>
        <w:t>defines</w:t>
      </w:r>
      <w:r w:rsidR="00FF0B61" w:rsidRPr="000B06DA">
        <w:rPr>
          <w:rFonts w:ascii="Garamond" w:hAnsi="Garamond"/>
          <w:rPrChange w:id="1132" w:author="Nils Burkhard Patrik Zimmermann" w:date="2024-10-24T15:12:00Z" w16du:dateUtc="2024-10-24T19:12:00Z">
            <w:rPr/>
          </w:rPrChange>
        </w:rPr>
        <w:t xml:space="preserve"> </w:t>
      </w:r>
      <w:r w:rsidR="006A1830" w:rsidRPr="000B06DA">
        <w:rPr>
          <w:rFonts w:ascii="Garamond" w:hAnsi="Garamond"/>
          <w:i/>
          <w:iCs/>
          <w:rPrChange w:id="1133" w:author="Nils Burkhard Patrik Zimmermann" w:date="2024-10-24T15:12:00Z" w16du:dateUtc="2024-10-24T19:12:00Z">
            <w:rPr>
              <w:i/>
              <w:iCs/>
            </w:rPr>
          </w:rPrChange>
        </w:rPr>
        <w:t>contracts for difference</w:t>
      </w:r>
      <w:r w:rsidR="006A1830" w:rsidRPr="000B06DA">
        <w:rPr>
          <w:rFonts w:ascii="Garamond" w:hAnsi="Garamond"/>
          <w:rPrChange w:id="1134" w:author="Nils Burkhard Patrik Zimmermann" w:date="2024-10-24T15:12:00Z" w16du:dateUtc="2024-10-24T19:12:00Z">
            <w:rPr/>
          </w:rPrChange>
        </w:rPr>
        <w:t xml:space="preserve"> (</w:t>
      </w:r>
      <w:r w:rsidR="5841B7A3" w:rsidRPr="000B06DA">
        <w:rPr>
          <w:rFonts w:ascii="Garamond" w:hAnsi="Garamond"/>
          <w:rPrChange w:id="1135" w:author="Nils Burkhard Patrik Zimmermann" w:date="2024-10-24T15:12:00Z" w16du:dateUtc="2024-10-24T19:12:00Z">
            <w:rPr/>
          </w:rPrChange>
        </w:rPr>
        <w:t xml:space="preserve">contracts </w:t>
      </w:r>
      <w:r w:rsidR="006A1830" w:rsidRPr="000B06DA">
        <w:rPr>
          <w:rFonts w:ascii="Garamond" w:hAnsi="Garamond"/>
          <w:rPrChange w:id="1136" w:author="Nils Burkhard Patrik Zimmermann" w:date="2024-10-24T15:12:00Z" w16du:dateUtc="2024-10-24T19:12:00Z">
            <w:rPr/>
          </w:rPrChange>
        </w:rPr>
        <w:t>which pay renewable</w:t>
      </w:r>
      <w:r w:rsidR="7534303A" w:rsidRPr="000B06DA">
        <w:rPr>
          <w:rFonts w:ascii="Garamond" w:hAnsi="Garamond"/>
          <w:rPrChange w:id="1137" w:author="Nils Burkhard Patrik Zimmermann" w:date="2024-10-24T15:12:00Z" w16du:dateUtc="2024-10-24T19:12:00Z">
            <w:rPr/>
          </w:rPrChange>
        </w:rPr>
        <w:t xml:space="preserve"> power generators</w:t>
      </w:r>
      <w:r w:rsidR="006A1830" w:rsidRPr="000B06DA">
        <w:rPr>
          <w:rFonts w:ascii="Garamond" w:hAnsi="Garamond"/>
          <w:rPrChange w:id="1138" w:author="Nils Burkhard Patrik Zimmermann" w:date="2024-10-24T15:12:00Z" w16du:dateUtc="2024-10-24T19:12:00Z">
            <w:rPr/>
          </w:rPrChange>
        </w:rPr>
        <w:t xml:space="preserve"> the difference betwee</w:t>
      </w:r>
      <w:r w:rsidR="00EB75D4" w:rsidRPr="000B06DA">
        <w:rPr>
          <w:rFonts w:ascii="Garamond" w:hAnsi="Garamond"/>
          <w:rPrChange w:id="1139" w:author="Nils Burkhard Patrik Zimmermann" w:date="2024-10-24T15:12:00Z" w16du:dateUtc="2024-10-24T19:12:00Z">
            <w:rPr/>
          </w:rPrChange>
        </w:rPr>
        <w:t>n the</w:t>
      </w:r>
      <w:r w:rsidR="00497E63" w:rsidRPr="000B06DA">
        <w:rPr>
          <w:rFonts w:ascii="Garamond" w:hAnsi="Garamond"/>
          <w:rPrChange w:id="1140" w:author="Nils Burkhard Patrik Zimmermann" w:date="2024-10-24T15:12:00Z" w16du:dateUtc="2024-10-24T19:12:00Z">
            <w:rPr/>
          </w:rPrChange>
        </w:rPr>
        <w:t xml:space="preserve"> market price</w:t>
      </w:r>
      <w:r w:rsidR="00FF0B61" w:rsidRPr="000B06DA">
        <w:rPr>
          <w:rFonts w:ascii="Garamond" w:hAnsi="Garamond"/>
          <w:rPrChange w:id="1141" w:author="Nils Burkhard Patrik Zimmermann" w:date="2024-10-24T15:12:00Z" w16du:dateUtc="2024-10-24T19:12:00Z">
            <w:rPr/>
          </w:rPrChange>
        </w:rPr>
        <w:t xml:space="preserve"> and a </w:t>
      </w:r>
      <w:r w:rsidR="00FF0B61" w:rsidRPr="000B06DA">
        <w:rPr>
          <w:rFonts w:ascii="Garamond" w:hAnsi="Garamond"/>
          <w:i/>
          <w:iCs/>
          <w:rPrChange w:id="1142" w:author="Nils Burkhard Patrik Zimmermann" w:date="2024-10-24T15:12:00Z" w16du:dateUtc="2024-10-24T19:12:00Z">
            <w:rPr>
              <w:i/>
              <w:iCs/>
            </w:rPr>
          </w:rPrChange>
        </w:rPr>
        <w:t>strike price</w:t>
      </w:r>
      <w:r w:rsidR="00FF0B61" w:rsidRPr="000B06DA">
        <w:rPr>
          <w:rFonts w:ascii="Garamond" w:hAnsi="Garamond"/>
          <w:rPrChange w:id="1143" w:author="Nils Burkhard Patrik Zimmermann" w:date="2024-10-24T15:12:00Z" w16du:dateUtc="2024-10-24T19:12:00Z">
            <w:rPr/>
          </w:rPrChange>
        </w:rPr>
        <w:t xml:space="preserve"> defined by the auction</w:t>
      </w:r>
      <w:r w:rsidR="00497E63" w:rsidRPr="000B06DA">
        <w:rPr>
          <w:rFonts w:ascii="Garamond" w:hAnsi="Garamond"/>
          <w:rPrChange w:id="1144" w:author="Nils Burkhard Patrik Zimmermann" w:date="2024-10-24T15:12:00Z" w16du:dateUtc="2024-10-24T19:12:00Z">
            <w:rPr/>
          </w:rPrChange>
        </w:rPr>
        <w:t>)</w:t>
      </w:r>
      <w:r w:rsidR="006A1830" w:rsidRPr="000B06DA">
        <w:rPr>
          <w:rFonts w:ascii="Garamond" w:hAnsi="Garamond"/>
          <w:rPrChange w:id="1145" w:author="Nils Burkhard Patrik Zimmermann" w:date="2024-10-24T15:12:00Z" w16du:dateUtc="2024-10-24T19:12:00Z">
            <w:rPr/>
          </w:rPrChange>
        </w:rPr>
        <w:t>.</w:t>
      </w:r>
      <w:r w:rsidR="003E3CEE" w:rsidRPr="000B06DA">
        <w:rPr>
          <w:rFonts w:ascii="Garamond" w:hAnsi="Garamond"/>
          <w:rPrChange w:id="1146" w:author="Nils Burkhard Patrik Zimmermann" w:date="2024-10-24T15:12:00Z" w16du:dateUtc="2024-10-24T19:12:00Z">
            <w:rPr/>
          </w:rPrChange>
        </w:rPr>
        <w:t xml:space="preserve"> </w:t>
      </w:r>
    </w:p>
    <w:p w14:paraId="13DC0924" w14:textId="3C4CA690" w:rsidR="000B4681" w:rsidRPr="000B06DA" w:rsidRDefault="009D2B81" w:rsidP="007C5BEE">
      <w:pPr>
        <w:jc w:val="both"/>
        <w:rPr>
          <w:rFonts w:ascii="Garamond" w:hAnsi="Garamond"/>
          <w:rPrChange w:id="1147" w:author="Nils Burkhard Patrik Zimmermann" w:date="2024-10-24T15:12:00Z" w16du:dateUtc="2024-10-24T19:12:00Z">
            <w:rPr/>
          </w:rPrChange>
        </w:rPr>
      </w:pPr>
      <w:r w:rsidRPr="000B06DA">
        <w:rPr>
          <w:rFonts w:ascii="Garamond" w:hAnsi="Garamond"/>
          <w:rPrChange w:id="1148" w:author="Nils Burkhard Patrik Zimmermann" w:date="2024-10-24T15:12:00Z" w16du:dateUtc="2024-10-24T19:12:00Z">
            <w:rPr/>
          </w:rPrChange>
        </w:rPr>
        <w:t>Auctioned power purchase agreements for renewables</w:t>
      </w:r>
      <w:r w:rsidR="00497E63" w:rsidRPr="000B06DA">
        <w:rPr>
          <w:rFonts w:ascii="Garamond" w:hAnsi="Garamond"/>
          <w:rPrChange w:id="1149" w:author="Nils Burkhard Patrik Zimmermann" w:date="2024-10-24T15:12:00Z" w16du:dateUtc="2024-10-24T19:12:00Z">
            <w:rPr/>
          </w:rPrChange>
        </w:rPr>
        <w:t xml:space="preserve"> have two main </w:t>
      </w:r>
      <w:r w:rsidR="00925914" w:rsidRPr="000B06DA">
        <w:rPr>
          <w:rFonts w:ascii="Garamond" w:hAnsi="Garamond"/>
          <w:rPrChange w:id="1150" w:author="Nils Burkhard Patrik Zimmermann" w:date="2024-10-24T15:12:00Z" w16du:dateUtc="2024-10-24T19:12:00Z">
            <w:rPr/>
          </w:rPrChange>
        </w:rPr>
        <w:t xml:space="preserve">purposes: a) they have historically been used to </w:t>
      </w:r>
      <w:r w:rsidR="003E3CEE" w:rsidRPr="000B06DA">
        <w:rPr>
          <w:rFonts w:ascii="Garamond" w:hAnsi="Garamond"/>
          <w:rPrChange w:id="1151" w:author="Nils Burkhard Patrik Zimmermann" w:date="2024-10-24T15:12:00Z" w16du:dateUtc="2024-10-24T19:12:00Z">
            <w:rPr/>
          </w:rPrChange>
        </w:rPr>
        <w:t>subsidize</w:t>
      </w:r>
      <w:r w:rsidR="00925914" w:rsidRPr="000B06DA">
        <w:rPr>
          <w:rFonts w:ascii="Garamond" w:hAnsi="Garamond"/>
          <w:rPrChange w:id="1152" w:author="Nils Burkhard Patrik Zimmermann" w:date="2024-10-24T15:12:00Z" w16du:dateUtc="2024-10-24T19:12:00Z">
            <w:rPr/>
          </w:rPrChange>
        </w:rPr>
        <w:t xml:space="preserve"> renewables</w:t>
      </w:r>
      <w:r w:rsidR="020C110C" w:rsidRPr="000B06DA">
        <w:rPr>
          <w:rFonts w:ascii="Garamond" w:hAnsi="Garamond"/>
          <w:rPrChange w:id="1153" w:author="Nils Burkhard Patrik Zimmermann" w:date="2024-10-24T15:12:00Z" w16du:dateUtc="2024-10-24T19:12:00Z">
            <w:rPr/>
          </w:rPrChange>
        </w:rPr>
        <w:t>;</w:t>
      </w:r>
      <w:r w:rsidR="00925914" w:rsidRPr="000B06DA">
        <w:rPr>
          <w:rFonts w:ascii="Garamond" w:hAnsi="Garamond"/>
          <w:rPrChange w:id="1154" w:author="Nils Burkhard Patrik Zimmermann" w:date="2024-10-24T15:12:00Z" w16du:dateUtc="2024-10-24T19:12:00Z">
            <w:rPr/>
          </w:rPrChange>
        </w:rPr>
        <w:t xml:space="preserve"> b) they provide</w:t>
      </w:r>
      <w:r w:rsidR="00401A95" w:rsidRPr="000B06DA">
        <w:rPr>
          <w:rFonts w:ascii="Garamond" w:hAnsi="Garamond"/>
          <w:rPrChange w:id="1155" w:author="Nils Burkhard Patrik Zimmermann" w:date="2024-10-24T15:12:00Z" w16du:dateUtc="2024-10-24T19:12:00Z">
            <w:rPr/>
          </w:rPrChange>
        </w:rPr>
        <w:t xml:space="preserve"> a higher degree of certainty</w:t>
      </w:r>
      <w:r w:rsidR="00707360" w:rsidRPr="000B06DA">
        <w:rPr>
          <w:rFonts w:ascii="Garamond" w:hAnsi="Garamond"/>
          <w:rPrChange w:id="1156" w:author="Nils Burkhard Patrik Zimmermann" w:date="2024-10-24T15:12:00Z" w16du:dateUtc="2024-10-24T19:12:00Z">
            <w:rPr/>
          </w:rPrChange>
        </w:rPr>
        <w:t>,</w:t>
      </w:r>
      <w:r w:rsidR="00401A95" w:rsidRPr="000B06DA">
        <w:rPr>
          <w:rFonts w:ascii="Garamond" w:hAnsi="Garamond"/>
          <w:rPrChange w:id="1157" w:author="Nils Burkhard Patrik Zimmermann" w:date="2024-10-24T15:12:00Z" w16du:dateUtc="2024-10-24T19:12:00Z">
            <w:rPr/>
          </w:rPrChange>
        </w:rPr>
        <w:t xml:space="preserve"> </w:t>
      </w:r>
      <w:r w:rsidR="79098C29" w:rsidRPr="000B06DA">
        <w:rPr>
          <w:rFonts w:ascii="Garamond" w:hAnsi="Garamond"/>
          <w:rPrChange w:id="1158" w:author="Nils Burkhard Patrik Zimmermann" w:date="2024-10-24T15:12:00Z" w16du:dateUtc="2024-10-24T19:12:00Z">
            <w:rPr/>
          </w:rPrChange>
        </w:rPr>
        <w:t xml:space="preserve">and so </w:t>
      </w:r>
      <w:r w:rsidR="00401A95" w:rsidRPr="000B06DA">
        <w:rPr>
          <w:rFonts w:ascii="Garamond" w:hAnsi="Garamond"/>
          <w:rPrChange w:id="1159" w:author="Nils Burkhard Patrik Zimmermann" w:date="2024-10-24T15:12:00Z" w16du:dateUtc="2024-10-24T19:12:00Z">
            <w:rPr/>
          </w:rPrChange>
        </w:rPr>
        <w:t xml:space="preserve">they can be used to </w:t>
      </w:r>
      <w:r w:rsidR="009C1582" w:rsidRPr="000B06DA">
        <w:rPr>
          <w:rFonts w:ascii="Garamond" w:hAnsi="Garamond"/>
          <w:rPrChange w:id="1160" w:author="Nils Burkhard Patrik Zimmermann" w:date="2024-10-24T15:12:00Z" w16du:dateUtc="2024-10-24T19:12:00Z">
            <w:rPr/>
          </w:rPrChange>
        </w:rPr>
        <w:t>reduce financing cost</w:t>
      </w:r>
      <w:r w:rsidR="53A1A85B" w:rsidRPr="000B06DA">
        <w:rPr>
          <w:rFonts w:ascii="Garamond" w:hAnsi="Garamond"/>
          <w:rPrChange w:id="1161" w:author="Nils Burkhard Patrik Zimmermann" w:date="2024-10-24T15:12:00Z" w16du:dateUtc="2024-10-24T19:12:00Z">
            <w:rPr/>
          </w:rPrChange>
        </w:rPr>
        <w:t>s</w:t>
      </w:r>
      <w:r w:rsidR="009C1582" w:rsidRPr="000B06DA">
        <w:rPr>
          <w:rFonts w:ascii="Garamond" w:hAnsi="Garamond"/>
          <w:rPrChange w:id="1162" w:author="Nils Burkhard Patrik Zimmermann" w:date="2024-10-24T15:12:00Z" w16du:dateUtc="2024-10-24T19:12:00Z">
            <w:rPr/>
          </w:rPrChange>
        </w:rPr>
        <w:t>.</w:t>
      </w:r>
      <w:r w:rsidR="00707360" w:rsidRPr="000B06DA">
        <w:rPr>
          <w:rFonts w:ascii="Garamond" w:hAnsi="Garamond"/>
          <w:rPrChange w:id="1163" w:author="Nils Burkhard Patrik Zimmermann" w:date="2024-10-24T15:12:00Z" w16du:dateUtc="2024-10-24T19:12:00Z">
            <w:rPr/>
          </w:rPrChange>
        </w:rPr>
        <w:t xml:space="preserve"> Since the costs of renewables are </w:t>
      </w:r>
      <w:r w:rsidR="3A4A5FD9" w:rsidRPr="000B06DA">
        <w:rPr>
          <w:rFonts w:ascii="Garamond" w:hAnsi="Garamond"/>
          <w:rPrChange w:id="1164" w:author="Nils Burkhard Patrik Zimmermann" w:date="2024-10-24T15:12:00Z" w16du:dateUtc="2024-10-24T19:12:00Z">
            <w:rPr/>
          </w:rPrChange>
        </w:rPr>
        <w:t xml:space="preserve">largely </w:t>
      </w:r>
      <w:r w:rsidR="00707360" w:rsidRPr="000B06DA">
        <w:rPr>
          <w:rFonts w:ascii="Garamond" w:hAnsi="Garamond"/>
          <w:rPrChange w:id="1165" w:author="Nils Burkhard Patrik Zimmermann" w:date="2024-10-24T15:12:00Z" w16du:dateUtc="2024-10-24T19:12:00Z">
            <w:rPr/>
          </w:rPrChange>
        </w:rPr>
        <w:t>fixed</w:t>
      </w:r>
      <w:r w:rsidR="2DAB8D54" w:rsidRPr="000B06DA">
        <w:rPr>
          <w:rFonts w:ascii="Garamond" w:hAnsi="Garamond"/>
          <w:rPrChange w:id="1166" w:author="Nils Burkhard Patrik Zimmermann" w:date="2024-10-24T15:12:00Z" w16du:dateUtc="2024-10-24T19:12:00Z">
            <w:rPr/>
          </w:rPrChange>
        </w:rPr>
        <w:t xml:space="preserve"> (rather than variable)</w:t>
      </w:r>
      <w:r w:rsidR="00707360" w:rsidRPr="000B06DA">
        <w:rPr>
          <w:rFonts w:ascii="Garamond" w:hAnsi="Garamond"/>
          <w:rPrChange w:id="1167" w:author="Nils Burkhard Patrik Zimmermann" w:date="2024-10-24T15:12:00Z" w16du:dateUtc="2024-10-24T19:12:00Z">
            <w:rPr/>
          </w:rPrChange>
        </w:rPr>
        <w:t>, such contracts make economic and financial sense.</w:t>
      </w:r>
    </w:p>
    <w:p w14:paraId="2A907CDF" w14:textId="77777777" w:rsidR="00A00AA4" w:rsidRPr="000B06DA" w:rsidRDefault="003E3CEE" w:rsidP="007C5BEE">
      <w:pPr>
        <w:jc w:val="both"/>
        <w:rPr>
          <w:rFonts w:ascii="Garamond" w:hAnsi="Garamond"/>
          <w:rPrChange w:id="1168" w:author="Nils Burkhard Patrik Zimmermann" w:date="2024-10-24T15:12:00Z" w16du:dateUtc="2024-10-24T19:12:00Z">
            <w:rPr/>
          </w:rPrChange>
        </w:rPr>
      </w:pPr>
      <w:r w:rsidRPr="000B06DA">
        <w:rPr>
          <w:rFonts w:ascii="Garamond" w:hAnsi="Garamond"/>
          <w:rPrChange w:id="1169" w:author="Nils Burkhard Patrik Zimmermann" w:date="2024-10-24T15:12:00Z" w16du:dateUtc="2024-10-24T19:12:00Z">
            <w:rPr/>
          </w:rPrChange>
        </w:rPr>
        <w:t xml:space="preserve">There are </w:t>
      </w:r>
      <w:r w:rsidR="00A10B7B" w:rsidRPr="000B06DA">
        <w:rPr>
          <w:rFonts w:ascii="Garamond" w:hAnsi="Garamond"/>
          <w:rPrChange w:id="1170" w:author="Nils Burkhard Patrik Zimmermann" w:date="2024-10-24T15:12:00Z" w16du:dateUtc="2024-10-24T19:12:00Z">
            <w:rPr/>
          </w:rPrChange>
        </w:rPr>
        <w:t>a few</w:t>
      </w:r>
      <w:r w:rsidRPr="000B06DA">
        <w:rPr>
          <w:rFonts w:ascii="Garamond" w:hAnsi="Garamond"/>
          <w:rPrChange w:id="1171" w:author="Nils Burkhard Patrik Zimmermann" w:date="2024-10-24T15:12:00Z" w16du:dateUtc="2024-10-24T19:12:00Z">
            <w:rPr/>
          </w:rPrChange>
        </w:rPr>
        <w:t xml:space="preserve"> things to say about these contracts in the context of fiscal risks. </w:t>
      </w:r>
    </w:p>
    <w:p w14:paraId="710C4FA7" w14:textId="3B22E26C" w:rsidR="00A00AA4" w:rsidRPr="000B06DA" w:rsidRDefault="003E3CEE" w:rsidP="007C5BEE">
      <w:pPr>
        <w:jc w:val="both"/>
        <w:rPr>
          <w:rFonts w:ascii="Garamond" w:hAnsi="Garamond"/>
          <w:rPrChange w:id="1172" w:author="Nils Burkhard Patrik Zimmermann" w:date="2024-10-24T15:12:00Z" w16du:dateUtc="2024-10-24T19:12:00Z">
            <w:rPr/>
          </w:rPrChange>
        </w:rPr>
      </w:pPr>
      <w:r w:rsidRPr="000B06DA">
        <w:rPr>
          <w:rFonts w:ascii="Garamond" w:hAnsi="Garamond"/>
          <w:rPrChange w:id="1173" w:author="Nils Burkhard Patrik Zimmermann" w:date="2024-10-24T15:12:00Z" w16du:dateUtc="2024-10-24T19:12:00Z">
            <w:rPr/>
          </w:rPrChange>
        </w:rPr>
        <w:t>Firstly, these contracts themselves constitute a macroeconomic risk.</w:t>
      </w:r>
      <w:r w:rsidR="00A00AA4" w:rsidRPr="000B06DA">
        <w:rPr>
          <w:rFonts w:ascii="Garamond" w:hAnsi="Garamond"/>
          <w:rPrChange w:id="1174" w:author="Nils Burkhard Patrik Zimmermann" w:date="2024-10-24T15:12:00Z" w16du:dateUtc="2024-10-24T19:12:00Z">
            <w:rPr/>
          </w:rPrChange>
        </w:rPr>
        <w:t xml:space="preserve"> PPAs are long term contracts for renewable energy. Assuming for a moment, the contract is long term and does not decline in time. So for example, the contract is for solar power at 5c/kWh in 2023, but the same real terms price in 2030. Let’s say now that renewable energy falls in price to 2.5c/kWh</w:t>
      </w:r>
      <w:r w:rsidR="0044277B" w:rsidRPr="000B06DA">
        <w:rPr>
          <w:rFonts w:ascii="Garamond" w:hAnsi="Garamond"/>
          <w:rPrChange w:id="1175" w:author="Nils Burkhard Patrik Zimmermann" w:date="2024-10-24T15:12:00Z" w16du:dateUtc="2024-10-24T19:12:00Z">
            <w:rPr/>
          </w:rPrChange>
        </w:rPr>
        <w:t>. That would mean that relative to new investment, old solar would be making a loss of 2.5c/kWh per kWh produced. Thus it may make sense to consider auctions for RE that decline in time, in sync with the expected decline of the costs of RE. Rather than contracting for 5c/kWh constant real terms, we might contract for 6c/kWh now, falling to 3c/kWh in 2030.</w:t>
      </w:r>
    </w:p>
    <w:p w14:paraId="2350BC20" w14:textId="1B603CBF" w:rsidR="00C732D9" w:rsidRPr="000B06DA" w:rsidRDefault="003E3CEE" w:rsidP="007C5BEE">
      <w:pPr>
        <w:jc w:val="both"/>
        <w:rPr>
          <w:rFonts w:ascii="Garamond" w:hAnsi="Garamond"/>
          <w:rPrChange w:id="1176" w:author="Nils Burkhard Patrik Zimmermann" w:date="2024-10-24T15:12:00Z" w16du:dateUtc="2024-10-24T19:12:00Z">
            <w:rPr/>
          </w:rPrChange>
        </w:rPr>
      </w:pPr>
      <w:r w:rsidRPr="000B06DA">
        <w:rPr>
          <w:rFonts w:ascii="Garamond" w:hAnsi="Garamond"/>
          <w:rPrChange w:id="1177" w:author="Nils Burkhard Patrik Zimmermann" w:date="2024-10-24T15:12:00Z" w16du:dateUtc="2024-10-24T19:12:00Z">
            <w:rPr/>
          </w:rPrChange>
        </w:rPr>
        <w:t>If the real</w:t>
      </w:r>
      <w:r w:rsidR="00E5803D" w:rsidRPr="000B06DA">
        <w:rPr>
          <w:rFonts w:ascii="Garamond" w:hAnsi="Garamond"/>
          <w:rPrChange w:id="1178" w:author="Nils Burkhard Patrik Zimmermann" w:date="2024-10-24T15:12:00Z" w16du:dateUtc="2024-10-24T19:12:00Z">
            <w:rPr/>
          </w:rPrChange>
        </w:rPr>
        <w:t>-</w:t>
      </w:r>
      <w:r w:rsidRPr="000B06DA">
        <w:rPr>
          <w:rFonts w:ascii="Garamond" w:hAnsi="Garamond"/>
          <w:rPrChange w:id="1179" w:author="Nils Burkhard Patrik Zimmermann" w:date="2024-10-24T15:12:00Z" w16du:dateUtc="2024-10-24T19:12:00Z">
            <w:rPr/>
          </w:rPrChange>
        </w:rPr>
        <w:t xml:space="preserve">terms value of these contracts does not decline, they potentially store up financial risks for the long term. </w:t>
      </w:r>
      <w:r w:rsidR="00F26609" w:rsidRPr="000B06DA">
        <w:rPr>
          <w:rFonts w:ascii="Garamond" w:hAnsi="Garamond"/>
          <w:rPrChange w:id="1180" w:author="Nils Burkhard Patrik Zimmermann" w:date="2024-10-24T15:12:00Z" w16du:dateUtc="2024-10-24T19:12:00Z">
            <w:rPr/>
          </w:rPrChange>
        </w:rPr>
        <w:t>Second, the existence of these contracts may reduce the macro</w:t>
      </w:r>
      <w:r w:rsidR="00AF75B4" w:rsidRPr="000B06DA">
        <w:rPr>
          <w:rFonts w:ascii="Garamond" w:hAnsi="Garamond"/>
          <w:rPrChange w:id="1181" w:author="Nils Burkhard Patrik Zimmermann" w:date="2024-10-24T15:12:00Z" w16du:dateUtc="2024-10-24T19:12:00Z">
            <w:rPr/>
          </w:rPrChange>
        </w:rPr>
        <w:t xml:space="preserve">economic </w:t>
      </w:r>
      <w:r w:rsidR="00F26609" w:rsidRPr="000B06DA">
        <w:rPr>
          <w:rFonts w:ascii="Garamond" w:hAnsi="Garamond"/>
          <w:rPrChange w:id="1182" w:author="Nils Burkhard Patrik Zimmermann" w:date="2024-10-24T15:12:00Z" w16du:dateUtc="2024-10-24T19:12:00Z">
            <w:rPr/>
          </w:rPrChange>
        </w:rPr>
        <w:t>risks and costs elsewhere. Higher certainty may reduce the</w:t>
      </w:r>
      <w:r w:rsidR="00C732D9" w:rsidRPr="000B06DA">
        <w:rPr>
          <w:rFonts w:ascii="Garamond" w:hAnsi="Garamond"/>
          <w:rPrChange w:id="1183" w:author="Nils Burkhard Patrik Zimmermann" w:date="2024-10-24T15:12:00Z" w16du:dateUtc="2024-10-24T19:12:00Z">
            <w:rPr/>
          </w:rPrChange>
        </w:rPr>
        <w:t xml:space="preserve"> financing cost.</w:t>
      </w:r>
      <w:r w:rsidR="00F26609" w:rsidRPr="000B06DA">
        <w:rPr>
          <w:rFonts w:ascii="Garamond" w:hAnsi="Garamond"/>
          <w:rPrChange w:id="1184" w:author="Nils Burkhard Patrik Zimmermann" w:date="2024-10-24T15:12:00Z" w16du:dateUtc="2024-10-24T19:12:00Z">
            <w:rPr/>
          </w:rPrChange>
        </w:rPr>
        <w:t xml:space="preserve"> </w:t>
      </w:r>
      <w:r w:rsidR="00C732D9" w:rsidRPr="000B06DA">
        <w:rPr>
          <w:rFonts w:ascii="Garamond" w:hAnsi="Garamond"/>
          <w:rPrChange w:id="1185" w:author="Nils Burkhard Patrik Zimmermann" w:date="2024-10-24T15:12:00Z" w16du:dateUtc="2024-10-24T19:12:00Z">
            <w:rPr/>
          </w:rPrChange>
        </w:rPr>
        <w:t xml:space="preserve"> </w:t>
      </w:r>
    </w:p>
    <w:p w14:paraId="5D7DC833" w14:textId="3465B4C2" w:rsidR="00006E32" w:rsidRPr="000B06DA" w:rsidRDefault="70A03CCC" w:rsidP="007C5BEE">
      <w:pPr>
        <w:jc w:val="both"/>
        <w:rPr>
          <w:rFonts w:ascii="Garamond" w:hAnsi="Garamond"/>
          <w:rPrChange w:id="1186" w:author="Nils Burkhard Patrik Zimmermann" w:date="2024-10-24T15:12:00Z" w16du:dateUtc="2024-10-24T19:12:00Z">
            <w:rPr/>
          </w:rPrChange>
        </w:rPr>
      </w:pPr>
      <w:r w:rsidRPr="000B06DA">
        <w:rPr>
          <w:rFonts w:ascii="Garamond" w:hAnsi="Garamond"/>
          <w:rPrChange w:id="1187" w:author="Nils Burkhard Patrik Zimmermann" w:date="2024-10-24T15:12:00Z" w16du:dateUtc="2024-10-24T19:12:00Z">
            <w:rPr/>
          </w:rPrChange>
        </w:rPr>
        <w:t>T</w:t>
      </w:r>
      <w:r w:rsidR="00C732D9" w:rsidRPr="000B06DA">
        <w:rPr>
          <w:rFonts w:ascii="Garamond" w:hAnsi="Garamond"/>
          <w:rPrChange w:id="1188" w:author="Nils Burkhard Patrik Zimmermann" w:date="2024-10-24T15:12:00Z" w16du:dateUtc="2024-10-24T19:12:00Z">
            <w:rPr/>
          </w:rPrChange>
        </w:rPr>
        <w:t>hese contracts can be made more certain</w:t>
      </w:r>
      <w:r w:rsidR="6F5C8001" w:rsidRPr="000B06DA">
        <w:rPr>
          <w:rFonts w:ascii="Garamond" w:hAnsi="Garamond"/>
          <w:rPrChange w:id="1189" w:author="Nils Burkhard Patrik Zimmermann" w:date="2024-10-24T15:12:00Z" w16du:dateUtc="2024-10-24T19:12:00Z">
            <w:rPr/>
          </w:rPrChange>
        </w:rPr>
        <w:t>,</w:t>
      </w:r>
      <w:r w:rsidR="00C732D9" w:rsidRPr="000B06DA">
        <w:rPr>
          <w:rFonts w:ascii="Garamond" w:hAnsi="Garamond"/>
          <w:rPrChange w:id="1190" w:author="Nils Burkhard Patrik Zimmermann" w:date="2024-10-24T15:12:00Z" w16du:dateUtc="2024-10-24T19:12:00Z">
            <w:rPr/>
          </w:rPrChange>
        </w:rPr>
        <w:t xml:space="preserve"> t</w:t>
      </w:r>
      <w:r w:rsidR="39574F0C" w:rsidRPr="000B06DA">
        <w:rPr>
          <w:rFonts w:ascii="Garamond" w:hAnsi="Garamond"/>
          <w:rPrChange w:id="1191" w:author="Nils Burkhard Patrik Zimmermann" w:date="2024-10-24T15:12:00Z" w16du:dateUtc="2024-10-24T19:12:00Z">
            <w:rPr/>
          </w:rPrChange>
        </w:rPr>
        <w:t xml:space="preserve">hereby </w:t>
      </w:r>
      <w:r w:rsidR="00C732D9" w:rsidRPr="000B06DA">
        <w:rPr>
          <w:rFonts w:ascii="Garamond" w:hAnsi="Garamond"/>
          <w:rPrChange w:id="1192" w:author="Nils Burkhard Patrik Zimmermann" w:date="2024-10-24T15:12:00Z" w16du:dateUtc="2024-10-24T19:12:00Z">
            <w:rPr/>
          </w:rPrChange>
        </w:rPr>
        <w:t>reduc</w:t>
      </w:r>
      <w:r w:rsidR="531033A8" w:rsidRPr="000B06DA">
        <w:rPr>
          <w:rFonts w:ascii="Garamond" w:hAnsi="Garamond"/>
          <w:rPrChange w:id="1193" w:author="Nils Burkhard Patrik Zimmermann" w:date="2024-10-24T15:12:00Z" w16du:dateUtc="2024-10-24T19:12:00Z">
            <w:rPr/>
          </w:rPrChange>
        </w:rPr>
        <w:t>ing</w:t>
      </w:r>
      <w:r w:rsidR="00C732D9" w:rsidRPr="000B06DA">
        <w:rPr>
          <w:rFonts w:ascii="Garamond" w:hAnsi="Garamond"/>
          <w:rPrChange w:id="1194" w:author="Nils Burkhard Patrik Zimmermann" w:date="2024-10-24T15:12:00Z" w16du:dateUtc="2024-10-24T19:12:00Z">
            <w:rPr/>
          </w:rPrChange>
        </w:rPr>
        <w:t xml:space="preserve"> financing costs. </w:t>
      </w:r>
      <w:r w:rsidR="00F63320" w:rsidRPr="000B06DA">
        <w:rPr>
          <w:rFonts w:ascii="Garamond" w:hAnsi="Garamond"/>
          <w:rPrChange w:id="1195" w:author="Nils Burkhard Patrik Zimmermann" w:date="2024-10-24T15:12:00Z" w16du:dateUtc="2024-10-24T19:12:00Z">
            <w:rPr/>
          </w:rPrChange>
        </w:rPr>
        <w:t>T</w:t>
      </w:r>
      <w:r w:rsidR="00C732D9" w:rsidRPr="000B06DA">
        <w:rPr>
          <w:rFonts w:ascii="Garamond" w:hAnsi="Garamond"/>
          <w:rPrChange w:id="1196" w:author="Nils Burkhard Patrik Zimmermann" w:date="2024-10-24T15:12:00Z" w16du:dateUtc="2024-10-24T19:12:00Z">
            <w:rPr/>
          </w:rPrChange>
        </w:rPr>
        <w:t xml:space="preserve">he credit rating of the </w:t>
      </w:r>
      <w:r w:rsidR="00CE1C26" w:rsidRPr="000B06DA">
        <w:rPr>
          <w:rFonts w:ascii="Garamond" w:hAnsi="Garamond"/>
          <w:rPrChange w:id="1197" w:author="Nils Burkhard Patrik Zimmermann" w:date="2024-10-24T15:12:00Z" w16du:dateUtc="2024-10-24T19:12:00Z">
            <w:rPr/>
          </w:rPrChange>
        </w:rPr>
        <w:t>payment guarantor makes a big difference to the certainty of the payments and thus of the power projects themselves.</w:t>
      </w:r>
      <w:r w:rsidR="00F63320" w:rsidRPr="000B06DA">
        <w:rPr>
          <w:rFonts w:ascii="Garamond" w:hAnsi="Garamond"/>
          <w:rPrChange w:id="1198" w:author="Nils Burkhard Patrik Zimmermann" w:date="2024-10-24T15:12:00Z" w16du:dateUtc="2024-10-24T19:12:00Z">
            <w:rPr/>
          </w:rPrChange>
        </w:rPr>
        <w:t xml:space="preserve"> Guarantees can be used, but in the context of power markets</w:t>
      </w:r>
      <w:r w:rsidR="00826804" w:rsidRPr="000B06DA">
        <w:rPr>
          <w:rFonts w:ascii="Garamond" w:hAnsi="Garamond"/>
          <w:rPrChange w:id="1199" w:author="Nils Burkhard Patrik Zimmermann" w:date="2024-10-24T15:12:00Z" w16du:dateUtc="2024-10-24T19:12:00Z">
            <w:rPr/>
          </w:rPrChange>
        </w:rPr>
        <w:t>,</w:t>
      </w:r>
      <w:r w:rsidR="00F63320" w:rsidRPr="000B06DA">
        <w:rPr>
          <w:rFonts w:ascii="Garamond" w:hAnsi="Garamond"/>
          <w:rPrChange w:id="1200" w:author="Nils Burkhard Patrik Zimmermann" w:date="2024-10-24T15:12:00Z" w16du:dateUtc="2024-10-24T19:12:00Z">
            <w:rPr/>
          </w:rPrChange>
        </w:rPr>
        <w:t xml:space="preserve"> it makes sense to guarantee </w:t>
      </w:r>
      <w:r w:rsidR="00826804" w:rsidRPr="000B06DA">
        <w:rPr>
          <w:rFonts w:ascii="Garamond" w:hAnsi="Garamond"/>
          <w:rPrChange w:id="1201" w:author="Nils Burkhard Patrik Zimmermann" w:date="2024-10-24T15:12:00Z" w16du:dateUtc="2024-10-24T19:12:00Z">
            <w:rPr/>
          </w:rPrChange>
        </w:rPr>
        <w:t>the payor of these reverse auctions as the cornerstone of risk reduction.</w:t>
      </w:r>
    </w:p>
    <w:p w14:paraId="5303E10A" w14:textId="2F63DD40" w:rsidR="006D3429" w:rsidRPr="000B06DA" w:rsidRDefault="006D3429" w:rsidP="007C5BEE">
      <w:pPr>
        <w:pStyle w:val="Heading2"/>
        <w:jc w:val="both"/>
        <w:rPr>
          <w:rFonts w:ascii="Garamond" w:hAnsi="Garamond"/>
          <w:rPrChange w:id="1202" w:author="Nils Burkhard Patrik Zimmermann" w:date="2024-10-24T15:12:00Z" w16du:dateUtc="2024-10-24T19:12:00Z">
            <w:rPr/>
          </w:rPrChange>
        </w:rPr>
      </w:pPr>
      <w:r w:rsidRPr="000B06DA">
        <w:rPr>
          <w:rFonts w:ascii="Garamond" w:hAnsi="Garamond"/>
          <w:rPrChange w:id="1203" w:author="Nils Burkhard Patrik Zimmermann" w:date="2024-10-24T15:12:00Z" w16du:dateUtc="2024-10-24T19:12:00Z">
            <w:rPr/>
          </w:rPrChange>
        </w:rPr>
        <w:t>What are green synthetic-sovereign-rated bonds?</w:t>
      </w:r>
    </w:p>
    <w:p w14:paraId="6AC91520" w14:textId="5ABDCFEE" w:rsidR="0071241A" w:rsidRPr="000B06DA" w:rsidRDefault="006D3429" w:rsidP="007C5BEE">
      <w:pPr>
        <w:jc w:val="both"/>
        <w:rPr>
          <w:rFonts w:ascii="Garamond" w:hAnsi="Garamond"/>
          <w:rPrChange w:id="1204" w:author="Nils Burkhard Patrik Zimmermann" w:date="2024-10-24T15:12:00Z" w16du:dateUtc="2024-10-24T19:12:00Z">
            <w:rPr/>
          </w:rPrChange>
        </w:rPr>
      </w:pPr>
      <w:r w:rsidRPr="000B06DA">
        <w:rPr>
          <w:rFonts w:ascii="Garamond" w:hAnsi="Garamond"/>
          <w:rPrChange w:id="1205" w:author="Nils Burkhard Patrik Zimmermann" w:date="2024-10-24T15:12:00Z" w16du:dateUtc="2024-10-24T19:12:00Z">
            <w:rPr/>
          </w:rPrChange>
        </w:rPr>
        <w:t xml:space="preserve">Synthetic </w:t>
      </w:r>
      <w:r w:rsidR="00DF4C41" w:rsidRPr="000B06DA">
        <w:rPr>
          <w:rFonts w:ascii="Garamond" w:hAnsi="Garamond"/>
          <w:rPrChange w:id="1206" w:author="Nils Burkhard Patrik Zimmermann" w:date="2024-10-24T15:12:00Z" w16du:dateUtc="2024-10-24T19:12:00Z">
            <w:rPr/>
          </w:rPrChange>
        </w:rPr>
        <w:t>s</w:t>
      </w:r>
      <w:r w:rsidRPr="000B06DA">
        <w:rPr>
          <w:rFonts w:ascii="Garamond" w:hAnsi="Garamond"/>
          <w:rPrChange w:id="1207" w:author="Nils Burkhard Patrik Zimmermann" w:date="2024-10-24T15:12:00Z" w16du:dateUtc="2024-10-24T19:12:00Z">
            <w:rPr/>
          </w:rPrChange>
        </w:rPr>
        <w:t xml:space="preserve">overeign </w:t>
      </w:r>
      <w:r w:rsidR="00DF4C41" w:rsidRPr="000B06DA">
        <w:rPr>
          <w:rFonts w:ascii="Garamond" w:hAnsi="Garamond"/>
          <w:rPrChange w:id="1208" w:author="Nils Burkhard Patrik Zimmermann" w:date="2024-10-24T15:12:00Z" w16du:dateUtc="2024-10-24T19:12:00Z">
            <w:rPr/>
          </w:rPrChange>
        </w:rPr>
        <w:t>b</w:t>
      </w:r>
      <w:r w:rsidRPr="000B06DA">
        <w:rPr>
          <w:rFonts w:ascii="Garamond" w:hAnsi="Garamond"/>
          <w:rPrChange w:id="1209" w:author="Nils Burkhard Patrik Zimmermann" w:date="2024-10-24T15:12:00Z" w16du:dateUtc="2024-10-24T19:12:00Z">
            <w:rPr/>
          </w:rPrChange>
        </w:rPr>
        <w:t xml:space="preserve">onds for </w:t>
      </w:r>
      <w:r w:rsidR="00DF4C41" w:rsidRPr="000B06DA">
        <w:rPr>
          <w:rFonts w:ascii="Garamond" w:hAnsi="Garamond"/>
          <w:rPrChange w:id="1210" w:author="Nils Burkhard Patrik Zimmermann" w:date="2024-10-24T15:12:00Z" w16du:dateUtc="2024-10-24T19:12:00Z">
            <w:rPr/>
          </w:rPrChange>
        </w:rPr>
        <w:t>g</w:t>
      </w:r>
      <w:r w:rsidRPr="000B06DA">
        <w:rPr>
          <w:rFonts w:ascii="Garamond" w:hAnsi="Garamond"/>
          <w:rPrChange w:id="1211" w:author="Nils Burkhard Patrik Zimmermann" w:date="2024-10-24T15:12:00Z" w16du:dateUtc="2024-10-24T19:12:00Z">
            <w:rPr/>
          </w:rPrChange>
        </w:rPr>
        <w:t xml:space="preserve">reen </w:t>
      </w:r>
      <w:r w:rsidR="00DF4C41" w:rsidRPr="000B06DA">
        <w:rPr>
          <w:rFonts w:ascii="Garamond" w:hAnsi="Garamond"/>
          <w:rPrChange w:id="1212" w:author="Nils Burkhard Patrik Zimmermann" w:date="2024-10-24T15:12:00Z" w16du:dateUtc="2024-10-24T19:12:00Z">
            <w:rPr/>
          </w:rPrChange>
        </w:rPr>
        <w:t>e</w:t>
      </w:r>
      <w:r w:rsidRPr="000B06DA">
        <w:rPr>
          <w:rFonts w:ascii="Garamond" w:hAnsi="Garamond"/>
          <w:rPrChange w:id="1213" w:author="Nils Burkhard Patrik Zimmermann" w:date="2024-10-24T15:12:00Z" w16du:dateUtc="2024-10-24T19:12:00Z">
            <w:rPr/>
          </w:rPrChange>
        </w:rPr>
        <w:t xml:space="preserve">nergy </w:t>
      </w:r>
      <w:r w:rsidR="00DF4C41" w:rsidRPr="000B06DA">
        <w:rPr>
          <w:rFonts w:ascii="Garamond" w:hAnsi="Garamond"/>
          <w:rPrChange w:id="1214" w:author="Nils Burkhard Patrik Zimmermann" w:date="2024-10-24T15:12:00Z" w16du:dateUtc="2024-10-24T19:12:00Z">
            <w:rPr/>
          </w:rPrChange>
        </w:rPr>
        <w:t>i</w:t>
      </w:r>
      <w:r w:rsidRPr="000B06DA">
        <w:rPr>
          <w:rFonts w:ascii="Garamond" w:hAnsi="Garamond"/>
          <w:rPrChange w:id="1215" w:author="Nils Burkhard Patrik Zimmermann" w:date="2024-10-24T15:12:00Z" w16du:dateUtc="2024-10-24T19:12:00Z">
            <w:rPr/>
          </w:rPrChange>
        </w:rPr>
        <w:t xml:space="preserve">nvestment are </w:t>
      </w:r>
      <w:r w:rsidR="00B94211" w:rsidRPr="000B06DA">
        <w:rPr>
          <w:rFonts w:ascii="Garamond" w:hAnsi="Garamond"/>
          <w:rPrChange w:id="1216" w:author="Nils Burkhard Patrik Zimmermann" w:date="2024-10-24T15:12:00Z" w16du:dateUtc="2024-10-24T19:12:00Z">
            <w:rPr/>
          </w:rPrChange>
        </w:rPr>
        <w:t xml:space="preserve">structured </w:t>
      </w:r>
      <w:r w:rsidR="00AB0A3B" w:rsidRPr="000B06DA">
        <w:rPr>
          <w:rFonts w:ascii="Garamond" w:hAnsi="Garamond"/>
          <w:rPrChange w:id="1217" w:author="Nils Burkhard Patrik Zimmermann" w:date="2024-10-24T15:12:00Z" w16du:dateUtc="2024-10-24T19:12:00Z">
            <w:rPr/>
          </w:rPrChange>
        </w:rPr>
        <w:t>to be</w:t>
      </w:r>
      <w:r w:rsidR="00B94211" w:rsidRPr="000B06DA">
        <w:rPr>
          <w:rFonts w:ascii="Garamond" w:hAnsi="Garamond"/>
          <w:rPrChange w:id="1218" w:author="Nils Burkhard Patrik Zimmermann" w:date="2024-10-24T15:12:00Z" w16du:dateUtc="2024-10-24T19:12:00Z">
            <w:rPr/>
          </w:rPrChange>
        </w:rPr>
        <w:t xml:space="preserve"> </w:t>
      </w:r>
      <w:r w:rsidRPr="000B06DA">
        <w:rPr>
          <w:rFonts w:ascii="Garamond" w:hAnsi="Garamond"/>
          <w:rPrChange w:id="1219" w:author="Nils Burkhard Patrik Zimmermann" w:date="2024-10-24T15:12:00Z" w16du:dateUtc="2024-10-24T19:12:00Z">
            <w:rPr/>
          </w:rPrChange>
        </w:rPr>
        <w:t xml:space="preserve">rated similarly to the </w:t>
      </w:r>
      <w:r w:rsidR="00B94211" w:rsidRPr="000B06DA">
        <w:rPr>
          <w:rFonts w:ascii="Garamond" w:hAnsi="Garamond"/>
          <w:rPrChange w:id="1220" w:author="Nils Burkhard Patrik Zimmermann" w:date="2024-10-24T15:12:00Z" w16du:dateUtc="2024-10-24T19:12:00Z">
            <w:rPr/>
          </w:rPrChange>
        </w:rPr>
        <w:t>highest-rated</w:t>
      </w:r>
      <w:r w:rsidRPr="000B06DA">
        <w:rPr>
          <w:rFonts w:ascii="Garamond" w:hAnsi="Garamond"/>
          <w:rPrChange w:id="1221" w:author="Nils Burkhard Patrik Zimmermann" w:date="2024-10-24T15:12:00Z" w16du:dateUtc="2024-10-24T19:12:00Z">
            <w:rPr/>
          </w:rPrChange>
        </w:rPr>
        <w:t xml:space="preserve"> developed country sovereigns. </w:t>
      </w:r>
      <w:r w:rsidR="0071241A" w:rsidRPr="000B06DA">
        <w:rPr>
          <w:rFonts w:ascii="Garamond" w:hAnsi="Garamond"/>
          <w:rPrChange w:id="1222" w:author="Nils Burkhard Patrik Zimmermann" w:date="2024-10-24T15:12:00Z" w16du:dateUtc="2024-10-24T19:12:00Z">
            <w:rPr/>
          </w:rPrChange>
        </w:rPr>
        <w:t>The</w:t>
      </w:r>
      <w:r w:rsidR="45E2E898" w:rsidRPr="000B06DA">
        <w:rPr>
          <w:rFonts w:ascii="Garamond" w:hAnsi="Garamond"/>
          <w:rPrChange w:id="1223" w:author="Nils Burkhard Patrik Zimmermann" w:date="2024-10-24T15:12:00Z" w16du:dateUtc="2024-10-24T19:12:00Z">
            <w:rPr/>
          </w:rPrChange>
        </w:rPr>
        <w:t>se bonds can be used to</w:t>
      </w:r>
      <w:r w:rsidR="0071241A" w:rsidRPr="000B06DA">
        <w:rPr>
          <w:rFonts w:ascii="Garamond" w:hAnsi="Garamond"/>
          <w:rPrChange w:id="1224" w:author="Nils Burkhard Patrik Zimmermann" w:date="2024-10-24T15:12:00Z" w16du:dateUtc="2024-10-24T19:12:00Z">
            <w:rPr/>
          </w:rPrChange>
        </w:rPr>
        <w:t xml:space="preserve"> fund green energy</w:t>
      </w:r>
      <w:r w:rsidR="0830FE33" w:rsidRPr="000B06DA">
        <w:rPr>
          <w:rFonts w:ascii="Garamond" w:hAnsi="Garamond"/>
          <w:rPrChange w:id="1225" w:author="Nils Burkhard Patrik Zimmermann" w:date="2024-10-24T15:12:00Z" w16du:dateUtc="2024-10-24T19:12:00Z">
            <w:rPr/>
          </w:rPrChange>
        </w:rPr>
        <w:t xml:space="preserve"> projects on a large scale</w:t>
      </w:r>
      <w:r w:rsidR="0071241A" w:rsidRPr="000B06DA">
        <w:rPr>
          <w:rFonts w:ascii="Garamond" w:hAnsi="Garamond"/>
          <w:rPrChange w:id="1226" w:author="Nils Burkhard Patrik Zimmermann" w:date="2024-10-24T15:12:00Z" w16du:dateUtc="2024-10-24T19:12:00Z">
            <w:rPr/>
          </w:rPrChange>
        </w:rPr>
        <w:t xml:space="preserve">, </w:t>
      </w:r>
      <w:r w:rsidR="55E414FC" w:rsidRPr="000B06DA">
        <w:rPr>
          <w:rFonts w:ascii="Garamond" w:hAnsi="Garamond"/>
          <w:rPrChange w:id="1227" w:author="Nils Burkhard Patrik Zimmermann" w:date="2024-10-24T15:12:00Z" w16du:dateUtc="2024-10-24T19:12:00Z">
            <w:rPr/>
          </w:rPrChange>
        </w:rPr>
        <w:t>and they will be especially useful in</w:t>
      </w:r>
      <w:r w:rsidR="0071241A" w:rsidRPr="000B06DA">
        <w:rPr>
          <w:rFonts w:ascii="Garamond" w:hAnsi="Garamond"/>
          <w:rPrChange w:id="1228" w:author="Nils Burkhard Patrik Zimmermann" w:date="2024-10-24T15:12:00Z" w16du:dateUtc="2024-10-24T19:12:00Z">
            <w:rPr/>
          </w:rPrChange>
        </w:rPr>
        <w:t xml:space="preserve"> developing countries. The bonds would be backed by real assets a</w:t>
      </w:r>
      <w:r w:rsidR="555811E3" w:rsidRPr="000B06DA">
        <w:rPr>
          <w:rFonts w:ascii="Garamond" w:hAnsi="Garamond"/>
          <w:rPrChange w:id="1229" w:author="Nils Burkhard Patrik Zimmermann" w:date="2024-10-24T15:12:00Z" w16du:dateUtc="2024-10-24T19:12:00Z">
            <w:rPr/>
          </w:rPrChange>
        </w:rPr>
        <w:t>s well as</w:t>
      </w:r>
      <w:r w:rsidR="0071241A" w:rsidRPr="000B06DA">
        <w:rPr>
          <w:rFonts w:ascii="Garamond" w:hAnsi="Garamond"/>
          <w:rPrChange w:id="1230" w:author="Nils Burkhard Patrik Zimmermann" w:date="2024-10-24T15:12:00Z" w16du:dateUtc="2024-10-24T19:12:00Z">
            <w:rPr/>
          </w:rPrChange>
        </w:rPr>
        <w:t xml:space="preserve"> payment guarantees issued by an AAA-rated entity.</w:t>
      </w:r>
    </w:p>
    <w:p w14:paraId="15EBA490" w14:textId="270A0109" w:rsidR="006D3429" w:rsidRPr="000B06DA" w:rsidRDefault="006D3429" w:rsidP="007C5BEE">
      <w:pPr>
        <w:jc w:val="both"/>
        <w:rPr>
          <w:rFonts w:ascii="Garamond" w:hAnsi="Garamond"/>
          <w:rPrChange w:id="1231" w:author="Nils Burkhard Patrik Zimmermann" w:date="2024-10-24T15:12:00Z" w16du:dateUtc="2024-10-24T19:12:00Z">
            <w:rPr/>
          </w:rPrChange>
        </w:rPr>
      </w:pPr>
      <w:r w:rsidRPr="000B06DA">
        <w:rPr>
          <w:rFonts w:ascii="Garamond" w:hAnsi="Garamond"/>
          <w:rPrChange w:id="1232" w:author="Nils Burkhard Patrik Zimmermann" w:date="2024-10-24T15:12:00Z" w16du:dateUtc="2024-10-24T19:12:00Z">
            <w:rPr/>
          </w:rPrChange>
        </w:rPr>
        <w:t xml:space="preserve">Achieving a very high credit rating allows capital to be </w:t>
      </w:r>
      <w:r w:rsidR="074533C5" w:rsidRPr="000B06DA">
        <w:rPr>
          <w:rFonts w:ascii="Garamond" w:hAnsi="Garamond"/>
          <w:rPrChange w:id="1233" w:author="Nils Burkhard Patrik Zimmermann" w:date="2024-10-24T15:12:00Z" w16du:dateUtc="2024-10-24T19:12:00Z">
            <w:rPr/>
          </w:rPrChange>
        </w:rPr>
        <w:t>rais</w:t>
      </w:r>
      <w:r w:rsidRPr="000B06DA">
        <w:rPr>
          <w:rFonts w:ascii="Garamond" w:hAnsi="Garamond"/>
          <w:rPrChange w:id="1234" w:author="Nils Burkhard Patrik Zimmermann" w:date="2024-10-24T15:12:00Z" w16du:dateUtc="2024-10-24T19:12:00Z">
            <w:rPr/>
          </w:rPrChange>
        </w:rPr>
        <w:t xml:space="preserve">ed </w:t>
      </w:r>
      <w:r w:rsidR="5EF519E5" w:rsidRPr="000B06DA">
        <w:rPr>
          <w:rFonts w:ascii="Garamond" w:hAnsi="Garamond"/>
          <w:rPrChange w:id="1235" w:author="Nils Burkhard Patrik Zimmermann" w:date="2024-10-24T15:12:00Z" w16du:dateUtc="2024-10-24T19:12:00Z">
            <w:rPr/>
          </w:rPrChange>
        </w:rPr>
        <w:t xml:space="preserve">at scale </w:t>
      </w:r>
      <w:r w:rsidRPr="000B06DA">
        <w:rPr>
          <w:rFonts w:ascii="Garamond" w:hAnsi="Garamond"/>
          <w:rPrChange w:id="1236" w:author="Nils Burkhard Patrik Zimmermann" w:date="2024-10-24T15:12:00Z" w16du:dateUtc="2024-10-24T19:12:00Z">
            <w:rPr/>
          </w:rPrChange>
        </w:rPr>
        <w:t xml:space="preserve">both from international markets and from domestic savings. </w:t>
      </w:r>
      <w:r w:rsidR="2FEE820D" w:rsidRPr="000B06DA">
        <w:rPr>
          <w:rFonts w:ascii="Garamond" w:hAnsi="Garamond"/>
          <w:rPrChange w:id="1237" w:author="Nils Burkhard Patrik Zimmermann" w:date="2024-10-24T15:12:00Z" w16du:dateUtc="2024-10-24T19:12:00Z">
            <w:rPr/>
          </w:rPrChange>
        </w:rPr>
        <w:t>A high credit rating</w:t>
      </w:r>
      <w:r w:rsidRPr="000B06DA">
        <w:rPr>
          <w:rFonts w:ascii="Garamond" w:hAnsi="Garamond"/>
          <w:rPrChange w:id="1238" w:author="Nils Burkhard Patrik Zimmermann" w:date="2024-10-24T15:12:00Z" w16du:dateUtc="2024-10-24T19:12:00Z">
            <w:rPr/>
          </w:rPrChange>
        </w:rPr>
        <w:t xml:space="preserve"> also reduces the interest cost, which is a </w:t>
      </w:r>
      <w:r w:rsidR="4177B144" w:rsidRPr="000B06DA">
        <w:rPr>
          <w:rFonts w:ascii="Garamond" w:hAnsi="Garamond"/>
          <w:rPrChange w:id="1239" w:author="Nils Burkhard Patrik Zimmermann" w:date="2024-10-24T15:12:00Z" w16du:dateUtc="2024-10-24T19:12:00Z">
            <w:rPr/>
          </w:rPrChange>
        </w:rPr>
        <w:t xml:space="preserve">major </w:t>
      </w:r>
      <w:r w:rsidR="3B111AE0" w:rsidRPr="000B06DA">
        <w:rPr>
          <w:rFonts w:ascii="Garamond" w:hAnsi="Garamond"/>
          <w:rPrChange w:id="1240" w:author="Nils Burkhard Patrik Zimmermann" w:date="2024-10-24T15:12:00Z" w16du:dateUtc="2024-10-24T19:12:00Z">
            <w:rPr/>
          </w:rPrChange>
        </w:rPr>
        <w:t xml:space="preserve">component </w:t>
      </w:r>
      <w:r w:rsidRPr="000B06DA">
        <w:rPr>
          <w:rFonts w:ascii="Garamond" w:hAnsi="Garamond"/>
          <w:rPrChange w:id="1241" w:author="Nils Burkhard Patrik Zimmermann" w:date="2024-10-24T15:12:00Z" w16du:dateUtc="2024-10-24T19:12:00Z">
            <w:rPr/>
          </w:rPrChange>
        </w:rPr>
        <w:t xml:space="preserve">of </w:t>
      </w:r>
      <w:r w:rsidR="30B23E73" w:rsidRPr="000B06DA">
        <w:rPr>
          <w:rFonts w:ascii="Garamond" w:hAnsi="Garamond"/>
          <w:rPrChange w:id="1242" w:author="Nils Burkhard Patrik Zimmermann" w:date="2024-10-24T15:12:00Z" w16du:dateUtc="2024-10-24T19:12:00Z">
            <w:rPr/>
          </w:rPrChange>
        </w:rPr>
        <w:t xml:space="preserve">the </w:t>
      </w:r>
      <w:r w:rsidR="05B66171" w:rsidRPr="000B06DA">
        <w:rPr>
          <w:rFonts w:ascii="Garamond" w:hAnsi="Garamond"/>
          <w:rPrChange w:id="1243" w:author="Nils Burkhard Patrik Zimmermann" w:date="2024-10-24T15:12:00Z" w16du:dateUtc="2024-10-24T19:12:00Z">
            <w:rPr/>
          </w:rPrChange>
        </w:rPr>
        <w:t xml:space="preserve">total costs of </w:t>
      </w:r>
      <w:r w:rsidRPr="000B06DA">
        <w:rPr>
          <w:rFonts w:ascii="Garamond" w:hAnsi="Garamond"/>
          <w:rPrChange w:id="1244" w:author="Nils Burkhard Patrik Zimmermann" w:date="2024-10-24T15:12:00Z" w16du:dateUtc="2024-10-24T19:12:00Z">
            <w:rPr/>
          </w:rPrChange>
        </w:rPr>
        <w:t>green in</w:t>
      </w:r>
      <w:r w:rsidR="081BE5CC" w:rsidRPr="000B06DA">
        <w:rPr>
          <w:rFonts w:ascii="Garamond" w:hAnsi="Garamond"/>
          <w:rPrChange w:id="1245" w:author="Nils Burkhard Patrik Zimmermann" w:date="2024-10-24T15:12:00Z" w16du:dateUtc="2024-10-24T19:12:00Z">
            <w:rPr/>
          </w:rPrChange>
        </w:rPr>
        <w:t>frastructure</w:t>
      </w:r>
      <w:r w:rsidR="1B9BDF81" w:rsidRPr="000B06DA">
        <w:rPr>
          <w:rFonts w:ascii="Garamond" w:hAnsi="Garamond"/>
          <w:rPrChange w:id="1246" w:author="Nils Burkhard Patrik Zimmermann" w:date="2024-10-24T15:12:00Z" w16du:dateUtc="2024-10-24T19:12:00Z">
            <w:rPr/>
          </w:rPrChange>
        </w:rPr>
        <w:t xml:space="preserve"> development</w:t>
      </w:r>
      <w:r w:rsidR="1D8FBC1E" w:rsidRPr="000B06DA">
        <w:rPr>
          <w:rFonts w:ascii="Garamond" w:hAnsi="Garamond"/>
          <w:rPrChange w:id="1247" w:author="Nils Burkhard Patrik Zimmermann" w:date="2024-10-24T15:12:00Z" w16du:dateUtc="2024-10-24T19:12:00Z">
            <w:rPr/>
          </w:rPrChange>
        </w:rPr>
        <w:t>. A low risk of bond default reduces</w:t>
      </w:r>
      <w:r w:rsidRPr="000B06DA">
        <w:rPr>
          <w:rFonts w:ascii="Garamond" w:hAnsi="Garamond"/>
          <w:rPrChange w:id="1248" w:author="Nils Burkhard Patrik Zimmermann" w:date="2024-10-24T15:12:00Z" w16du:dateUtc="2024-10-24T19:12:00Z">
            <w:rPr/>
          </w:rPrChange>
        </w:rPr>
        <w:t xml:space="preserve"> the overall (levelized) cost</w:t>
      </w:r>
      <w:r w:rsidR="34B1B4DA" w:rsidRPr="000B06DA">
        <w:rPr>
          <w:rFonts w:ascii="Garamond" w:hAnsi="Garamond"/>
          <w:rPrChange w:id="1249" w:author="Nils Burkhard Patrik Zimmermann" w:date="2024-10-24T15:12:00Z" w16du:dateUtc="2024-10-24T19:12:00Z">
            <w:rPr/>
          </w:rPrChange>
        </w:rPr>
        <w:t xml:space="preserve"> of </w:t>
      </w:r>
      <w:r w:rsidR="34B1B4DA" w:rsidRPr="000B06DA">
        <w:rPr>
          <w:rFonts w:ascii="Garamond" w:hAnsi="Garamond"/>
          <w:rPrChange w:id="1250" w:author="Nils Burkhard Patrik Zimmermann" w:date="2024-10-24T15:12:00Z" w16du:dateUtc="2024-10-24T19:12:00Z">
            <w:rPr/>
          </w:rPrChange>
        </w:rPr>
        <w:lastRenderedPageBreak/>
        <w:t>producing green electricity</w:t>
      </w:r>
      <w:r w:rsidRPr="000B06DA">
        <w:rPr>
          <w:rFonts w:ascii="Garamond" w:hAnsi="Garamond"/>
          <w:rPrChange w:id="1251" w:author="Nils Burkhard Patrik Zimmermann" w:date="2024-10-24T15:12:00Z" w16du:dateUtc="2024-10-24T19:12:00Z">
            <w:rPr/>
          </w:rPrChange>
        </w:rPr>
        <w:t>. This reduced cost can lead to some combination of higher profit margins for developers or reduced energy costs for consumers.</w:t>
      </w:r>
    </w:p>
    <w:p w14:paraId="0EB14D1F" w14:textId="10702BDC" w:rsidR="00CD5D71" w:rsidRPr="000B06DA" w:rsidRDefault="00CD5D71" w:rsidP="007C5BEE">
      <w:pPr>
        <w:jc w:val="both"/>
        <w:rPr>
          <w:rFonts w:ascii="Garamond" w:hAnsi="Garamond"/>
          <w:rPrChange w:id="1252" w:author="Nils Burkhard Patrik Zimmermann" w:date="2024-10-24T15:12:00Z" w16du:dateUtc="2024-10-24T19:12:00Z">
            <w:rPr/>
          </w:rPrChange>
        </w:rPr>
      </w:pPr>
      <w:r w:rsidRPr="000B06DA">
        <w:rPr>
          <w:rFonts w:ascii="Garamond" w:hAnsi="Garamond"/>
          <w:rPrChange w:id="1253" w:author="Nils Burkhard Patrik Zimmermann" w:date="2024-10-24T15:12:00Z" w16du:dateUtc="2024-10-24T19:12:00Z">
            <w:rPr/>
          </w:rPrChange>
        </w:rPr>
        <w:t>The goals of</w:t>
      </w:r>
      <w:r w:rsidR="00104510" w:rsidRPr="000B06DA">
        <w:rPr>
          <w:rFonts w:ascii="Garamond" w:hAnsi="Garamond"/>
          <w:rPrChange w:id="1254" w:author="Nils Burkhard Patrik Zimmermann" w:date="2024-10-24T15:12:00Z" w16du:dateUtc="2024-10-24T19:12:00Z">
            <w:rPr/>
          </w:rPrChange>
        </w:rPr>
        <w:t xml:space="preserve"> this proposal for</w:t>
      </w:r>
      <w:r w:rsidRPr="000B06DA">
        <w:rPr>
          <w:rFonts w:ascii="Garamond" w:hAnsi="Garamond"/>
          <w:rPrChange w:id="1255" w:author="Nils Burkhard Patrik Zimmermann" w:date="2024-10-24T15:12:00Z" w16du:dateUtc="2024-10-24T19:12:00Z">
            <w:rPr/>
          </w:rPrChange>
        </w:rPr>
        <w:t xml:space="preserve"> synthetic sovereign bonds are to:</w:t>
      </w:r>
    </w:p>
    <w:p w14:paraId="42E84B4B" w14:textId="77777777" w:rsidR="00CD5D71" w:rsidRPr="000B06DA" w:rsidRDefault="00CD5D71" w:rsidP="007C5BEE">
      <w:pPr>
        <w:pStyle w:val="ListParagraph"/>
        <w:numPr>
          <w:ilvl w:val="0"/>
          <w:numId w:val="6"/>
        </w:numPr>
        <w:jc w:val="both"/>
        <w:rPr>
          <w:rFonts w:ascii="Garamond" w:hAnsi="Garamond"/>
          <w:rPrChange w:id="1256" w:author="Nils Burkhard Patrik Zimmermann" w:date="2024-10-24T15:12:00Z" w16du:dateUtc="2024-10-24T19:12:00Z">
            <w:rPr/>
          </w:rPrChange>
        </w:rPr>
      </w:pPr>
      <w:r w:rsidRPr="000B06DA">
        <w:rPr>
          <w:rFonts w:ascii="Garamond" w:hAnsi="Garamond"/>
          <w:rPrChange w:id="1257" w:author="Nils Burkhard Patrik Zimmermann" w:date="2024-10-24T15:12:00Z" w16du:dateUtc="2024-10-24T19:12:00Z">
            <w:rPr/>
          </w:rPrChange>
        </w:rPr>
        <w:t>Reduce the cost of capital on renewable investment</w:t>
      </w:r>
    </w:p>
    <w:p w14:paraId="649D5C74" w14:textId="430FEB21" w:rsidR="00CD5D71" w:rsidRPr="000B06DA" w:rsidRDefault="00CD5D71" w:rsidP="007C5BEE">
      <w:pPr>
        <w:pStyle w:val="ListParagraph"/>
        <w:numPr>
          <w:ilvl w:val="0"/>
          <w:numId w:val="6"/>
        </w:numPr>
        <w:jc w:val="both"/>
        <w:rPr>
          <w:rFonts w:ascii="Garamond" w:hAnsi="Garamond"/>
          <w:rPrChange w:id="1258" w:author="Nils Burkhard Patrik Zimmermann" w:date="2024-10-24T15:12:00Z" w16du:dateUtc="2024-10-24T19:12:00Z">
            <w:rPr/>
          </w:rPrChange>
        </w:rPr>
      </w:pPr>
      <w:r w:rsidRPr="000B06DA">
        <w:rPr>
          <w:rFonts w:ascii="Garamond" w:hAnsi="Garamond"/>
          <w:rPrChange w:id="1259" w:author="Nils Burkhard Patrik Zimmermann" w:date="2024-10-24T15:12:00Z" w16du:dateUtc="2024-10-24T19:12:00Z">
            <w:rPr/>
          </w:rPrChange>
        </w:rPr>
        <w:t>Access sources of low-cost capital at scale</w:t>
      </w:r>
      <w:r w:rsidR="27A907E9" w:rsidRPr="000B06DA">
        <w:rPr>
          <w:rFonts w:ascii="Garamond" w:hAnsi="Garamond"/>
          <w:rPrChange w:id="1260" w:author="Nils Burkhard Patrik Zimmermann" w:date="2024-10-24T15:12:00Z" w16du:dateUtc="2024-10-24T19:12:00Z">
            <w:rPr/>
          </w:rPrChange>
        </w:rPr>
        <w:t xml:space="preserve"> - </w:t>
      </w:r>
      <w:r w:rsidR="06FB7A82" w:rsidRPr="000B06DA">
        <w:rPr>
          <w:rFonts w:ascii="Garamond" w:hAnsi="Garamond"/>
          <w:rPrChange w:id="1261" w:author="Nils Burkhard Patrik Zimmermann" w:date="2024-10-24T15:12:00Z" w16du:dateUtc="2024-10-24T19:12:00Z">
            <w:rPr/>
          </w:rPrChange>
        </w:rPr>
        <w:t>i</w:t>
      </w:r>
      <w:r w:rsidR="27A907E9" w:rsidRPr="000B06DA">
        <w:rPr>
          <w:rFonts w:ascii="Garamond" w:hAnsi="Garamond"/>
          <w:rPrChange w:id="1262" w:author="Nils Burkhard Patrik Zimmermann" w:date="2024-10-24T15:12:00Z" w16du:dateUtc="2024-10-24T19:12:00Z">
            <w:rPr/>
          </w:rPrChange>
        </w:rPr>
        <w:t>.e.</w:t>
      </w:r>
      <w:r w:rsidR="314E595E" w:rsidRPr="000B06DA">
        <w:rPr>
          <w:rFonts w:ascii="Garamond" w:hAnsi="Garamond"/>
          <w:rPrChange w:id="1263" w:author="Nils Burkhard Patrik Zimmermann" w:date="2024-10-24T15:12:00Z" w16du:dateUtc="2024-10-24T19:12:00Z">
            <w:rPr/>
          </w:rPrChange>
        </w:rPr>
        <w:t>,</w:t>
      </w:r>
      <w:r w:rsidRPr="000B06DA">
        <w:rPr>
          <w:rFonts w:ascii="Garamond" w:hAnsi="Garamond"/>
          <w:rPrChange w:id="1264" w:author="Nils Burkhard Patrik Zimmermann" w:date="2024-10-24T15:12:00Z" w16du:dateUtc="2024-10-24T19:12:00Z">
            <w:rPr/>
          </w:rPrChange>
        </w:rPr>
        <w:t xml:space="preserve"> access international </w:t>
      </w:r>
      <w:r w:rsidR="6ECB7866" w:rsidRPr="000B06DA">
        <w:rPr>
          <w:rFonts w:ascii="Garamond" w:hAnsi="Garamond"/>
          <w:rPrChange w:id="1265" w:author="Nils Burkhard Patrik Zimmermann" w:date="2024-10-24T15:12:00Z" w16du:dateUtc="2024-10-24T19:12:00Z">
            <w:rPr/>
          </w:rPrChange>
        </w:rPr>
        <w:t xml:space="preserve">institutional investors </w:t>
      </w:r>
      <w:r w:rsidRPr="000B06DA">
        <w:rPr>
          <w:rFonts w:ascii="Garamond" w:hAnsi="Garamond"/>
          <w:rPrChange w:id="1266" w:author="Nils Burkhard Patrik Zimmermann" w:date="2024-10-24T15:12:00Z" w16du:dateUtc="2024-10-24T19:12:00Z">
            <w:rPr/>
          </w:rPrChange>
        </w:rPr>
        <w:t>a</w:t>
      </w:r>
      <w:r w:rsidR="3A9229AD" w:rsidRPr="000B06DA">
        <w:rPr>
          <w:rFonts w:ascii="Garamond" w:hAnsi="Garamond"/>
          <w:rPrChange w:id="1267" w:author="Nils Burkhard Patrik Zimmermann" w:date="2024-10-24T15:12:00Z" w16du:dateUtc="2024-10-24T19:12:00Z">
            <w:rPr/>
          </w:rPrChange>
        </w:rPr>
        <w:t xml:space="preserve">s well as </w:t>
      </w:r>
      <w:r w:rsidRPr="000B06DA">
        <w:rPr>
          <w:rFonts w:ascii="Garamond" w:hAnsi="Garamond"/>
          <w:rPrChange w:id="1268" w:author="Nils Burkhard Patrik Zimmermann" w:date="2024-10-24T15:12:00Z" w16du:dateUtc="2024-10-24T19:12:00Z">
            <w:rPr/>
          </w:rPrChange>
        </w:rPr>
        <w:t>attract domestic savings.</w:t>
      </w:r>
    </w:p>
    <w:p w14:paraId="03F0B0AD" w14:textId="28401433" w:rsidR="00CD5D71" w:rsidRPr="000B06DA" w:rsidRDefault="00CD5D71" w:rsidP="007C5BEE">
      <w:pPr>
        <w:pStyle w:val="ListParagraph"/>
        <w:numPr>
          <w:ilvl w:val="0"/>
          <w:numId w:val="6"/>
        </w:numPr>
        <w:jc w:val="both"/>
        <w:rPr>
          <w:rFonts w:ascii="Garamond" w:hAnsi="Garamond"/>
          <w:rPrChange w:id="1269" w:author="Nils Burkhard Patrik Zimmermann" w:date="2024-10-24T15:12:00Z" w16du:dateUtc="2024-10-24T19:12:00Z">
            <w:rPr/>
          </w:rPrChange>
        </w:rPr>
      </w:pPr>
      <w:r w:rsidRPr="000B06DA">
        <w:rPr>
          <w:rFonts w:ascii="Garamond" w:hAnsi="Garamond"/>
          <w:rPrChange w:id="1270" w:author="Nils Burkhard Patrik Zimmermann" w:date="2024-10-24T15:12:00Z" w16du:dateUtc="2024-10-24T19:12:00Z">
            <w:rPr/>
          </w:rPrChange>
        </w:rPr>
        <w:t>Allow investment into poorer countries where typically investment is dominated by state- or MDBs (</w:t>
      </w:r>
      <w:r w:rsidR="1165884C" w:rsidRPr="000B06DA">
        <w:rPr>
          <w:rFonts w:ascii="Garamond" w:hAnsi="Garamond"/>
          <w:rPrChange w:id="1271" w:author="Nils Burkhard Patrik Zimmermann" w:date="2024-10-24T15:12:00Z" w16du:dateUtc="2024-10-24T19:12:00Z">
            <w:rPr/>
          </w:rPrChange>
        </w:rPr>
        <w:t>s</w:t>
      </w:r>
      <w:r w:rsidRPr="000B06DA">
        <w:rPr>
          <w:rFonts w:ascii="Garamond" w:hAnsi="Garamond"/>
          <w:rPrChange w:id="1272" w:author="Nils Burkhard Patrik Zimmermann" w:date="2024-10-24T15:12:00Z" w16du:dateUtc="2024-10-24T19:12:00Z">
            <w:rPr/>
          </w:rPrChange>
        </w:rPr>
        <w:t>ee UNCTAD report).</w:t>
      </w:r>
    </w:p>
    <w:p w14:paraId="43B68ADB" w14:textId="4B487245" w:rsidR="00CD5D71" w:rsidRPr="000B06DA" w:rsidRDefault="00CD5D71" w:rsidP="007C5BEE">
      <w:pPr>
        <w:pStyle w:val="ListParagraph"/>
        <w:numPr>
          <w:ilvl w:val="0"/>
          <w:numId w:val="6"/>
        </w:numPr>
        <w:jc w:val="both"/>
        <w:rPr>
          <w:rFonts w:ascii="Garamond" w:hAnsi="Garamond"/>
          <w:rPrChange w:id="1273" w:author="Nils Burkhard Patrik Zimmermann" w:date="2024-10-24T15:12:00Z" w16du:dateUtc="2024-10-24T19:12:00Z">
            <w:rPr/>
          </w:rPrChange>
        </w:rPr>
      </w:pPr>
      <w:r w:rsidRPr="000B06DA">
        <w:rPr>
          <w:rFonts w:ascii="Garamond" w:hAnsi="Garamond"/>
          <w:rPrChange w:id="1274" w:author="Nils Burkhard Patrik Zimmermann" w:date="2024-10-24T15:12:00Z" w16du:dateUtc="2024-10-24T19:12:00Z">
            <w:rPr/>
          </w:rPrChange>
        </w:rPr>
        <w:t xml:space="preserve">Enable </w:t>
      </w:r>
      <w:r w:rsidR="12BDEE66" w:rsidRPr="000B06DA">
        <w:rPr>
          <w:rFonts w:ascii="Garamond" w:hAnsi="Garamond"/>
          <w:rPrChange w:id="1275" w:author="Nils Burkhard Patrik Zimmermann" w:date="2024-10-24T15:12:00Z" w16du:dateUtc="2024-10-24T19:12:00Z">
            <w:rPr/>
          </w:rPrChange>
        </w:rPr>
        <w:t xml:space="preserve">green infrastructure </w:t>
      </w:r>
      <w:r w:rsidRPr="000B06DA">
        <w:rPr>
          <w:rFonts w:ascii="Garamond" w:hAnsi="Garamond"/>
          <w:rPrChange w:id="1276" w:author="Nils Burkhard Patrik Zimmermann" w:date="2024-10-24T15:12:00Z" w16du:dateUtc="2024-10-24T19:12:00Z">
            <w:rPr/>
          </w:rPrChange>
        </w:rPr>
        <w:t xml:space="preserve">investment to be scaled up in situations of </w:t>
      </w:r>
      <w:r w:rsidR="74981549" w:rsidRPr="000B06DA">
        <w:rPr>
          <w:rFonts w:ascii="Garamond" w:hAnsi="Garamond"/>
          <w:rPrChange w:id="1277" w:author="Nils Burkhard Patrik Zimmermann" w:date="2024-10-24T15:12:00Z" w16du:dateUtc="2024-10-24T19:12:00Z">
            <w:rPr/>
          </w:rPrChange>
        </w:rPr>
        <w:t xml:space="preserve">constrained </w:t>
      </w:r>
      <w:r w:rsidRPr="000B06DA">
        <w:rPr>
          <w:rFonts w:ascii="Garamond" w:hAnsi="Garamond"/>
          <w:rPrChange w:id="1278" w:author="Nils Burkhard Patrik Zimmermann" w:date="2024-10-24T15:12:00Z" w16du:dateUtc="2024-10-24T19:12:00Z">
            <w:rPr/>
          </w:rPrChange>
        </w:rPr>
        <w:t>fiscal space.</w:t>
      </w:r>
    </w:p>
    <w:p w14:paraId="56BAB1A0" w14:textId="7E6625C9" w:rsidR="00CE1C26" w:rsidRPr="000B06DA" w:rsidRDefault="000456CE" w:rsidP="007C5BEE">
      <w:pPr>
        <w:pStyle w:val="Heading2"/>
        <w:jc w:val="both"/>
        <w:rPr>
          <w:rFonts w:ascii="Garamond" w:hAnsi="Garamond"/>
          <w:rPrChange w:id="1279" w:author="Nils Burkhard Patrik Zimmermann" w:date="2024-10-24T15:12:00Z" w16du:dateUtc="2024-10-24T19:12:00Z">
            <w:rPr/>
          </w:rPrChange>
        </w:rPr>
      </w:pPr>
      <w:r w:rsidRPr="000B06DA">
        <w:rPr>
          <w:rFonts w:ascii="Garamond" w:hAnsi="Garamond"/>
          <w:rPrChange w:id="1280" w:author="Nils Burkhard Patrik Zimmermann" w:date="2024-10-24T15:12:00Z" w16du:dateUtc="2024-10-24T19:12:00Z">
            <w:rPr/>
          </w:rPrChange>
        </w:rPr>
        <w:t>Guaranteeing Power Purchase Agreements:</w:t>
      </w:r>
      <w:r w:rsidR="00CD4AFE" w:rsidRPr="000B06DA">
        <w:rPr>
          <w:rFonts w:ascii="Garamond" w:hAnsi="Garamond"/>
          <w:rPrChange w:id="1281" w:author="Nils Burkhard Patrik Zimmermann" w:date="2024-10-24T15:12:00Z" w16du:dateUtc="2024-10-24T19:12:00Z">
            <w:rPr/>
          </w:rPrChange>
        </w:rPr>
        <w:t xml:space="preserve"> </w:t>
      </w:r>
      <w:r w:rsidRPr="000B06DA">
        <w:rPr>
          <w:rFonts w:ascii="Garamond" w:hAnsi="Garamond"/>
          <w:rPrChange w:id="1282" w:author="Nils Burkhard Patrik Zimmermann" w:date="2024-10-24T15:12:00Z" w16du:dateUtc="2024-10-24T19:12:00Z">
            <w:rPr/>
          </w:rPrChange>
        </w:rPr>
        <w:t xml:space="preserve">The Solar Energy Corporation of India </w:t>
      </w:r>
      <w:r w:rsidR="3DA1F4FB" w:rsidRPr="000B06DA">
        <w:rPr>
          <w:rFonts w:ascii="Garamond" w:hAnsi="Garamond"/>
          <w:rPrChange w:id="1283" w:author="Nils Burkhard Patrik Zimmermann" w:date="2024-10-24T15:12:00Z" w16du:dateUtc="2024-10-24T19:12:00Z">
            <w:rPr/>
          </w:rPrChange>
        </w:rPr>
        <w:t xml:space="preserve">as a </w:t>
      </w:r>
      <w:r w:rsidRPr="000B06DA">
        <w:rPr>
          <w:rFonts w:ascii="Garamond" w:hAnsi="Garamond"/>
          <w:rPrChange w:id="1284" w:author="Nils Burkhard Patrik Zimmermann" w:date="2024-10-24T15:12:00Z" w16du:dateUtc="2024-10-24T19:12:00Z">
            <w:rPr/>
          </w:rPrChange>
        </w:rPr>
        <w:t>model</w:t>
      </w:r>
      <w:r w:rsidR="00DE2620" w:rsidRPr="000B06DA">
        <w:rPr>
          <w:rFonts w:ascii="Garamond" w:hAnsi="Garamond"/>
          <w:rPrChange w:id="1285" w:author="Nils Burkhard Patrik Zimmermann" w:date="2024-10-24T15:12:00Z" w16du:dateUtc="2024-10-24T19:12:00Z">
            <w:rPr/>
          </w:rPrChange>
        </w:rPr>
        <w:t xml:space="preserve"> </w:t>
      </w:r>
    </w:p>
    <w:p w14:paraId="56791475" w14:textId="77777777" w:rsidR="00A10A2D" w:rsidRPr="000B06DA" w:rsidRDefault="007E4FC1" w:rsidP="007E4FC1">
      <w:pPr>
        <w:jc w:val="both"/>
        <w:rPr>
          <w:rFonts w:ascii="Garamond" w:hAnsi="Garamond"/>
          <w:rPrChange w:id="1286" w:author="Nils Burkhard Patrik Zimmermann" w:date="2024-10-24T15:12:00Z" w16du:dateUtc="2024-10-24T19:12:00Z">
            <w:rPr/>
          </w:rPrChange>
        </w:rPr>
      </w:pPr>
      <w:r w:rsidRPr="000B06DA">
        <w:rPr>
          <w:rFonts w:ascii="Garamond" w:hAnsi="Garamond"/>
          <w:rPrChange w:id="1287" w:author="Nils Burkhard Patrik Zimmermann" w:date="2024-10-24T15:12:00Z" w16du:dateUtc="2024-10-24T19:12:00Z">
            <w:rPr/>
          </w:rPrChange>
        </w:rPr>
        <w:t xml:space="preserve">The key difference of this specific proposal for synthetic sovereign bonds to previous mechanisms is that the guarantees exist principally at the level of the </w:t>
      </w:r>
      <w:r w:rsidRPr="000B06DA">
        <w:rPr>
          <w:rFonts w:ascii="Garamond" w:hAnsi="Garamond"/>
          <w:i/>
          <w:iCs/>
          <w:rPrChange w:id="1288" w:author="Nils Burkhard Patrik Zimmermann" w:date="2024-10-24T15:12:00Z" w16du:dateUtc="2024-10-24T19:12:00Z">
            <w:rPr>
              <w:i/>
              <w:iCs/>
            </w:rPr>
          </w:rPrChange>
        </w:rPr>
        <w:t>off-taker</w:t>
      </w:r>
      <w:r w:rsidRPr="000B06DA">
        <w:rPr>
          <w:rFonts w:ascii="Garamond" w:hAnsi="Garamond"/>
          <w:rPrChange w:id="1289" w:author="Nils Burkhard Patrik Zimmermann" w:date="2024-10-24T15:12:00Z" w16du:dateUtc="2024-10-24T19:12:00Z">
            <w:rPr/>
          </w:rPrChange>
        </w:rPr>
        <w:t xml:space="preserve"> for the power rather than the level of the financing of debt. We reduce the payment risk at source.</w:t>
      </w:r>
      <w:r w:rsidR="00A10A2D" w:rsidRPr="000B06DA">
        <w:rPr>
          <w:rFonts w:ascii="Garamond" w:hAnsi="Garamond"/>
          <w:rPrChange w:id="1290" w:author="Nils Burkhard Patrik Zimmermann" w:date="2024-10-24T15:12:00Z" w16du:dateUtc="2024-10-24T19:12:00Z">
            <w:rPr/>
          </w:rPrChange>
        </w:rPr>
        <w:t xml:space="preserve"> </w:t>
      </w:r>
    </w:p>
    <w:p w14:paraId="03F9FFF6" w14:textId="42397F7F" w:rsidR="007E4FC1" w:rsidRPr="000B06DA" w:rsidRDefault="00A10A2D" w:rsidP="007E4FC1">
      <w:pPr>
        <w:jc w:val="both"/>
        <w:rPr>
          <w:rFonts w:ascii="Garamond" w:hAnsi="Garamond"/>
          <w:rPrChange w:id="1291" w:author="Nils Burkhard Patrik Zimmermann" w:date="2024-10-24T15:12:00Z" w16du:dateUtc="2024-10-24T19:12:00Z">
            <w:rPr/>
          </w:rPrChange>
        </w:rPr>
      </w:pPr>
      <w:r w:rsidRPr="000B06DA">
        <w:rPr>
          <w:rFonts w:ascii="Garamond" w:hAnsi="Garamond"/>
          <w:rPrChange w:id="1292" w:author="Nils Burkhard Patrik Zimmermann" w:date="2024-10-24T15:12:00Z" w16du:dateUtc="2024-10-24T19:12:00Z">
            <w:rPr/>
          </w:rPrChange>
        </w:rPr>
        <w:t xml:space="preserve">Why is this important? It’s just more efficient. If the </w:t>
      </w:r>
      <w:r w:rsidR="000476AA" w:rsidRPr="000B06DA">
        <w:rPr>
          <w:rFonts w:ascii="Garamond" w:hAnsi="Garamond"/>
          <w:rPrChange w:id="1293" w:author="Nils Burkhard Patrik Zimmermann" w:date="2024-10-24T15:12:00Z" w16du:dateUtc="2024-10-24T19:12:00Z">
            <w:rPr/>
          </w:rPrChange>
        </w:rPr>
        <w:t xml:space="preserve">PPA is guaranteed, then the specific risk can be isolated from the other types of risk. Also, if the borrower is guaranteed, there’s unlikely to be </w:t>
      </w:r>
      <w:proofErr w:type="spellStart"/>
      <w:r w:rsidR="000476AA" w:rsidRPr="000B06DA">
        <w:rPr>
          <w:rFonts w:ascii="Garamond" w:hAnsi="Garamond"/>
          <w:rPrChange w:id="1294" w:author="Nils Burkhard Patrik Zimmermann" w:date="2024-10-24T15:12:00Z" w16du:dateUtc="2024-10-24T19:12:00Z">
            <w:rPr/>
          </w:rPrChange>
        </w:rPr>
        <w:t>recource</w:t>
      </w:r>
      <w:proofErr w:type="spellEnd"/>
      <w:r w:rsidR="000476AA" w:rsidRPr="000B06DA">
        <w:rPr>
          <w:rFonts w:ascii="Garamond" w:hAnsi="Garamond"/>
          <w:rPrChange w:id="1295" w:author="Nils Burkhard Patrik Zimmermann" w:date="2024-10-24T15:12:00Z" w16du:dateUtc="2024-10-24T19:12:00Z">
            <w:rPr/>
          </w:rPrChange>
        </w:rPr>
        <w:t xml:space="preserve"> (unless we create an even more complex structure) to the source of the risk. Whereas if the payment guarantee is guaranteed, then even if the </w:t>
      </w:r>
      <w:proofErr w:type="spellStart"/>
      <w:r w:rsidR="000476AA" w:rsidRPr="000B06DA">
        <w:rPr>
          <w:rFonts w:ascii="Garamond" w:hAnsi="Garamond"/>
          <w:rPrChange w:id="1296" w:author="Nils Burkhard Patrik Zimmermann" w:date="2024-10-24T15:12:00Z" w16du:dateUtc="2024-10-24T19:12:00Z">
            <w:rPr/>
          </w:rPrChange>
        </w:rPr>
        <w:t>offtaker</w:t>
      </w:r>
      <w:proofErr w:type="spellEnd"/>
      <w:r w:rsidR="000476AA" w:rsidRPr="000B06DA">
        <w:rPr>
          <w:rFonts w:ascii="Garamond" w:hAnsi="Garamond"/>
          <w:rPrChange w:id="1297" w:author="Nils Burkhard Patrik Zimmermann" w:date="2024-10-24T15:12:00Z" w16du:dateUtc="2024-10-24T19:12:00Z">
            <w:rPr/>
          </w:rPrChange>
        </w:rPr>
        <w:t xml:space="preserve"> cannot pay now, over the long term it can still pay the guarantor back.</w:t>
      </w:r>
    </w:p>
    <w:p w14:paraId="6CA7585C" w14:textId="4188DBF8" w:rsidR="00CC4FCE" w:rsidRPr="000B06DA" w:rsidRDefault="00CC4FCE" w:rsidP="5E48F23F">
      <w:pPr>
        <w:jc w:val="both"/>
        <w:rPr>
          <w:rFonts w:ascii="Garamond" w:hAnsi="Garamond"/>
          <w:rPrChange w:id="1298" w:author="Nils Burkhard Patrik Zimmermann" w:date="2024-10-24T15:12:00Z" w16du:dateUtc="2024-10-24T19:12:00Z">
            <w:rPr/>
          </w:rPrChange>
        </w:rPr>
      </w:pPr>
      <w:r w:rsidRPr="000B06DA">
        <w:rPr>
          <w:rFonts w:ascii="Garamond" w:hAnsi="Garamond"/>
          <w:rPrChange w:id="1299" w:author="Nils Burkhard Patrik Zimmermann" w:date="2024-10-24T15:12:00Z" w16du:dateUtc="2024-10-24T19:12:00Z">
            <w:rPr/>
          </w:rPrChange>
        </w:rPr>
        <w:t xml:space="preserve">India provides a useful model </w:t>
      </w:r>
      <w:r w:rsidR="70B7FAE4" w:rsidRPr="000B06DA">
        <w:rPr>
          <w:rFonts w:ascii="Garamond" w:hAnsi="Garamond"/>
          <w:rPrChange w:id="1300" w:author="Nils Burkhard Patrik Zimmermann" w:date="2024-10-24T15:12:00Z" w16du:dateUtc="2024-10-24T19:12:00Z">
            <w:rPr/>
          </w:rPrChange>
        </w:rPr>
        <w:t>of how institutional innovation can</w:t>
      </w:r>
      <w:r w:rsidRPr="000B06DA">
        <w:rPr>
          <w:rFonts w:ascii="Garamond" w:hAnsi="Garamond"/>
          <w:rPrChange w:id="1301" w:author="Nils Burkhard Patrik Zimmermann" w:date="2024-10-24T15:12:00Z" w16du:dateUtc="2024-10-24T19:12:00Z">
            <w:rPr/>
          </w:rPrChange>
        </w:rPr>
        <w:t xml:space="preserve"> reduce financing costs. In India, </w:t>
      </w:r>
      <w:r w:rsidR="0E2B208D" w:rsidRPr="000B06DA">
        <w:rPr>
          <w:rFonts w:ascii="Garamond" w:hAnsi="Garamond"/>
          <w:rPrChange w:id="1302" w:author="Nils Burkhard Patrik Zimmermann" w:date="2024-10-24T15:12:00Z" w16du:dateUtc="2024-10-24T19:12:00Z">
            <w:rPr/>
          </w:rPrChange>
        </w:rPr>
        <w:t xml:space="preserve">some </w:t>
      </w:r>
      <w:r w:rsidR="00D7029C" w:rsidRPr="000B06DA">
        <w:rPr>
          <w:rFonts w:ascii="Garamond" w:hAnsi="Garamond"/>
          <w:rPrChange w:id="1303" w:author="Nils Burkhard Patrik Zimmermann" w:date="2024-10-24T15:12:00Z" w16du:dateUtc="2024-10-24T19:12:00Z">
            <w:rPr/>
          </w:rPrChange>
        </w:rPr>
        <w:t>solar energy contracts are routed through a high-rated central auctioning</w:t>
      </w:r>
      <w:r w:rsidR="00F9616C" w:rsidRPr="000B06DA">
        <w:rPr>
          <w:rFonts w:ascii="Garamond" w:hAnsi="Garamond"/>
          <w:rPrChange w:id="1304" w:author="Nils Burkhard Patrik Zimmermann" w:date="2024-10-24T15:12:00Z" w16du:dateUtc="2024-10-24T19:12:00Z">
            <w:rPr/>
          </w:rPrChange>
        </w:rPr>
        <w:t xml:space="preserve"> company called Solar Energy Corporation of India</w:t>
      </w:r>
      <w:r w:rsidR="00793932" w:rsidRPr="000B06DA">
        <w:rPr>
          <w:rFonts w:ascii="Garamond" w:hAnsi="Garamond"/>
          <w:rPrChange w:id="1305" w:author="Nils Burkhard Patrik Zimmermann" w:date="2024-10-24T15:12:00Z" w16du:dateUtc="2024-10-24T19:12:00Z">
            <w:rPr/>
          </w:rPrChange>
        </w:rPr>
        <w:t xml:space="preserve"> (SECI). </w:t>
      </w:r>
      <w:r w:rsidR="00E500A6" w:rsidRPr="000B06DA">
        <w:rPr>
          <w:rFonts w:ascii="Garamond" w:hAnsi="Garamond"/>
          <w:rPrChange w:id="1306" w:author="Nils Burkhard Patrik Zimmermann" w:date="2024-10-24T15:12:00Z" w16du:dateUtc="2024-10-24T19:12:00Z">
            <w:rPr/>
          </w:rPrChange>
        </w:rPr>
        <w:t xml:space="preserve">SECI acts as an intermediary between </w:t>
      </w:r>
      <w:r w:rsidR="79C68DCB" w:rsidRPr="000B06DA">
        <w:rPr>
          <w:rFonts w:ascii="Garamond" w:hAnsi="Garamond"/>
          <w:rPrChange w:id="1307" w:author="Nils Burkhard Patrik Zimmermann" w:date="2024-10-24T15:12:00Z" w16du:dateUtc="2024-10-24T19:12:00Z">
            <w:rPr/>
          </w:rPrChange>
        </w:rPr>
        <w:t xml:space="preserve">wholesale </w:t>
      </w:r>
      <w:r w:rsidR="00E500A6" w:rsidRPr="000B06DA">
        <w:rPr>
          <w:rFonts w:ascii="Garamond" w:hAnsi="Garamond"/>
          <w:rPrChange w:id="1308" w:author="Nils Burkhard Patrik Zimmermann" w:date="2024-10-24T15:12:00Z" w16du:dateUtc="2024-10-24T19:12:00Z">
            <w:rPr/>
          </w:rPrChange>
        </w:rPr>
        <w:t>purchaser</w:t>
      </w:r>
      <w:r w:rsidR="375DC09C" w:rsidRPr="000B06DA">
        <w:rPr>
          <w:rFonts w:ascii="Garamond" w:hAnsi="Garamond"/>
          <w:rPrChange w:id="1309" w:author="Nils Burkhard Patrik Zimmermann" w:date="2024-10-24T15:12:00Z" w16du:dateUtc="2024-10-24T19:12:00Z">
            <w:rPr/>
          </w:rPrChange>
        </w:rPr>
        <w:t>s</w:t>
      </w:r>
      <w:r w:rsidR="00E500A6" w:rsidRPr="000B06DA">
        <w:rPr>
          <w:rFonts w:ascii="Garamond" w:hAnsi="Garamond"/>
          <w:rPrChange w:id="1310" w:author="Nils Burkhard Patrik Zimmermann" w:date="2024-10-24T15:12:00Z" w16du:dateUtc="2024-10-24T19:12:00Z">
            <w:rPr/>
          </w:rPrChange>
        </w:rPr>
        <w:t xml:space="preserve"> of electricity</w:t>
      </w:r>
      <w:r w:rsidR="5E573CBA" w:rsidRPr="000B06DA">
        <w:rPr>
          <w:rFonts w:ascii="Garamond" w:hAnsi="Garamond"/>
          <w:rPrChange w:id="1311" w:author="Nils Burkhard Patrik Zimmermann" w:date="2024-10-24T15:12:00Z" w16du:dateUtc="2024-10-24T19:12:00Z">
            <w:rPr/>
          </w:rPrChange>
        </w:rPr>
        <w:t xml:space="preserve"> (</w:t>
      </w:r>
      <w:r w:rsidR="00E500A6" w:rsidRPr="000B06DA">
        <w:rPr>
          <w:rFonts w:ascii="Garamond" w:hAnsi="Garamond"/>
          <w:rPrChange w:id="1312" w:author="Nils Burkhard Patrik Zimmermann" w:date="2024-10-24T15:12:00Z" w16du:dateUtc="2024-10-24T19:12:00Z">
            <w:rPr/>
          </w:rPrChange>
        </w:rPr>
        <w:t xml:space="preserve">the </w:t>
      </w:r>
      <w:r w:rsidR="0098074C" w:rsidRPr="000B06DA">
        <w:rPr>
          <w:rFonts w:ascii="Garamond" w:hAnsi="Garamond"/>
          <w:rPrChange w:id="1313" w:author="Nils Burkhard Patrik Zimmermann" w:date="2024-10-24T15:12:00Z" w16du:dateUtc="2024-10-24T19:12:00Z">
            <w:rPr/>
          </w:rPrChange>
        </w:rPr>
        <w:t>Distribution companies (Disco</w:t>
      </w:r>
      <w:r w:rsidR="463EC412" w:rsidRPr="000B06DA">
        <w:rPr>
          <w:rFonts w:ascii="Garamond" w:hAnsi="Garamond"/>
          <w:rPrChange w:id="1314" w:author="Nils Burkhard Patrik Zimmermann" w:date="2024-10-24T15:12:00Z" w16du:dateUtc="2024-10-24T19:12:00Z">
            <w:rPr/>
          </w:rPrChange>
        </w:rPr>
        <w:t>m</w:t>
      </w:r>
      <w:r w:rsidR="0098074C" w:rsidRPr="000B06DA">
        <w:rPr>
          <w:rFonts w:ascii="Garamond" w:hAnsi="Garamond"/>
          <w:rPrChange w:id="1315" w:author="Nils Burkhard Patrik Zimmermann" w:date="2024-10-24T15:12:00Z" w16du:dateUtc="2024-10-24T19:12:00Z">
            <w:rPr/>
          </w:rPrChange>
        </w:rPr>
        <w:t>s)</w:t>
      </w:r>
      <w:r w:rsidR="5E383DE3" w:rsidRPr="000B06DA">
        <w:rPr>
          <w:rFonts w:ascii="Garamond" w:hAnsi="Garamond"/>
          <w:rPrChange w:id="1316" w:author="Nils Burkhard Patrik Zimmermann" w:date="2024-10-24T15:12:00Z" w16du:dateUtc="2024-10-24T19:12:00Z">
            <w:rPr/>
          </w:rPrChange>
        </w:rPr>
        <w:t>)</w:t>
      </w:r>
      <w:r w:rsidR="0098074C" w:rsidRPr="000B06DA">
        <w:rPr>
          <w:rFonts w:ascii="Garamond" w:hAnsi="Garamond"/>
          <w:rPrChange w:id="1317" w:author="Nils Burkhard Patrik Zimmermann" w:date="2024-10-24T15:12:00Z" w16du:dateUtc="2024-10-24T19:12:00Z">
            <w:rPr/>
          </w:rPrChange>
        </w:rPr>
        <w:t xml:space="preserve"> and </w:t>
      </w:r>
      <w:r w:rsidR="0F2A3E24" w:rsidRPr="000B06DA">
        <w:rPr>
          <w:rFonts w:ascii="Garamond" w:hAnsi="Garamond"/>
          <w:rPrChange w:id="1318" w:author="Nils Burkhard Patrik Zimmermann" w:date="2024-10-24T15:12:00Z" w16du:dateUtc="2024-10-24T19:12:00Z">
            <w:rPr/>
          </w:rPrChange>
        </w:rPr>
        <w:t xml:space="preserve">power </w:t>
      </w:r>
      <w:r w:rsidR="000B233D" w:rsidRPr="000B06DA">
        <w:rPr>
          <w:rFonts w:ascii="Garamond" w:hAnsi="Garamond"/>
          <w:rPrChange w:id="1319" w:author="Nils Burkhard Patrik Zimmermann" w:date="2024-10-24T15:12:00Z" w16du:dateUtc="2024-10-24T19:12:00Z">
            <w:rPr/>
          </w:rPrChange>
        </w:rPr>
        <w:t xml:space="preserve">generators </w:t>
      </w:r>
      <w:r w:rsidR="74A1A807" w:rsidRPr="000B06DA">
        <w:rPr>
          <w:rFonts w:ascii="Garamond" w:hAnsi="Garamond"/>
          <w:rPrChange w:id="1320" w:author="Nils Burkhard Patrik Zimmermann" w:date="2024-10-24T15:12:00Z" w16du:dateUtc="2024-10-24T19:12:00Z">
            <w:rPr/>
          </w:rPrChange>
        </w:rPr>
        <w:t xml:space="preserve">(independent power producers or partially state-owned </w:t>
      </w:r>
      <w:r w:rsidR="000B233D" w:rsidRPr="000B06DA">
        <w:rPr>
          <w:rFonts w:ascii="Garamond" w:hAnsi="Garamond"/>
          <w:rPrChange w:id="1321" w:author="Nils Burkhard Patrik Zimmermann" w:date="2024-10-24T15:12:00Z" w16du:dateUtc="2024-10-24T19:12:00Z">
            <w:rPr/>
          </w:rPrChange>
        </w:rPr>
        <w:t>generation companies</w:t>
      </w:r>
      <w:r w:rsidR="2FCBA8C0" w:rsidRPr="000B06DA">
        <w:rPr>
          <w:rFonts w:ascii="Garamond" w:hAnsi="Garamond"/>
          <w:rPrChange w:id="1322" w:author="Nils Burkhard Patrik Zimmermann" w:date="2024-10-24T15:12:00Z" w16du:dateUtc="2024-10-24T19:12:00Z">
            <w:rPr/>
          </w:rPrChange>
        </w:rPr>
        <w:t>)</w:t>
      </w:r>
      <w:r w:rsidR="000B233D" w:rsidRPr="000B06DA">
        <w:rPr>
          <w:rFonts w:ascii="Garamond" w:hAnsi="Garamond"/>
          <w:rPrChange w:id="1323" w:author="Nils Burkhard Patrik Zimmermann" w:date="2024-10-24T15:12:00Z" w16du:dateUtc="2024-10-24T19:12:00Z">
            <w:rPr/>
          </w:rPrChange>
        </w:rPr>
        <w:t>.</w:t>
      </w:r>
      <w:r w:rsidR="004344B3" w:rsidRPr="000B06DA">
        <w:rPr>
          <w:rFonts w:ascii="Garamond" w:hAnsi="Garamond"/>
          <w:rPrChange w:id="1324" w:author="Nils Burkhard Patrik Zimmermann" w:date="2024-10-24T15:12:00Z" w16du:dateUtc="2024-10-24T19:12:00Z">
            <w:rPr/>
          </w:rPrChange>
        </w:rPr>
        <w:t xml:space="preserve"> </w:t>
      </w:r>
      <w:r w:rsidR="005E6832" w:rsidRPr="000B06DA">
        <w:rPr>
          <w:rFonts w:ascii="Garamond" w:hAnsi="Garamond"/>
          <w:rPrChange w:id="1325" w:author="Nils Burkhard Patrik Zimmermann" w:date="2024-10-24T15:12:00Z" w16du:dateUtc="2024-10-24T19:12:00Z">
            <w:rPr/>
          </w:rPrChange>
        </w:rPr>
        <w:t xml:space="preserve">SECI contracts with the generator </w:t>
      </w:r>
      <w:r w:rsidR="633F45AA" w:rsidRPr="000B06DA">
        <w:rPr>
          <w:rFonts w:ascii="Garamond" w:hAnsi="Garamond"/>
          <w:rPrChange w:id="1326" w:author="Nils Burkhard Patrik Zimmermann" w:date="2024-10-24T15:12:00Z" w16du:dateUtc="2024-10-24T19:12:00Z">
            <w:rPr/>
          </w:rPrChange>
        </w:rPr>
        <w:t xml:space="preserve">to make timely payments for delivered power, </w:t>
      </w:r>
      <w:r w:rsidR="005E6832" w:rsidRPr="000B06DA">
        <w:rPr>
          <w:rFonts w:ascii="Garamond" w:hAnsi="Garamond"/>
          <w:rPrChange w:id="1327" w:author="Nils Burkhard Patrik Zimmermann" w:date="2024-10-24T15:12:00Z" w16du:dateUtc="2024-10-24T19:12:00Z">
            <w:rPr/>
          </w:rPrChange>
        </w:rPr>
        <w:t xml:space="preserve">and </w:t>
      </w:r>
      <w:r w:rsidR="7E1E3DE8" w:rsidRPr="000B06DA">
        <w:rPr>
          <w:rFonts w:ascii="Garamond" w:hAnsi="Garamond"/>
          <w:rPrChange w:id="1328" w:author="Nils Burkhard Patrik Zimmermann" w:date="2024-10-24T15:12:00Z" w16du:dateUtc="2024-10-24T19:12:00Z">
            <w:rPr/>
          </w:rPrChange>
        </w:rPr>
        <w:t xml:space="preserve">it </w:t>
      </w:r>
      <w:r w:rsidR="005E6832" w:rsidRPr="000B06DA">
        <w:rPr>
          <w:rFonts w:ascii="Garamond" w:hAnsi="Garamond"/>
          <w:rPrChange w:id="1329" w:author="Nils Burkhard Patrik Zimmermann" w:date="2024-10-24T15:12:00Z" w16du:dateUtc="2024-10-24T19:12:00Z">
            <w:rPr/>
          </w:rPrChange>
        </w:rPr>
        <w:t xml:space="preserve">then </w:t>
      </w:r>
      <w:r w:rsidR="000456CE" w:rsidRPr="000B06DA">
        <w:rPr>
          <w:rFonts w:ascii="Garamond" w:hAnsi="Garamond"/>
          <w:rPrChange w:id="1330" w:author="Nils Burkhard Patrik Zimmermann" w:date="2024-10-24T15:12:00Z" w16du:dateUtc="2024-10-24T19:12:00Z">
            <w:rPr/>
          </w:rPrChange>
        </w:rPr>
        <w:t>sells</w:t>
      </w:r>
      <w:r w:rsidR="005E6832" w:rsidRPr="000B06DA">
        <w:rPr>
          <w:rFonts w:ascii="Garamond" w:hAnsi="Garamond"/>
          <w:rPrChange w:id="1331" w:author="Nils Burkhard Patrik Zimmermann" w:date="2024-10-24T15:12:00Z" w16du:dateUtc="2024-10-24T19:12:00Z">
            <w:rPr/>
          </w:rPrChange>
        </w:rPr>
        <w:t xml:space="preserve"> the power </w:t>
      </w:r>
      <w:r w:rsidR="2C227857" w:rsidRPr="000B06DA">
        <w:rPr>
          <w:rFonts w:ascii="Garamond" w:hAnsi="Garamond"/>
          <w:rPrChange w:id="1332" w:author="Nils Burkhard Patrik Zimmermann" w:date="2024-10-24T15:12:00Z" w16du:dateUtc="2024-10-24T19:12:00Z">
            <w:rPr/>
          </w:rPrChange>
        </w:rPr>
        <w:t xml:space="preserve">under </w:t>
      </w:r>
      <w:r w:rsidR="005E6832" w:rsidRPr="000B06DA">
        <w:rPr>
          <w:rFonts w:ascii="Garamond" w:hAnsi="Garamond"/>
          <w:rPrChange w:id="1333" w:author="Nils Burkhard Patrik Zimmermann" w:date="2024-10-24T15:12:00Z" w16du:dateUtc="2024-10-24T19:12:00Z">
            <w:rPr/>
          </w:rPrChange>
        </w:rPr>
        <w:t xml:space="preserve">contracts with the Discoms. If the Discoms are late in paying SECI, SECI will </w:t>
      </w:r>
      <w:r w:rsidR="3ED20961" w:rsidRPr="000B06DA">
        <w:rPr>
          <w:rFonts w:ascii="Garamond" w:hAnsi="Garamond"/>
          <w:rPrChange w:id="1334" w:author="Nils Burkhard Patrik Zimmermann" w:date="2024-10-24T15:12:00Z" w16du:dateUtc="2024-10-24T19:12:00Z">
            <w:rPr/>
          </w:rPrChange>
        </w:rPr>
        <w:t>nevertheless</w:t>
      </w:r>
      <w:r w:rsidR="69B9AB27" w:rsidRPr="000B06DA">
        <w:rPr>
          <w:rFonts w:ascii="Garamond" w:hAnsi="Garamond"/>
          <w:rPrChange w:id="1335" w:author="Nils Burkhard Patrik Zimmermann" w:date="2024-10-24T15:12:00Z" w16du:dateUtc="2024-10-24T19:12:00Z">
            <w:rPr/>
          </w:rPrChange>
        </w:rPr>
        <w:t xml:space="preserve"> </w:t>
      </w:r>
      <w:r w:rsidR="005E6832" w:rsidRPr="000B06DA">
        <w:rPr>
          <w:rFonts w:ascii="Garamond" w:hAnsi="Garamond"/>
          <w:rPrChange w:id="1336" w:author="Nils Burkhard Patrik Zimmermann" w:date="2024-10-24T15:12:00Z" w16du:dateUtc="2024-10-24T19:12:00Z">
            <w:rPr/>
          </w:rPrChange>
        </w:rPr>
        <w:t>pay the generators</w:t>
      </w:r>
      <w:r w:rsidR="00157ED1" w:rsidRPr="000B06DA">
        <w:rPr>
          <w:rFonts w:ascii="Garamond" w:hAnsi="Garamond"/>
          <w:rPrChange w:id="1337" w:author="Nils Burkhard Patrik Zimmermann" w:date="2024-10-24T15:12:00Z" w16du:dateUtc="2024-10-24T19:12:00Z">
            <w:rPr/>
          </w:rPrChange>
        </w:rPr>
        <w:t xml:space="preserve">. SECI has credit lines with the Reserve </w:t>
      </w:r>
      <w:r w:rsidR="0E58DBAC" w:rsidRPr="000B06DA">
        <w:rPr>
          <w:rFonts w:ascii="Garamond" w:hAnsi="Garamond"/>
          <w:rPrChange w:id="1338" w:author="Nils Burkhard Patrik Zimmermann" w:date="2024-10-24T15:12:00Z" w16du:dateUtc="2024-10-24T19:12:00Z">
            <w:rPr/>
          </w:rPrChange>
        </w:rPr>
        <w:t>B</w:t>
      </w:r>
      <w:r w:rsidR="00157ED1" w:rsidRPr="000B06DA">
        <w:rPr>
          <w:rFonts w:ascii="Garamond" w:hAnsi="Garamond"/>
          <w:rPrChange w:id="1339" w:author="Nils Burkhard Patrik Zimmermann" w:date="2024-10-24T15:12:00Z" w16du:dateUtc="2024-10-24T19:12:00Z">
            <w:rPr/>
          </w:rPrChange>
        </w:rPr>
        <w:t>ank of India</w:t>
      </w:r>
      <w:r w:rsidR="3C809AFD" w:rsidRPr="000B06DA">
        <w:rPr>
          <w:rFonts w:ascii="Garamond" w:hAnsi="Garamond"/>
          <w:rPrChange w:id="1340" w:author="Nils Burkhard Patrik Zimmermann" w:date="2024-10-24T15:12:00Z" w16du:dateUtc="2024-10-24T19:12:00Z">
            <w:rPr/>
          </w:rPrChange>
        </w:rPr>
        <w:t xml:space="preserve"> (RBI)</w:t>
      </w:r>
      <w:r w:rsidR="000456CE" w:rsidRPr="000B06DA">
        <w:rPr>
          <w:rFonts w:ascii="Garamond" w:hAnsi="Garamond"/>
          <w:rPrChange w:id="1341" w:author="Nils Burkhard Patrik Zimmermann" w:date="2024-10-24T15:12:00Z" w16du:dateUtc="2024-10-24T19:12:00Z">
            <w:rPr/>
          </w:rPrChange>
        </w:rPr>
        <w:t>,</w:t>
      </w:r>
      <w:r w:rsidR="00157ED1" w:rsidRPr="000B06DA">
        <w:rPr>
          <w:rFonts w:ascii="Garamond" w:hAnsi="Garamond"/>
          <w:rPrChange w:id="1342" w:author="Nils Burkhard Patrik Zimmermann" w:date="2024-10-24T15:12:00Z" w16du:dateUtc="2024-10-24T19:12:00Z">
            <w:rPr/>
          </w:rPrChange>
        </w:rPr>
        <w:t xml:space="preserve"> and SECI is indemnified by state governments </w:t>
      </w:r>
      <w:r w:rsidR="7CF393B2" w:rsidRPr="000B06DA">
        <w:rPr>
          <w:rFonts w:ascii="Garamond" w:hAnsi="Garamond"/>
          <w:rPrChange w:id="1343" w:author="Nils Burkhard Patrik Zimmermann" w:date="2024-10-24T15:12:00Z" w16du:dateUtc="2024-10-24T19:12:00Z">
            <w:rPr/>
          </w:rPrChange>
        </w:rPr>
        <w:t xml:space="preserve">for the </w:t>
      </w:r>
      <w:r w:rsidR="00157ED1" w:rsidRPr="000B06DA">
        <w:rPr>
          <w:rFonts w:ascii="Garamond" w:hAnsi="Garamond"/>
          <w:rPrChange w:id="1344" w:author="Nils Burkhard Patrik Zimmermann" w:date="2024-10-24T15:12:00Z" w16du:dateUtc="2024-10-24T19:12:00Z">
            <w:rPr/>
          </w:rPrChange>
        </w:rPr>
        <w:t xml:space="preserve">long term. This arrangement reduces the </w:t>
      </w:r>
      <w:r w:rsidR="1E247BFA" w:rsidRPr="000B06DA">
        <w:rPr>
          <w:rFonts w:ascii="Garamond" w:hAnsi="Garamond"/>
          <w:rPrChange w:id="1345" w:author="Nils Burkhard Patrik Zimmermann" w:date="2024-10-24T15:12:00Z" w16du:dateUtc="2024-10-24T19:12:00Z">
            <w:rPr/>
          </w:rPrChange>
        </w:rPr>
        <w:t xml:space="preserve">counterparty </w:t>
      </w:r>
      <w:r w:rsidR="00157ED1" w:rsidRPr="000B06DA">
        <w:rPr>
          <w:rFonts w:ascii="Garamond" w:hAnsi="Garamond"/>
          <w:rPrChange w:id="1346" w:author="Nils Burkhard Patrik Zimmermann" w:date="2024-10-24T15:12:00Z" w16du:dateUtc="2024-10-24T19:12:00Z">
            <w:rPr/>
          </w:rPrChange>
        </w:rPr>
        <w:t>payment risk</w:t>
      </w:r>
      <w:r w:rsidR="2E40F49B" w:rsidRPr="000B06DA">
        <w:rPr>
          <w:rFonts w:ascii="Garamond" w:hAnsi="Garamond"/>
          <w:rPrChange w:id="1347" w:author="Nils Burkhard Patrik Zimmermann" w:date="2024-10-24T15:12:00Z" w16du:dateUtc="2024-10-24T19:12:00Z">
            <w:rPr/>
          </w:rPrChange>
        </w:rPr>
        <w:t>s</w:t>
      </w:r>
      <w:r w:rsidR="00157ED1" w:rsidRPr="000B06DA">
        <w:rPr>
          <w:rFonts w:ascii="Garamond" w:hAnsi="Garamond"/>
          <w:rPrChange w:id="1348" w:author="Nils Burkhard Patrik Zimmermann" w:date="2024-10-24T15:12:00Z" w16du:dateUtc="2024-10-24T19:12:00Z">
            <w:rPr/>
          </w:rPrChange>
        </w:rPr>
        <w:t xml:space="preserve"> </w:t>
      </w:r>
      <w:r w:rsidR="50DBBCA3" w:rsidRPr="000B06DA">
        <w:rPr>
          <w:rFonts w:ascii="Garamond" w:hAnsi="Garamond"/>
          <w:rPrChange w:id="1349" w:author="Nils Burkhard Patrik Zimmermann" w:date="2024-10-24T15:12:00Z" w16du:dateUtc="2024-10-24T19:12:00Z">
            <w:rPr/>
          </w:rPrChange>
        </w:rPr>
        <w:t>faced by power generators</w:t>
      </w:r>
      <w:r w:rsidR="6E39E4FF" w:rsidRPr="000B06DA">
        <w:rPr>
          <w:rFonts w:ascii="Garamond" w:hAnsi="Garamond"/>
          <w:rPrChange w:id="1350" w:author="Nils Burkhard Patrik Zimmermann" w:date="2024-10-24T15:12:00Z" w16du:dateUtc="2024-10-24T19:12:00Z">
            <w:rPr/>
          </w:rPrChange>
        </w:rPr>
        <w:t xml:space="preserve">. Such risks </w:t>
      </w:r>
      <w:r w:rsidR="2BCAC52B" w:rsidRPr="000B06DA">
        <w:rPr>
          <w:rFonts w:ascii="Garamond" w:hAnsi="Garamond"/>
          <w:rPrChange w:id="1351" w:author="Nils Burkhard Patrik Zimmermann" w:date="2024-10-24T15:12:00Z" w16du:dateUtc="2024-10-24T19:12:00Z">
            <w:rPr/>
          </w:rPrChange>
        </w:rPr>
        <w:t>are often</w:t>
      </w:r>
      <w:r w:rsidR="50DBBCA3" w:rsidRPr="000B06DA">
        <w:rPr>
          <w:rFonts w:ascii="Garamond" w:hAnsi="Garamond"/>
          <w:rPrChange w:id="1352" w:author="Nils Burkhard Patrik Zimmermann" w:date="2024-10-24T15:12:00Z" w16du:dateUtc="2024-10-24T19:12:00Z">
            <w:rPr/>
          </w:rPrChange>
        </w:rPr>
        <w:t xml:space="preserve"> associated with India’s Discoms, </w:t>
      </w:r>
      <w:r w:rsidR="27330EE1" w:rsidRPr="000B06DA">
        <w:rPr>
          <w:rFonts w:ascii="Garamond" w:hAnsi="Garamond"/>
          <w:rPrChange w:id="1353" w:author="Nils Burkhard Patrik Zimmermann" w:date="2024-10-24T15:12:00Z" w16du:dateUtc="2024-10-24T19:12:00Z">
            <w:rPr/>
          </w:rPrChange>
        </w:rPr>
        <w:t xml:space="preserve">most of which are owned by state governments and </w:t>
      </w:r>
      <w:r w:rsidR="50DBBCA3" w:rsidRPr="000B06DA">
        <w:rPr>
          <w:rFonts w:ascii="Garamond" w:hAnsi="Garamond"/>
          <w:rPrChange w:id="1354" w:author="Nils Burkhard Patrik Zimmermann" w:date="2024-10-24T15:12:00Z" w16du:dateUtc="2024-10-24T19:12:00Z">
            <w:rPr/>
          </w:rPrChange>
        </w:rPr>
        <w:t xml:space="preserve">many of which are in poor financial shape for structural political-economic reasons. </w:t>
      </w:r>
    </w:p>
    <w:p w14:paraId="47AEDF31" w14:textId="77777777" w:rsidR="00F738DA" w:rsidRPr="000B06DA" w:rsidRDefault="00F738DA" w:rsidP="007C5BEE">
      <w:pPr>
        <w:pStyle w:val="Heading2"/>
        <w:jc w:val="both"/>
        <w:rPr>
          <w:rFonts w:ascii="Garamond" w:hAnsi="Garamond"/>
          <w:rPrChange w:id="1355" w:author="Nils Burkhard Patrik Zimmermann" w:date="2024-10-24T15:12:00Z" w16du:dateUtc="2024-10-24T19:12:00Z">
            <w:rPr/>
          </w:rPrChange>
        </w:rPr>
      </w:pPr>
      <w:r w:rsidRPr="000B06DA">
        <w:rPr>
          <w:rFonts w:ascii="Garamond" w:hAnsi="Garamond"/>
          <w:rPrChange w:id="1356" w:author="Nils Burkhard Patrik Zimmermann" w:date="2024-10-24T15:12:00Z" w16du:dateUtc="2024-10-24T19:12:00Z">
            <w:rPr/>
          </w:rPrChange>
        </w:rPr>
        <w:t xml:space="preserve">How could such a model be scaled up in other localities? </w:t>
      </w:r>
    </w:p>
    <w:p w14:paraId="01564A16" w14:textId="788EE61D" w:rsidR="00497EC8" w:rsidRPr="000B06DA" w:rsidRDefault="00F738DA" w:rsidP="007C5BEE">
      <w:pPr>
        <w:jc w:val="both"/>
        <w:rPr>
          <w:rFonts w:ascii="Garamond" w:hAnsi="Garamond"/>
          <w:rPrChange w:id="1357" w:author="Nils Burkhard Patrik Zimmermann" w:date="2024-10-24T15:12:00Z" w16du:dateUtc="2024-10-24T19:12:00Z">
            <w:rPr/>
          </w:rPrChange>
        </w:rPr>
      </w:pPr>
      <w:r w:rsidRPr="000B06DA">
        <w:rPr>
          <w:rFonts w:ascii="Garamond" w:hAnsi="Garamond"/>
          <w:rPrChange w:id="1358" w:author="Nils Burkhard Patrik Zimmermann" w:date="2024-10-24T15:12:00Z" w16du:dateUtc="2024-10-24T19:12:00Z">
            <w:rPr/>
          </w:rPrChange>
        </w:rPr>
        <w:t>In larger countries</w:t>
      </w:r>
      <w:r w:rsidR="00DB6AF8" w:rsidRPr="000B06DA">
        <w:rPr>
          <w:rFonts w:ascii="Garamond" w:hAnsi="Garamond"/>
          <w:rPrChange w:id="1359" w:author="Nils Burkhard Patrik Zimmermann" w:date="2024-10-24T15:12:00Z" w16du:dateUtc="2024-10-24T19:12:00Z">
            <w:rPr/>
          </w:rPrChange>
        </w:rPr>
        <w:t xml:space="preserve"> (</w:t>
      </w:r>
      <w:r w:rsidR="000456CE" w:rsidRPr="000B06DA">
        <w:rPr>
          <w:rFonts w:ascii="Garamond" w:hAnsi="Garamond"/>
          <w:rPrChange w:id="1360" w:author="Nils Burkhard Patrik Zimmermann" w:date="2024-10-24T15:12:00Z" w16du:dateUtc="2024-10-24T19:12:00Z">
            <w:rPr/>
          </w:rPrChange>
        </w:rPr>
        <w:t>e.g.,</w:t>
      </w:r>
      <w:r w:rsidR="00DB6AF8" w:rsidRPr="000B06DA">
        <w:rPr>
          <w:rFonts w:ascii="Garamond" w:hAnsi="Garamond"/>
          <w:rPrChange w:id="1361" w:author="Nils Burkhard Patrik Zimmermann" w:date="2024-10-24T15:12:00Z" w16du:dateUtc="2024-10-24T19:12:00Z">
            <w:rPr/>
          </w:rPrChange>
        </w:rPr>
        <w:t xml:space="preserve"> Nigeria </w:t>
      </w:r>
      <w:r w:rsidR="000456CE" w:rsidRPr="000B06DA">
        <w:rPr>
          <w:rFonts w:ascii="Garamond" w:hAnsi="Garamond"/>
          <w:rPrChange w:id="1362" w:author="Nils Burkhard Patrik Zimmermann" w:date="2024-10-24T15:12:00Z" w16du:dateUtc="2024-10-24T19:12:00Z">
            <w:rPr/>
          </w:rPrChange>
        </w:rPr>
        <w:t xml:space="preserve">or </w:t>
      </w:r>
      <w:r w:rsidR="00DB6AF8" w:rsidRPr="000B06DA">
        <w:rPr>
          <w:rFonts w:ascii="Garamond" w:hAnsi="Garamond"/>
          <w:rPrChange w:id="1363" w:author="Nils Burkhard Patrik Zimmermann" w:date="2024-10-24T15:12:00Z" w16du:dateUtc="2024-10-24T19:12:00Z">
            <w:rPr/>
          </w:rPrChange>
        </w:rPr>
        <w:t>Brazil)</w:t>
      </w:r>
      <w:r w:rsidRPr="000B06DA">
        <w:rPr>
          <w:rFonts w:ascii="Garamond" w:hAnsi="Garamond"/>
          <w:rPrChange w:id="1364" w:author="Nils Burkhard Patrik Zimmermann" w:date="2024-10-24T15:12:00Z" w16du:dateUtc="2024-10-24T19:12:00Z">
            <w:rPr/>
          </w:rPrChange>
        </w:rPr>
        <w:t>, a</w:t>
      </w:r>
      <w:r w:rsidR="44A63489" w:rsidRPr="000B06DA">
        <w:rPr>
          <w:rFonts w:ascii="Garamond" w:hAnsi="Garamond"/>
          <w:rPrChange w:id="1365" w:author="Nils Burkhard Patrik Zimmermann" w:date="2024-10-24T15:12:00Z" w16du:dateUtc="2024-10-24T19:12:00Z">
            <w:rPr/>
          </w:rPrChange>
        </w:rPr>
        <w:t>n intermediary institution similar to India’s SECI</w:t>
      </w:r>
      <w:r w:rsidRPr="000B06DA">
        <w:rPr>
          <w:rFonts w:ascii="Garamond" w:hAnsi="Garamond"/>
          <w:rPrChange w:id="1366" w:author="Nils Burkhard Patrik Zimmermann" w:date="2024-10-24T15:12:00Z" w16du:dateUtc="2024-10-24T19:12:00Z">
            <w:rPr/>
          </w:rPrChange>
        </w:rPr>
        <w:t xml:space="preserve"> could be </w:t>
      </w:r>
      <w:r w:rsidR="000456CE" w:rsidRPr="000B06DA">
        <w:rPr>
          <w:rFonts w:ascii="Garamond" w:hAnsi="Garamond"/>
          <w:rPrChange w:id="1367" w:author="Nils Burkhard Patrik Zimmermann" w:date="2024-10-24T15:12:00Z" w16du:dateUtc="2024-10-24T19:12:00Z">
            <w:rPr/>
          </w:rPrChange>
        </w:rPr>
        <w:t>implemented</w:t>
      </w:r>
      <w:r w:rsidR="7741369A" w:rsidRPr="000B06DA">
        <w:rPr>
          <w:rFonts w:ascii="Garamond" w:hAnsi="Garamond"/>
          <w:rPrChange w:id="1368" w:author="Nils Burkhard Patrik Zimmermann" w:date="2024-10-24T15:12:00Z" w16du:dateUtc="2024-10-24T19:12:00Z">
            <w:rPr/>
          </w:rPrChange>
        </w:rPr>
        <w:t xml:space="preserve"> nationally</w:t>
      </w:r>
      <w:r w:rsidRPr="000B06DA">
        <w:rPr>
          <w:rFonts w:ascii="Garamond" w:hAnsi="Garamond"/>
          <w:rPrChange w:id="1369" w:author="Nils Burkhard Patrik Zimmermann" w:date="2024-10-24T15:12:00Z" w16du:dateUtc="2024-10-24T19:12:00Z">
            <w:rPr/>
          </w:rPrChange>
        </w:rPr>
        <w:t xml:space="preserve">. For smaller </w:t>
      </w:r>
      <w:r w:rsidR="00497EC8" w:rsidRPr="000B06DA">
        <w:rPr>
          <w:rFonts w:ascii="Garamond" w:hAnsi="Garamond"/>
          <w:rPrChange w:id="1370" w:author="Nils Burkhard Patrik Zimmermann" w:date="2024-10-24T15:12:00Z" w16du:dateUtc="2024-10-24T19:12:00Z">
            <w:rPr/>
          </w:rPrChange>
        </w:rPr>
        <w:t>countries</w:t>
      </w:r>
      <w:r w:rsidRPr="000B06DA">
        <w:rPr>
          <w:rFonts w:ascii="Garamond" w:hAnsi="Garamond"/>
          <w:rPrChange w:id="1371" w:author="Nils Burkhard Patrik Zimmermann" w:date="2024-10-24T15:12:00Z" w16du:dateUtc="2024-10-24T19:12:00Z">
            <w:rPr/>
          </w:rPrChange>
        </w:rPr>
        <w:t xml:space="preserve">, regional clubs </w:t>
      </w:r>
      <w:r w:rsidR="3EC3D047" w:rsidRPr="000B06DA">
        <w:rPr>
          <w:rFonts w:ascii="Garamond" w:hAnsi="Garamond"/>
          <w:rPrChange w:id="1372" w:author="Nils Burkhard Patrik Zimmermann" w:date="2024-10-24T15:12:00Z" w16du:dateUtc="2024-10-24T19:12:00Z">
            <w:rPr/>
          </w:rPrChange>
        </w:rPr>
        <w:t xml:space="preserve">which share a SECI-like regional institution </w:t>
      </w:r>
      <w:r w:rsidRPr="000B06DA">
        <w:rPr>
          <w:rFonts w:ascii="Garamond" w:hAnsi="Garamond"/>
          <w:rPrChange w:id="1373" w:author="Nils Burkhard Patrik Zimmermann" w:date="2024-10-24T15:12:00Z" w16du:dateUtc="2024-10-24T19:12:00Z">
            <w:rPr/>
          </w:rPrChange>
        </w:rPr>
        <w:t>could be the way forward.</w:t>
      </w:r>
      <w:r w:rsidR="0007263F" w:rsidRPr="000B06DA">
        <w:rPr>
          <w:rFonts w:ascii="Garamond" w:hAnsi="Garamond"/>
          <w:rPrChange w:id="1374" w:author="Nils Burkhard Patrik Zimmermann" w:date="2024-10-24T15:12:00Z" w16du:dateUtc="2024-10-24T19:12:00Z">
            <w:rPr/>
          </w:rPrChange>
        </w:rPr>
        <w:t xml:space="preserve"> </w:t>
      </w:r>
      <w:r w:rsidR="00497EC8" w:rsidRPr="000B06DA">
        <w:rPr>
          <w:rFonts w:ascii="Garamond" w:hAnsi="Garamond"/>
          <w:rPrChange w:id="1375" w:author="Nils Burkhard Patrik Zimmermann" w:date="2024-10-24T15:12:00Z" w16du:dateUtc="2024-10-24T19:12:00Z">
            <w:rPr/>
          </w:rPrChange>
        </w:rPr>
        <w:t xml:space="preserve">Such an arrangement </w:t>
      </w:r>
      <w:r w:rsidR="4CA77BE0" w:rsidRPr="000B06DA">
        <w:rPr>
          <w:rFonts w:ascii="Garamond" w:hAnsi="Garamond"/>
          <w:rPrChange w:id="1376" w:author="Nils Burkhard Patrik Zimmermann" w:date="2024-10-24T15:12:00Z" w16du:dateUtc="2024-10-24T19:12:00Z">
            <w:rPr/>
          </w:rPrChange>
        </w:rPr>
        <w:t xml:space="preserve">would </w:t>
      </w:r>
      <w:r w:rsidR="00497EC8" w:rsidRPr="000B06DA">
        <w:rPr>
          <w:rFonts w:ascii="Garamond" w:hAnsi="Garamond"/>
          <w:rPrChange w:id="1377" w:author="Nils Burkhard Patrik Zimmermann" w:date="2024-10-24T15:12:00Z" w16du:dateUtc="2024-10-24T19:12:00Z">
            <w:rPr/>
          </w:rPrChange>
        </w:rPr>
        <w:t>provide high levels of certainty for bondholders</w:t>
      </w:r>
      <w:r w:rsidR="00FF2789" w:rsidRPr="000B06DA">
        <w:rPr>
          <w:rFonts w:ascii="Garamond" w:hAnsi="Garamond"/>
          <w:rPrChange w:id="1378" w:author="Nils Burkhard Patrik Zimmermann" w:date="2024-10-24T15:12:00Z" w16du:dateUtc="2024-10-24T19:12:00Z">
            <w:rPr/>
          </w:rPrChange>
        </w:rPr>
        <w:t xml:space="preserve">, especially </w:t>
      </w:r>
      <w:r w:rsidR="09B1B01F" w:rsidRPr="000B06DA">
        <w:rPr>
          <w:rFonts w:ascii="Garamond" w:hAnsi="Garamond"/>
          <w:rPrChange w:id="1379" w:author="Nils Burkhard Patrik Zimmermann" w:date="2024-10-24T15:12:00Z" w16du:dateUtc="2024-10-24T19:12:00Z">
            <w:rPr/>
          </w:rPrChange>
        </w:rPr>
        <w:t xml:space="preserve">for financing of operational infrastructure (i.e. bonds that finance portfolios of </w:t>
      </w:r>
      <w:r w:rsidR="3C0D9AAA" w:rsidRPr="000B06DA">
        <w:rPr>
          <w:rFonts w:ascii="Garamond" w:hAnsi="Garamond"/>
          <w:rPrChange w:id="1380" w:author="Nils Burkhard Patrik Zimmermann" w:date="2024-10-24T15:12:00Z" w16du:dateUtc="2024-10-24T19:12:00Z">
            <w:rPr/>
          </w:rPrChange>
        </w:rPr>
        <w:t xml:space="preserve">operating </w:t>
      </w:r>
      <w:r w:rsidR="09B1B01F" w:rsidRPr="000B06DA">
        <w:rPr>
          <w:rFonts w:ascii="Garamond" w:hAnsi="Garamond"/>
          <w:rPrChange w:id="1381" w:author="Nils Burkhard Patrik Zimmermann" w:date="2024-10-24T15:12:00Z" w16du:dateUtc="2024-10-24T19:12:00Z">
            <w:rPr/>
          </w:rPrChange>
        </w:rPr>
        <w:t xml:space="preserve">renewable energy assets </w:t>
      </w:r>
      <w:r w:rsidR="690422B7" w:rsidRPr="000B06DA">
        <w:rPr>
          <w:rFonts w:ascii="Garamond" w:hAnsi="Garamond"/>
          <w:rPrChange w:id="1382" w:author="Nils Burkhard Patrik Zimmermann" w:date="2024-10-24T15:12:00Z" w16du:dateUtc="2024-10-24T19:12:00Z">
            <w:rPr/>
          </w:rPrChange>
        </w:rPr>
        <w:t>whose construction has already been completed)</w:t>
      </w:r>
      <w:r w:rsidR="00497EC8" w:rsidRPr="000B06DA">
        <w:rPr>
          <w:rFonts w:ascii="Garamond" w:hAnsi="Garamond"/>
          <w:rPrChange w:id="1383" w:author="Nils Burkhard Patrik Zimmermann" w:date="2024-10-24T15:12:00Z" w16du:dateUtc="2024-10-24T19:12:00Z">
            <w:rPr/>
          </w:rPrChange>
        </w:rPr>
        <w:t>.</w:t>
      </w:r>
      <w:r w:rsidR="000456CE" w:rsidRPr="000B06DA">
        <w:rPr>
          <w:rFonts w:ascii="Garamond" w:hAnsi="Garamond"/>
          <w:rPrChange w:id="1384" w:author="Nils Burkhard Patrik Zimmermann" w:date="2024-10-24T15:12:00Z" w16du:dateUtc="2024-10-24T19:12:00Z">
            <w:rPr/>
          </w:rPrChange>
        </w:rPr>
        <w:t xml:space="preserve"> The World Bank could </w:t>
      </w:r>
      <w:r w:rsidR="56B2FFB8" w:rsidRPr="000B06DA">
        <w:rPr>
          <w:rFonts w:ascii="Garamond" w:hAnsi="Garamond"/>
          <w:rPrChange w:id="1385" w:author="Nils Burkhard Patrik Zimmermann" w:date="2024-10-24T15:12:00Z" w16du:dateUtc="2024-10-24T19:12:00Z">
            <w:rPr/>
          </w:rPrChange>
        </w:rPr>
        <w:t xml:space="preserve">help </w:t>
      </w:r>
      <w:r w:rsidR="000456CE" w:rsidRPr="000B06DA">
        <w:rPr>
          <w:rFonts w:ascii="Garamond" w:hAnsi="Garamond"/>
          <w:rPrChange w:id="1386" w:author="Nils Burkhard Patrik Zimmermann" w:date="2024-10-24T15:12:00Z" w16du:dateUtc="2024-10-24T19:12:00Z">
            <w:rPr/>
          </w:rPrChange>
        </w:rPr>
        <w:t xml:space="preserve">create </w:t>
      </w:r>
      <w:r w:rsidR="34052C26" w:rsidRPr="000B06DA">
        <w:rPr>
          <w:rFonts w:ascii="Garamond" w:hAnsi="Garamond"/>
          <w:rPrChange w:id="1387" w:author="Nils Burkhard Patrik Zimmermann" w:date="2024-10-24T15:12:00Z" w16du:dateUtc="2024-10-24T19:12:00Z">
            <w:rPr/>
          </w:rPrChange>
        </w:rPr>
        <w:t>SECI-like</w:t>
      </w:r>
      <w:r w:rsidR="000456CE" w:rsidRPr="000B06DA">
        <w:rPr>
          <w:rFonts w:ascii="Garamond" w:hAnsi="Garamond"/>
          <w:rPrChange w:id="1388" w:author="Nils Burkhard Patrik Zimmermann" w:date="2024-10-24T15:12:00Z" w16du:dateUtc="2024-10-24T19:12:00Z">
            <w:rPr/>
          </w:rPrChange>
        </w:rPr>
        <w:t xml:space="preserve"> financial structures without taking </w:t>
      </w:r>
      <w:r w:rsidR="004B1FEF" w:rsidRPr="000B06DA">
        <w:rPr>
          <w:rFonts w:ascii="Garamond" w:hAnsi="Garamond"/>
          <w:rPrChange w:id="1389" w:author="Nils Burkhard Patrik Zimmermann" w:date="2024-10-24T15:12:00Z" w16du:dateUtc="2024-10-24T19:12:00Z">
            <w:rPr/>
          </w:rPrChange>
        </w:rPr>
        <w:t>risks on</w:t>
      </w:r>
      <w:r w:rsidR="25CA1B0D" w:rsidRPr="000B06DA">
        <w:rPr>
          <w:rFonts w:ascii="Garamond" w:hAnsi="Garamond"/>
          <w:rPrChange w:id="1390" w:author="Nils Burkhard Patrik Zimmermann" w:date="2024-10-24T15:12:00Z" w16du:dateUtc="2024-10-24T19:12:00Z">
            <w:rPr/>
          </w:rPrChange>
        </w:rPr>
        <w:t>to</w:t>
      </w:r>
      <w:r w:rsidR="004B1FEF" w:rsidRPr="000B06DA">
        <w:rPr>
          <w:rFonts w:ascii="Garamond" w:hAnsi="Garamond"/>
          <w:rPrChange w:id="1391" w:author="Nils Burkhard Patrik Zimmermann" w:date="2024-10-24T15:12:00Z" w16du:dateUtc="2024-10-24T19:12:00Z">
            <w:rPr/>
          </w:rPrChange>
        </w:rPr>
        <w:t xml:space="preserve"> its own balance sheet</w:t>
      </w:r>
      <w:r w:rsidR="008159A8" w:rsidRPr="000B06DA">
        <w:rPr>
          <w:rFonts w:ascii="Garamond" w:hAnsi="Garamond"/>
          <w:rPrChange w:id="1392" w:author="Nils Burkhard Patrik Zimmermann" w:date="2024-10-24T15:12:00Z" w16du:dateUtc="2024-10-24T19:12:00Z">
            <w:rPr/>
          </w:rPrChange>
        </w:rPr>
        <w:t>.</w:t>
      </w:r>
    </w:p>
    <w:p w14:paraId="292E22E3" w14:textId="649C41A6" w:rsidR="00104510" w:rsidRPr="000B06DA" w:rsidRDefault="00104510" w:rsidP="007C5BEE">
      <w:pPr>
        <w:jc w:val="both"/>
        <w:rPr>
          <w:rFonts w:ascii="Garamond" w:hAnsi="Garamond"/>
          <w:noProof/>
          <w:rPrChange w:id="1393" w:author="Nils Burkhard Patrik Zimmermann" w:date="2024-10-24T15:12:00Z" w16du:dateUtc="2024-10-24T19:12:00Z">
            <w:rPr>
              <w:noProof/>
            </w:rPr>
          </w:rPrChange>
        </w:rPr>
      </w:pPr>
      <w:r w:rsidRPr="000B06DA">
        <w:rPr>
          <w:rFonts w:ascii="Garamond" w:hAnsi="Garamond"/>
          <w:rPrChange w:id="1394" w:author="Nils Burkhard Patrik Zimmermann" w:date="2024-10-24T15:12:00Z" w16du:dateUtc="2024-10-24T19:12:00Z">
            <w:rPr/>
          </w:rPrChange>
        </w:rPr>
        <w:t xml:space="preserve">An important aspect of this would be the </w:t>
      </w:r>
      <w:r w:rsidRPr="000B06DA">
        <w:rPr>
          <w:rFonts w:ascii="Garamond" w:hAnsi="Garamond"/>
          <w:noProof/>
          <w:rPrChange w:id="1395" w:author="Nils Burkhard Patrik Zimmermann" w:date="2024-10-24T15:12:00Z" w16du:dateUtc="2024-10-24T19:12:00Z">
            <w:rPr>
              <w:noProof/>
            </w:rPr>
          </w:rPrChange>
        </w:rPr>
        <w:t xml:space="preserve">carbon value of these investments, ie a certified measure of the avoided ton of carbon. This would be the main reason/value for international guarantees by developed countries. The Paris Agreement mentions "the social value of mitigation activities" in paragraph 108 of the Paris decision. That could be a legal basis to value carbon reduction in these SECI-like regional institutions. See here: </w:t>
      </w:r>
      <w:r w:rsidRPr="000B06DA">
        <w:rPr>
          <w:rFonts w:ascii="Garamond" w:hAnsi="Garamond"/>
          <w:rPrChange w:id="1396" w:author="Nils Burkhard Patrik Zimmermann" w:date="2024-10-24T15:12:00Z" w16du:dateUtc="2024-10-24T19:12:00Z">
            <w:rPr/>
          </w:rPrChange>
        </w:rPr>
        <w:fldChar w:fldCharType="begin"/>
      </w:r>
      <w:r w:rsidRPr="000B06DA">
        <w:rPr>
          <w:rFonts w:ascii="Garamond" w:hAnsi="Garamond"/>
          <w:rPrChange w:id="1397" w:author="Nils Burkhard Patrik Zimmermann" w:date="2024-10-24T15:12:00Z" w16du:dateUtc="2024-10-24T19:12:00Z">
            <w:rPr/>
          </w:rPrChange>
        </w:rPr>
        <w:instrText>HYPERLINK "https://www.greenclimate.fund/sites/default/files/document/scaling-climate-finance-context-covid-19-full-report_0.pdf"</w:instrText>
      </w:r>
      <w:r w:rsidRPr="0056373A">
        <w:rPr>
          <w:rFonts w:ascii="Garamond" w:hAnsi="Garamond"/>
        </w:rPr>
      </w:r>
      <w:r w:rsidRPr="000B06DA">
        <w:rPr>
          <w:rFonts w:ascii="Garamond" w:hAnsi="Garamond"/>
          <w:rPrChange w:id="1398" w:author="Nils Burkhard Patrik Zimmermann" w:date="2024-10-24T15:12:00Z" w16du:dateUtc="2024-10-24T19:12:00Z">
            <w:rPr>
              <w:rStyle w:val="Hyperlink"/>
              <w:noProof/>
            </w:rPr>
          </w:rPrChange>
        </w:rPr>
        <w:fldChar w:fldCharType="separate"/>
      </w:r>
      <w:r w:rsidR="005162E2" w:rsidRPr="000B06DA">
        <w:rPr>
          <w:rStyle w:val="Hyperlink"/>
          <w:rFonts w:ascii="Garamond" w:hAnsi="Garamond"/>
          <w:noProof/>
          <w:rPrChange w:id="1399" w:author="Nils Burkhard Patrik Zimmermann" w:date="2024-10-24T15:12:00Z" w16du:dateUtc="2024-10-24T19:12:00Z">
            <w:rPr>
              <w:rStyle w:val="Hyperlink"/>
              <w:noProof/>
            </w:rPr>
          </w:rPrChange>
        </w:rPr>
        <w:t>https://www.greenclimate.fund/sites/default/files/document/scaling-climate-finance-context-covid-19-full-report_0.pdf</w:t>
      </w:r>
      <w:r w:rsidRPr="000B06DA">
        <w:rPr>
          <w:rStyle w:val="Hyperlink"/>
          <w:rFonts w:ascii="Garamond" w:hAnsi="Garamond"/>
          <w:noProof/>
          <w:rPrChange w:id="1400" w:author="Nils Burkhard Patrik Zimmermann" w:date="2024-10-24T15:12:00Z" w16du:dateUtc="2024-10-24T19:12:00Z">
            <w:rPr>
              <w:rStyle w:val="Hyperlink"/>
              <w:noProof/>
            </w:rPr>
          </w:rPrChange>
        </w:rPr>
        <w:fldChar w:fldCharType="end"/>
      </w:r>
    </w:p>
    <w:p w14:paraId="598F5B90" w14:textId="77777777" w:rsidR="005162E2" w:rsidRPr="000B06DA" w:rsidRDefault="005162E2" w:rsidP="005162E2">
      <w:pPr>
        <w:pStyle w:val="Heading1"/>
        <w:rPr>
          <w:rFonts w:ascii="Garamond" w:hAnsi="Garamond"/>
          <w:rPrChange w:id="1401" w:author="Nils Burkhard Patrik Zimmermann" w:date="2024-10-24T15:12:00Z" w16du:dateUtc="2024-10-24T19:12:00Z">
            <w:rPr/>
          </w:rPrChange>
        </w:rPr>
      </w:pPr>
      <w:r w:rsidRPr="000B06DA">
        <w:rPr>
          <w:rFonts w:ascii="Garamond" w:hAnsi="Garamond"/>
          <w:rPrChange w:id="1402" w:author="Nils Burkhard Patrik Zimmermann" w:date="2024-10-24T15:12:00Z" w16du:dateUtc="2024-10-24T19:12:00Z">
            <w:rPr/>
          </w:rPrChange>
        </w:rPr>
        <w:lastRenderedPageBreak/>
        <w:t>Macroeconomic Risks</w:t>
      </w:r>
    </w:p>
    <w:p w14:paraId="6BB8907B" w14:textId="77777777" w:rsidR="005162E2" w:rsidRPr="000B06DA" w:rsidRDefault="005162E2" w:rsidP="005162E2">
      <w:pPr>
        <w:jc w:val="both"/>
        <w:rPr>
          <w:rFonts w:ascii="Garamond" w:hAnsi="Garamond"/>
          <w:rPrChange w:id="1403" w:author="Nils Burkhard Patrik Zimmermann" w:date="2024-10-24T15:12:00Z" w16du:dateUtc="2024-10-24T19:12:00Z">
            <w:rPr/>
          </w:rPrChange>
        </w:rPr>
      </w:pPr>
      <w:r w:rsidRPr="000B06DA">
        <w:rPr>
          <w:rFonts w:ascii="Garamond" w:hAnsi="Garamond"/>
          <w:rPrChange w:id="1404" w:author="Nils Burkhard Patrik Zimmermann" w:date="2024-10-24T15:12:00Z" w16du:dateUtc="2024-10-24T19:12:00Z">
            <w:rPr/>
          </w:rPrChange>
        </w:rPr>
        <w:t>The currency of the original PPA, and potential revaluation risk if it changes relative to the revenues. Just as denominating government bonds in international currencies can amplify payments denominated in local currency, if the local currency devalues, the same can be true here. If PPAs are defined in USD or other hard currency, there’s a risk that in the long term, the PPAs would be a fiscal cost for developing countries, eventuating when currencies depreciate, similar to external debt when denominated in hard currency. To minimize that risk, PPAs that decline in time could be defined (meaning that the price paid in year two would be slightly less than year one and so on, matching the expected future cost of new solar in future time periods).</w:t>
      </w:r>
    </w:p>
    <w:p w14:paraId="228BB17A" w14:textId="77777777" w:rsidR="005162E2" w:rsidRPr="000B06DA" w:rsidRDefault="005162E2" w:rsidP="005162E2">
      <w:pPr>
        <w:jc w:val="both"/>
        <w:rPr>
          <w:rFonts w:ascii="Garamond" w:hAnsi="Garamond"/>
          <w:rPrChange w:id="1405" w:author="Nils Burkhard Patrik Zimmermann" w:date="2024-10-24T15:12:00Z" w16du:dateUtc="2024-10-24T19:12:00Z">
            <w:rPr/>
          </w:rPrChange>
        </w:rPr>
      </w:pPr>
      <w:r w:rsidRPr="000B06DA">
        <w:rPr>
          <w:rFonts w:ascii="Garamond" w:hAnsi="Garamond"/>
          <w:rPrChange w:id="1406" w:author="Nils Burkhard Patrik Zimmermann" w:date="2024-10-24T15:12:00Z" w16du:dateUtc="2024-10-24T19:12:00Z">
            <w:rPr/>
          </w:rPrChange>
        </w:rPr>
        <w:t>If the PPAs are denominated in weak local currencies, the assets may be useful for domestic savings but will not be very attractive in international investment markets. In that case, bonds could be designed for mobilizing domestic savings.</w:t>
      </w:r>
    </w:p>
    <w:p w14:paraId="64245349" w14:textId="77777777" w:rsidR="005162E2" w:rsidRPr="000B06DA" w:rsidRDefault="005162E2" w:rsidP="005162E2">
      <w:pPr>
        <w:pStyle w:val="Heading3"/>
        <w:rPr>
          <w:rFonts w:ascii="Garamond" w:hAnsi="Garamond"/>
          <w:rPrChange w:id="1407" w:author="Nils Burkhard Patrik Zimmermann" w:date="2024-10-24T15:12:00Z" w16du:dateUtc="2024-10-24T19:12:00Z">
            <w:rPr/>
          </w:rPrChange>
        </w:rPr>
      </w:pPr>
      <w:r w:rsidRPr="000B06DA">
        <w:rPr>
          <w:rFonts w:ascii="Garamond" w:hAnsi="Garamond"/>
          <w:rPrChange w:id="1408" w:author="Nils Burkhard Patrik Zimmermann" w:date="2024-10-24T15:12:00Z" w16du:dateUtc="2024-10-24T19:12:00Z">
            <w:rPr/>
          </w:rPrChange>
        </w:rPr>
        <w:t>Trade Balance</w:t>
      </w:r>
    </w:p>
    <w:p w14:paraId="609BF9AD" w14:textId="77777777" w:rsidR="005162E2" w:rsidRPr="000B06DA" w:rsidRDefault="005162E2" w:rsidP="005162E2">
      <w:pPr>
        <w:rPr>
          <w:rFonts w:ascii="Garamond" w:hAnsi="Garamond"/>
          <w:rPrChange w:id="1409" w:author="Nils Burkhard Patrik Zimmermann" w:date="2024-10-24T15:12:00Z" w16du:dateUtc="2024-10-24T19:12:00Z">
            <w:rPr/>
          </w:rPrChange>
        </w:rPr>
      </w:pPr>
      <w:r w:rsidRPr="000B06DA">
        <w:rPr>
          <w:rFonts w:ascii="Garamond" w:hAnsi="Garamond"/>
          <w:rPrChange w:id="1410" w:author="Nils Burkhard Patrik Zimmermann" w:date="2024-10-24T15:12:00Z" w16du:dateUtc="2024-10-24T19:12:00Z">
            <w:rPr/>
          </w:rPrChange>
        </w:rPr>
        <w:t xml:space="preserve">Related to the issue of currency risk is the </w:t>
      </w:r>
      <w:proofErr w:type="spellStart"/>
      <w:r w:rsidRPr="000B06DA">
        <w:rPr>
          <w:rFonts w:ascii="Garamond" w:hAnsi="Garamond"/>
          <w:rPrChange w:id="1411" w:author="Nils Burkhard Patrik Zimmermann" w:date="2024-10-24T15:12:00Z" w16du:dateUtc="2024-10-24T19:12:00Z">
            <w:rPr/>
          </w:rPrChange>
        </w:rPr>
        <w:t>ffect</w:t>
      </w:r>
      <w:proofErr w:type="spellEnd"/>
      <w:r w:rsidRPr="000B06DA">
        <w:rPr>
          <w:rFonts w:ascii="Garamond" w:hAnsi="Garamond"/>
          <w:rPrChange w:id="1412" w:author="Nils Burkhard Patrik Zimmermann" w:date="2024-10-24T15:12:00Z" w16du:dateUtc="2024-10-24T19:12:00Z">
            <w:rPr/>
          </w:rPrChange>
        </w:rPr>
        <w:t xml:space="preserve"> of RE equipment imports on the local economy. Certain "supply chain/industrial" policies may be needed, which would ensure that capabilities are built together with the deployment of RE capacities, at least at a regional scale.</w:t>
      </w:r>
    </w:p>
    <w:p w14:paraId="13A65FEA" w14:textId="77777777" w:rsidR="005162E2" w:rsidRPr="000B06DA" w:rsidRDefault="005162E2" w:rsidP="007C5BEE">
      <w:pPr>
        <w:jc w:val="both"/>
        <w:rPr>
          <w:rFonts w:ascii="Garamond" w:hAnsi="Garamond"/>
          <w:rPrChange w:id="1413" w:author="Nils Burkhard Patrik Zimmermann" w:date="2024-10-24T15:12:00Z" w16du:dateUtc="2024-10-24T19:12:00Z">
            <w:rPr/>
          </w:rPrChange>
        </w:rPr>
      </w:pPr>
    </w:p>
    <w:p w14:paraId="4FCF1C91" w14:textId="6AD8A0A7" w:rsidR="000456CE" w:rsidRPr="000B06DA" w:rsidRDefault="000456CE" w:rsidP="006020F7">
      <w:pPr>
        <w:pStyle w:val="Heading2"/>
        <w:rPr>
          <w:rFonts w:ascii="Garamond" w:hAnsi="Garamond"/>
          <w:rPrChange w:id="1414" w:author="Nils Burkhard Patrik Zimmermann" w:date="2024-10-24T15:12:00Z" w16du:dateUtc="2024-10-24T19:12:00Z">
            <w:rPr/>
          </w:rPrChange>
        </w:rPr>
      </w:pPr>
      <w:r w:rsidRPr="000B06DA">
        <w:rPr>
          <w:rFonts w:ascii="Garamond" w:hAnsi="Garamond"/>
          <w:rPrChange w:id="1415" w:author="Nils Burkhard Patrik Zimmermann" w:date="2024-10-24T15:12:00Z" w16du:dateUtc="2024-10-24T19:12:00Z">
            <w:rPr/>
          </w:rPrChange>
        </w:rPr>
        <w:t>Basics of the Issuance of Derisked Bonds</w:t>
      </w:r>
    </w:p>
    <w:p w14:paraId="10F722A6" w14:textId="0C10A15F" w:rsidR="000456CE" w:rsidRPr="000B06DA" w:rsidRDefault="000456CE" w:rsidP="007C5BEE">
      <w:pPr>
        <w:jc w:val="both"/>
        <w:rPr>
          <w:rFonts w:ascii="Garamond" w:hAnsi="Garamond"/>
          <w:rPrChange w:id="1416" w:author="Nils Burkhard Patrik Zimmermann" w:date="2024-10-24T15:12:00Z" w16du:dateUtc="2024-10-24T19:12:00Z">
            <w:rPr/>
          </w:rPrChange>
        </w:rPr>
      </w:pPr>
      <w:r w:rsidRPr="000B06DA">
        <w:rPr>
          <w:rFonts w:ascii="Garamond" w:hAnsi="Garamond"/>
          <w:rPrChange w:id="1417" w:author="Nils Burkhard Patrik Zimmermann" w:date="2024-10-24T15:12:00Z" w16du:dateUtc="2024-10-24T19:12:00Z">
            <w:rPr/>
          </w:rPrChange>
        </w:rPr>
        <w:t xml:space="preserve">The derisked power purchase agreement </w:t>
      </w:r>
      <w:r w:rsidR="008159A8" w:rsidRPr="000B06DA">
        <w:rPr>
          <w:rFonts w:ascii="Garamond" w:hAnsi="Garamond"/>
          <w:rPrChange w:id="1418" w:author="Nils Burkhard Patrik Zimmermann" w:date="2024-10-24T15:12:00Z" w16du:dateUtc="2024-10-24T19:12:00Z">
            <w:rPr/>
          </w:rPrChange>
        </w:rPr>
        <w:t>ensures that, once the project is complete,</w:t>
      </w:r>
      <w:r w:rsidR="00397439" w:rsidRPr="000B06DA">
        <w:rPr>
          <w:rFonts w:ascii="Garamond" w:hAnsi="Garamond"/>
          <w:rPrChange w:id="1419" w:author="Nils Burkhard Patrik Zimmermann" w:date="2024-10-24T15:12:00Z" w16du:dateUtc="2024-10-24T19:12:00Z">
            <w:rPr/>
          </w:rPrChange>
        </w:rPr>
        <w:t xml:space="preserve"> there will be a secure set of cash</w:t>
      </w:r>
      <w:r w:rsidR="247CE9C8" w:rsidRPr="000B06DA">
        <w:rPr>
          <w:rFonts w:ascii="Garamond" w:hAnsi="Garamond"/>
          <w:rPrChange w:id="1420" w:author="Nils Burkhard Patrik Zimmermann" w:date="2024-10-24T15:12:00Z" w16du:dateUtc="2024-10-24T19:12:00Z">
            <w:rPr/>
          </w:rPrChange>
        </w:rPr>
        <w:t xml:space="preserve"> </w:t>
      </w:r>
      <w:r w:rsidR="00397439" w:rsidRPr="000B06DA">
        <w:rPr>
          <w:rFonts w:ascii="Garamond" w:hAnsi="Garamond"/>
          <w:rPrChange w:id="1421" w:author="Nils Burkhard Patrik Zimmermann" w:date="2024-10-24T15:12:00Z" w16du:dateUtc="2024-10-24T19:12:00Z">
            <w:rPr/>
          </w:rPrChange>
        </w:rPr>
        <w:t>flows to back the i</w:t>
      </w:r>
      <w:r w:rsidR="3C956270" w:rsidRPr="000B06DA">
        <w:rPr>
          <w:rFonts w:ascii="Garamond" w:hAnsi="Garamond"/>
          <w:rPrChange w:id="1422" w:author="Nils Burkhard Patrik Zimmermann" w:date="2024-10-24T15:12:00Z" w16du:dateUtc="2024-10-24T19:12:00Z">
            <w:rPr/>
          </w:rPrChange>
        </w:rPr>
        <w:t xml:space="preserve">ssued </w:t>
      </w:r>
      <w:r w:rsidR="00397439" w:rsidRPr="000B06DA">
        <w:rPr>
          <w:rFonts w:ascii="Garamond" w:hAnsi="Garamond"/>
          <w:rPrChange w:id="1423" w:author="Nils Burkhard Patrik Zimmermann" w:date="2024-10-24T15:12:00Z" w16du:dateUtc="2024-10-24T19:12:00Z">
            <w:rPr/>
          </w:rPrChange>
        </w:rPr>
        <w:t>bonds or money market funds.</w:t>
      </w:r>
      <w:r w:rsidR="007C5653" w:rsidRPr="000B06DA">
        <w:rPr>
          <w:rFonts w:ascii="Garamond" w:hAnsi="Garamond"/>
          <w:rPrChange w:id="1424" w:author="Nils Burkhard Patrik Zimmermann" w:date="2024-10-24T15:12:00Z" w16du:dateUtc="2024-10-24T19:12:00Z">
            <w:rPr/>
          </w:rPrChange>
        </w:rPr>
        <w:t xml:space="preserve"> The following sections add a few technical details.</w:t>
      </w:r>
    </w:p>
    <w:p w14:paraId="5CF5675F" w14:textId="00DCC3D4" w:rsidR="008F6A83" w:rsidRPr="000B06DA" w:rsidRDefault="000456CE" w:rsidP="007C5BEE">
      <w:pPr>
        <w:pStyle w:val="Heading3"/>
        <w:jc w:val="both"/>
        <w:rPr>
          <w:rFonts w:ascii="Garamond" w:hAnsi="Garamond"/>
          <w:rPrChange w:id="1425" w:author="Nils Burkhard Patrik Zimmermann" w:date="2024-10-24T15:12:00Z" w16du:dateUtc="2024-10-24T19:12:00Z">
            <w:rPr/>
          </w:rPrChange>
        </w:rPr>
      </w:pPr>
      <w:r w:rsidRPr="000B06DA">
        <w:rPr>
          <w:rFonts w:ascii="Garamond" w:hAnsi="Garamond"/>
          <w:rPrChange w:id="1426" w:author="Nils Burkhard Patrik Zimmermann" w:date="2024-10-24T15:12:00Z" w16du:dateUtc="2024-10-24T19:12:00Z">
            <w:rPr/>
          </w:rPrChange>
        </w:rPr>
        <w:t>Bond Priority to Cashflows</w:t>
      </w:r>
    </w:p>
    <w:p w14:paraId="5CA4748F" w14:textId="0445F4B9" w:rsidR="006D3429" w:rsidRPr="000B06DA" w:rsidRDefault="008F6A83" w:rsidP="007C5BEE">
      <w:pPr>
        <w:jc w:val="both"/>
        <w:rPr>
          <w:rFonts w:ascii="Garamond" w:hAnsi="Garamond"/>
          <w:rPrChange w:id="1427" w:author="Nils Burkhard Patrik Zimmermann" w:date="2024-10-24T15:12:00Z" w16du:dateUtc="2024-10-24T19:12:00Z">
            <w:rPr/>
          </w:rPrChange>
        </w:rPr>
      </w:pPr>
      <w:r w:rsidRPr="000B06DA">
        <w:rPr>
          <w:rFonts w:ascii="Garamond" w:hAnsi="Garamond"/>
          <w:rPrChange w:id="1428" w:author="Nils Burkhard Patrik Zimmermann" w:date="2024-10-24T15:12:00Z" w16du:dateUtc="2024-10-24T19:12:00Z">
            <w:rPr/>
          </w:rPrChange>
        </w:rPr>
        <w:t xml:space="preserve">Such a </w:t>
      </w:r>
      <w:r w:rsidR="000456CE" w:rsidRPr="000B06DA">
        <w:rPr>
          <w:rFonts w:ascii="Garamond" w:hAnsi="Garamond"/>
          <w:rPrChange w:id="1429" w:author="Nils Burkhard Patrik Zimmermann" w:date="2024-10-24T15:12:00Z" w16du:dateUtc="2024-10-24T19:12:00Z">
            <w:rPr/>
          </w:rPrChange>
        </w:rPr>
        <w:t>high-rated</w:t>
      </w:r>
      <w:r w:rsidRPr="000B06DA">
        <w:rPr>
          <w:rFonts w:ascii="Garamond" w:hAnsi="Garamond"/>
          <w:rPrChange w:id="1430" w:author="Nils Burkhard Patrik Zimmermann" w:date="2024-10-24T15:12:00Z" w16du:dateUtc="2024-10-24T19:12:00Z">
            <w:rPr/>
          </w:rPrChange>
        </w:rPr>
        <w:t xml:space="preserve"> intermediary provides a </w:t>
      </w:r>
      <w:r w:rsidR="008F211A" w:rsidRPr="000B06DA">
        <w:rPr>
          <w:rFonts w:ascii="Garamond" w:hAnsi="Garamond"/>
          <w:rPrChange w:id="1431" w:author="Nils Burkhard Patrik Zimmermann" w:date="2024-10-24T15:12:00Z" w16du:dateUtc="2024-10-24T19:12:00Z">
            <w:rPr/>
          </w:rPrChange>
        </w:rPr>
        <w:t xml:space="preserve">secure source of </w:t>
      </w:r>
      <w:r w:rsidR="000456CE" w:rsidRPr="000B06DA">
        <w:rPr>
          <w:rFonts w:ascii="Garamond" w:hAnsi="Garamond"/>
          <w:rPrChange w:id="1432" w:author="Nils Burkhard Patrik Zimmermann" w:date="2024-10-24T15:12:00Z" w16du:dateUtc="2024-10-24T19:12:00Z">
            <w:rPr/>
          </w:rPrChange>
        </w:rPr>
        <w:t>cash flow</w:t>
      </w:r>
      <w:r w:rsidR="008F211A" w:rsidRPr="000B06DA">
        <w:rPr>
          <w:rFonts w:ascii="Garamond" w:hAnsi="Garamond"/>
          <w:rPrChange w:id="1433" w:author="Nils Burkhard Patrik Zimmermann" w:date="2024-10-24T15:12:00Z" w16du:dateUtc="2024-10-24T19:12:00Z">
            <w:rPr/>
          </w:rPrChange>
        </w:rPr>
        <w:t xml:space="preserve"> to back</w:t>
      </w:r>
      <w:r w:rsidR="000456CE" w:rsidRPr="000B06DA">
        <w:rPr>
          <w:rFonts w:ascii="Garamond" w:hAnsi="Garamond"/>
          <w:rPrChange w:id="1434" w:author="Nils Burkhard Patrik Zimmermann" w:date="2024-10-24T15:12:00Z" w16du:dateUtc="2024-10-24T19:12:00Z">
            <w:rPr/>
          </w:rPrChange>
        </w:rPr>
        <w:t xml:space="preserve"> financial assets</w:t>
      </w:r>
      <w:r w:rsidR="008F211A" w:rsidRPr="000B06DA">
        <w:rPr>
          <w:rFonts w:ascii="Garamond" w:hAnsi="Garamond"/>
          <w:rPrChange w:id="1435" w:author="Nils Burkhard Patrik Zimmermann" w:date="2024-10-24T15:12:00Z" w16du:dateUtc="2024-10-24T19:12:00Z">
            <w:rPr/>
          </w:rPrChange>
        </w:rPr>
        <w:t xml:space="preserve">. Once a </w:t>
      </w:r>
      <w:r w:rsidR="002E1F2A" w:rsidRPr="000B06DA">
        <w:rPr>
          <w:rFonts w:ascii="Garamond" w:hAnsi="Garamond"/>
          <w:rPrChange w:id="1436" w:author="Nils Burkhard Patrik Zimmermann" w:date="2024-10-24T15:12:00Z" w16du:dateUtc="2024-10-24T19:12:00Z">
            <w:rPr/>
          </w:rPrChange>
        </w:rPr>
        <w:t>plan is finished and connected to the grid, a solar plant in a sunny location has very little business risk apart from the price paid for the power produced (which</w:t>
      </w:r>
      <w:r w:rsidR="002F189B" w:rsidRPr="000B06DA">
        <w:rPr>
          <w:rFonts w:ascii="Garamond" w:hAnsi="Garamond"/>
          <w:rPrChange w:id="1437" w:author="Nils Burkhard Patrik Zimmermann" w:date="2024-10-24T15:12:00Z" w16du:dateUtc="2024-10-24T19:12:00Z">
            <w:rPr/>
          </w:rPrChange>
        </w:rPr>
        <w:t xml:space="preserve"> </w:t>
      </w:r>
      <w:r w:rsidR="002E1F2A" w:rsidRPr="000B06DA">
        <w:rPr>
          <w:rFonts w:ascii="Garamond" w:hAnsi="Garamond"/>
          <w:rPrChange w:id="1438" w:author="Nils Burkhard Patrik Zimmermann" w:date="2024-10-24T15:12:00Z" w16du:dateUtc="2024-10-24T19:12:00Z">
            <w:rPr/>
          </w:rPrChange>
        </w:rPr>
        <w:t xml:space="preserve">is guaranteed). </w:t>
      </w:r>
      <w:r w:rsidR="000456CE" w:rsidRPr="000B06DA">
        <w:rPr>
          <w:rFonts w:ascii="Garamond" w:hAnsi="Garamond"/>
          <w:rPrChange w:id="1439" w:author="Nils Burkhard Patrik Zimmermann" w:date="2024-10-24T15:12:00Z" w16du:dateUtc="2024-10-24T19:12:00Z">
            <w:rPr/>
          </w:rPrChange>
        </w:rPr>
        <w:t>There are</w:t>
      </w:r>
      <w:r w:rsidR="002E1F2A" w:rsidRPr="000B06DA">
        <w:rPr>
          <w:rFonts w:ascii="Garamond" w:hAnsi="Garamond"/>
          <w:rPrChange w:id="1440" w:author="Nils Burkhard Patrik Zimmermann" w:date="2024-10-24T15:12:00Z" w16du:dateUtc="2024-10-24T19:12:00Z">
            <w:rPr/>
          </w:rPrChange>
        </w:rPr>
        <w:t xml:space="preserve"> potentially further </w:t>
      </w:r>
      <w:r w:rsidR="00AB674E" w:rsidRPr="000B06DA">
        <w:rPr>
          <w:rFonts w:ascii="Garamond" w:hAnsi="Garamond"/>
          <w:rPrChange w:id="1441" w:author="Nils Burkhard Patrik Zimmermann" w:date="2024-10-24T15:12:00Z" w16du:dateUtc="2024-10-24T19:12:00Z">
            <w:rPr/>
          </w:rPrChange>
        </w:rPr>
        <w:t>innovations that can take place - a</w:t>
      </w:r>
      <w:r w:rsidR="006D3429" w:rsidRPr="000B06DA">
        <w:rPr>
          <w:rFonts w:ascii="Garamond" w:hAnsi="Garamond"/>
          <w:rPrChange w:id="1442" w:author="Nils Burkhard Patrik Zimmermann" w:date="2024-10-24T15:12:00Z" w16du:dateUtc="2024-10-24T19:12:00Z">
            <w:rPr/>
          </w:rPrChange>
        </w:rPr>
        <w:t xml:space="preserve"> ‘securitization’ arrangement where the guaranteed cashflows from </w:t>
      </w:r>
      <w:r w:rsidR="00AB674E" w:rsidRPr="000B06DA">
        <w:rPr>
          <w:rFonts w:ascii="Garamond" w:hAnsi="Garamond"/>
          <w:rPrChange w:id="1443" w:author="Nils Burkhard Patrik Zimmermann" w:date="2024-10-24T15:12:00Z" w16du:dateUtc="2024-10-24T19:12:00Z">
            <w:rPr/>
          </w:rPrChange>
        </w:rPr>
        <w:t xml:space="preserve">the power purchase </w:t>
      </w:r>
      <w:r w:rsidR="006D3429" w:rsidRPr="000B06DA">
        <w:rPr>
          <w:rFonts w:ascii="Garamond" w:hAnsi="Garamond"/>
          <w:rPrChange w:id="1444" w:author="Nils Burkhard Patrik Zimmermann" w:date="2024-10-24T15:12:00Z" w16du:dateUtc="2024-10-24T19:12:00Z">
            <w:rPr/>
          </w:rPrChange>
        </w:rPr>
        <w:t xml:space="preserve">agreement flow directly to bondholders – meaning that the bondholders are subject only to the risk of the intermediate guaranteeing agency and not to the project developer. </w:t>
      </w:r>
    </w:p>
    <w:p w14:paraId="053F57A1" w14:textId="73030474" w:rsidR="005162E2" w:rsidRPr="000B06DA" w:rsidRDefault="005162E2" w:rsidP="005162E2">
      <w:pPr>
        <w:pStyle w:val="Heading3"/>
        <w:jc w:val="both"/>
        <w:rPr>
          <w:rFonts w:ascii="Garamond" w:hAnsi="Garamond"/>
          <w:rPrChange w:id="1445" w:author="Nils Burkhard Patrik Zimmermann" w:date="2024-10-24T15:12:00Z" w16du:dateUtc="2024-10-24T19:12:00Z">
            <w:rPr/>
          </w:rPrChange>
        </w:rPr>
      </w:pPr>
      <w:r w:rsidRPr="000B06DA">
        <w:rPr>
          <w:rFonts w:ascii="Garamond" w:hAnsi="Garamond"/>
          <w:rPrChange w:id="1446" w:author="Nils Burkhard Patrik Zimmermann" w:date="2024-10-24T15:12:00Z" w16du:dateUtc="2024-10-24T19:12:00Z">
            <w:rPr/>
          </w:rPrChange>
        </w:rPr>
        <w:t>Construction Risks</w:t>
      </w:r>
    </w:p>
    <w:p w14:paraId="6A116E36" w14:textId="77777777" w:rsidR="005162E2" w:rsidRPr="000B06DA" w:rsidRDefault="005162E2" w:rsidP="005162E2">
      <w:pPr>
        <w:jc w:val="both"/>
        <w:rPr>
          <w:rFonts w:ascii="Garamond" w:hAnsi="Garamond"/>
          <w:rPrChange w:id="1447" w:author="Nils Burkhard Patrik Zimmermann" w:date="2024-10-24T15:12:00Z" w16du:dateUtc="2024-10-24T19:12:00Z">
            <w:rPr/>
          </w:rPrChange>
        </w:rPr>
      </w:pPr>
      <w:r w:rsidRPr="000B06DA">
        <w:rPr>
          <w:rFonts w:ascii="Garamond" w:hAnsi="Garamond"/>
          <w:rPrChange w:id="1448" w:author="Nils Burkhard Patrik Zimmermann" w:date="2024-10-24T15:12:00Z" w16du:dateUtc="2024-10-24T19:12:00Z">
            <w:rPr/>
          </w:rPrChange>
        </w:rPr>
        <w:t xml:space="preserve">Given that many things can go wrong, further guarantees will be required to ensure that the bonds are rated AAA. One is the construction risk, meaning that a bank might make the initial investment, giving long-term financing as a refinancing option once the projects are complete. </w:t>
      </w:r>
    </w:p>
    <w:p w14:paraId="19B5A0B6" w14:textId="2FC90779" w:rsidR="00D96ECC" w:rsidRPr="000B06DA" w:rsidRDefault="00D96ECC" w:rsidP="007C5BEE">
      <w:pPr>
        <w:pStyle w:val="Heading3"/>
        <w:jc w:val="both"/>
        <w:rPr>
          <w:rFonts w:ascii="Garamond" w:hAnsi="Garamond"/>
          <w:rPrChange w:id="1449" w:author="Nils Burkhard Patrik Zimmermann" w:date="2024-10-24T15:12:00Z" w16du:dateUtc="2024-10-24T19:12:00Z">
            <w:rPr/>
          </w:rPrChange>
        </w:rPr>
      </w:pPr>
      <w:r w:rsidRPr="000B06DA">
        <w:rPr>
          <w:rFonts w:ascii="Garamond" w:hAnsi="Garamond"/>
          <w:rPrChange w:id="1450" w:author="Nils Burkhard Patrik Zimmermann" w:date="2024-10-24T15:12:00Z" w16du:dateUtc="2024-10-24T19:12:00Z">
            <w:rPr/>
          </w:rPrChange>
        </w:rPr>
        <w:t>Secondary Guarantees</w:t>
      </w:r>
    </w:p>
    <w:p w14:paraId="6994CCC9" w14:textId="2723323D" w:rsidR="00DB04FB" w:rsidRPr="000B06DA" w:rsidRDefault="003A49F5" w:rsidP="007C5BEE">
      <w:pPr>
        <w:jc w:val="both"/>
        <w:rPr>
          <w:rFonts w:ascii="Garamond" w:hAnsi="Garamond"/>
          <w:rPrChange w:id="1451" w:author="Nils Burkhard Patrik Zimmermann" w:date="2024-10-24T15:12:00Z" w16du:dateUtc="2024-10-24T19:12:00Z">
            <w:rPr/>
          </w:rPrChange>
        </w:rPr>
      </w:pPr>
      <w:r w:rsidRPr="000B06DA">
        <w:rPr>
          <w:rFonts w:ascii="Garamond" w:hAnsi="Garamond"/>
          <w:rPrChange w:id="1452" w:author="Nils Burkhard Patrik Zimmermann" w:date="2024-10-24T15:12:00Z" w16du:dateUtc="2024-10-24T19:12:00Z">
            <w:rPr/>
          </w:rPrChange>
        </w:rPr>
        <w:t xml:space="preserve">Along with the </w:t>
      </w:r>
      <w:r w:rsidR="00F23FD9" w:rsidRPr="000B06DA">
        <w:rPr>
          <w:rFonts w:ascii="Garamond" w:hAnsi="Garamond"/>
          <w:rPrChange w:id="1453" w:author="Nils Burkhard Patrik Zimmermann" w:date="2024-10-24T15:12:00Z" w16du:dateUtc="2024-10-24T19:12:00Z">
            <w:rPr/>
          </w:rPrChange>
        </w:rPr>
        <w:t xml:space="preserve">primary guarantee provided by the </w:t>
      </w:r>
      <w:r w:rsidR="009A6348" w:rsidRPr="000B06DA">
        <w:rPr>
          <w:rFonts w:ascii="Garamond" w:hAnsi="Garamond"/>
          <w:rPrChange w:id="1454" w:author="Nils Burkhard Patrik Zimmermann" w:date="2024-10-24T15:12:00Z" w16du:dateUtc="2024-10-24T19:12:00Z">
            <w:rPr/>
          </w:rPrChange>
        </w:rPr>
        <w:t xml:space="preserve">centralized counterparty, secondary guarantees </w:t>
      </w:r>
      <w:r w:rsidR="66221EB8" w:rsidRPr="000B06DA">
        <w:rPr>
          <w:rFonts w:ascii="Garamond" w:hAnsi="Garamond"/>
          <w:rPrChange w:id="1455" w:author="Nils Burkhard Patrik Zimmermann" w:date="2024-10-24T15:12:00Z" w16du:dateUtc="2024-10-24T19:12:00Z">
            <w:rPr/>
          </w:rPrChange>
        </w:rPr>
        <w:t xml:space="preserve">may be needed </w:t>
      </w:r>
      <w:r w:rsidR="009A6348" w:rsidRPr="000B06DA">
        <w:rPr>
          <w:rFonts w:ascii="Garamond" w:hAnsi="Garamond"/>
          <w:rPrChange w:id="1456" w:author="Nils Burkhard Patrik Zimmermann" w:date="2024-10-24T15:12:00Z" w16du:dateUtc="2024-10-24T19:12:00Z">
            <w:rPr/>
          </w:rPrChange>
        </w:rPr>
        <w:t>to ensure a</w:t>
      </w:r>
      <w:r w:rsidR="7B79AC45" w:rsidRPr="000B06DA">
        <w:rPr>
          <w:rFonts w:ascii="Garamond" w:hAnsi="Garamond"/>
          <w:rPrChange w:id="1457" w:author="Nils Burkhard Patrik Zimmermann" w:date="2024-10-24T15:12:00Z" w16du:dateUtc="2024-10-24T19:12:00Z">
            <w:rPr/>
          </w:rPrChange>
        </w:rPr>
        <w:t>n</w:t>
      </w:r>
      <w:r w:rsidR="009A6348" w:rsidRPr="000B06DA">
        <w:rPr>
          <w:rFonts w:ascii="Garamond" w:hAnsi="Garamond"/>
          <w:rPrChange w:id="1458" w:author="Nils Burkhard Patrik Zimmermann" w:date="2024-10-24T15:12:00Z" w16du:dateUtc="2024-10-24T19:12:00Z">
            <w:rPr/>
          </w:rPrChange>
        </w:rPr>
        <w:t xml:space="preserve"> AAA rating </w:t>
      </w:r>
      <w:r w:rsidR="36F262D2" w:rsidRPr="000B06DA">
        <w:rPr>
          <w:rFonts w:ascii="Garamond" w:hAnsi="Garamond"/>
          <w:rPrChange w:id="1459" w:author="Nils Burkhard Patrik Zimmermann" w:date="2024-10-24T15:12:00Z" w16du:dateUtc="2024-10-24T19:12:00Z">
            <w:rPr/>
          </w:rPrChange>
        </w:rPr>
        <w:t xml:space="preserve">for </w:t>
      </w:r>
      <w:r w:rsidR="009A6348" w:rsidRPr="000B06DA">
        <w:rPr>
          <w:rFonts w:ascii="Garamond" w:hAnsi="Garamond"/>
          <w:rPrChange w:id="1460" w:author="Nils Burkhard Patrik Zimmermann" w:date="2024-10-24T15:12:00Z" w16du:dateUtc="2024-10-24T19:12:00Z">
            <w:rPr/>
          </w:rPrChange>
        </w:rPr>
        <w:t xml:space="preserve">the bonds. One </w:t>
      </w:r>
      <w:r w:rsidR="1819034D" w:rsidRPr="000B06DA">
        <w:rPr>
          <w:rFonts w:ascii="Garamond" w:hAnsi="Garamond"/>
          <w:rPrChange w:id="1461" w:author="Nils Burkhard Patrik Zimmermann" w:date="2024-10-24T15:12:00Z" w16du:dateUtc="2024-10-24T19:12:00Z">
            <w:rPr/>
          </w:rPrChange>
        </w:rPr>
        <w:t xml:space="preserve">possible </w:t>
      </w:r>
      <w:r w:rsidR="009A6348" w:rsidRPr="000B06DA">
        <w:rPr>
          <w:rFonts w:ascii="Garamond" w:hAnsi="Garamond"/>
          <w:rPrChange w:id="1462" w:author="Nils Burkhard Patrik Zimmermann" w:date="2024-10-24T15:12:00Z" w16du:dateUtc="2024-10-24T19:12:00Z">
            <w:rPr/>
          </w:rPrChange>
        </w:rPr>
        <w:t xml:space="preserve">approach </w:t>
      </w:r>
      <w:r w:rsidR="2DFCFC01" w:rsidRPr="000B06DA">
        <w:rPr>
          <w:rFonts w:ascii="Garamond" w:hAnsi="Garamond"/>
          <w:rPrChange w:id="1463" w:author="Nils Burkhard Patrik Zimmermann" w:date="2024-10-24T15:12:00Z" w16du:dateUtc="2024-10-24T19:12:00Z">
            <w:rPr/>
          </w:rPrChange>
        </w:rPr>
        <w:t xml:space="preserve">is </w:t>
      </w:r>
      <w:r w:rsidR="00F44A8F" w:rsidRPr="000B06DA">
        <w:rPr>
          <w:rFonts w:ascii="Garamond" w:hAnsi="Garamond"/>
          <w:rPrChange w:id="1464" w:author="Nils Burkhard Patrik Zimmermann" w:date="2024-10-24T15:12:00Z" w16du:dateUtc="2024-10-24T19:12:00Z">
            <w:rPr/>
          </w:rPrChange>
        </w:rPr>
        <w:t xml:space="preserve">a </w:t>
      </w:r>
      <w:r w:rsidR="00882235" w:rsidRPr="000B06DA">
        <w:rPr>
          <w:rFonts w:ascii="Garamond" w:hAnsi="Garamond"/>
          <w:rPrChange w:id="1465" w:author="Nils Burkhard Patrik Zimmermann" w:date="2024-10-24T15:12:00Z" w16du:dateUtc="2024-10-24T19:12:00Z">
            <w:rPr/>
          </w:rPrChange>
        </w:rPr>
        <w:t>dual-use</w:t>
      </w:r>
      <w:r w:rsidR="00F44A8F" w:rsidRPr="000B06DA">
        <w:rPr>
          <w:rFonts w:ascii="Garamond" w:hAnsi="Garamond"/>
          <w:rPrChange w:id="1466" w:author="Nils Burkhard Patrik Zimmermann" w:date="2024-10-24T15:12:00Z" w16du:dateUtc="2024-10-24T19:12:00Z">
            <w:rPr/>
          </w:rPrChange>
        </w:rPr>
        <w:t xml:space="preserve"> </w:t>
      </w:r>
      <w:r w:rsidR="009A6348" w:rsidRPr="000B06DA">
        <w:rPr>
          <w:rFonts w:ascii="Garamond" w:hAnsi="Garamond"/>
          <w:rPrChange w:id="1467" w:author="Nils Burkhard Patrik Zimmermann" w:date="2024-10-24T15:12:00Z" w16du:dateUtc="2024-10-24T19:12:00Z">
            <w:rPr/>
          </w:rPrChange>
        </w:rPr>
        <w:t>equity fund</w:t>
      </w:r>
      <w:r w:rsidR="00F44A8F" w:rsidRPr="000B06DA">
        <w:rPr>
          <w:rFonts w:ascii="Garamond" w:hAnsi="Garamond"/>
          <w:rPrChange w:id="1468" w:author="Nils Burkhard Patrik Zimmermann" w:date="2024-10-24T15:12:00Z" w16du:dateUtc="2024-10-24T19:12:00Z">
            <w:rPr/>
          </w:rPrChange>
        </w:rPr>
        <w:t>. The fund would co-invest</w:t>
      </w:r>
      <w:r w:rsidR="009A6348" w:rsidRPr="000B06DA">
        <w:rPr>
          <w:rFonts w:ascii="Garamond" w:hAnsi="Garamond"/>
          <w:rPrChange w:id="1469" w:author="Nils Burkhard Patrik Zimmermann" w:date="2024-10-24T15:12:00Z" w16du:dateUtc="2024-10-24T19:12:00Z">
            <w:rPr/>
          </w:rPrChange>
        </w:rPr>
        <w:t xml:space="preserve"> in projects</w:t>
      </w:r>
      <w:r w:rsidR="5E09819F" w:rsidRPr="000B06DA">
        <w:rPr>
          <w:rFonts w:ascii="Garamond" w:hAnsi="Garamond"/>
          <w:rPrChange w:id="1470" w:author="Nils Burkhard Patrik Zimmermann" w:date="2024-10-24T15:12:00Z" w16du:dateUtc="2024-10-24T19:12:00Z">
            <w:rPr/>
          </w:rPrChange>
        </w:rPr>
        <w:t>,</w:t>
      </w:r>
      <w:r w:rsidR="009A6348" w:rsidRPr="000B06DA">
        <w:rPr>
          <w:rFonts w:ascii="Garamond" w:hAnsi="Garamond"/>
          <w:rPrChange w:id="1471" w:author="Nils Burkhard Patrik Zimmermann" w:date="2024-10-24T15:12:00Z" w16du:dateUtc="2024-10-24T19:12:00Z">
            <w:rPr/>
          </w:rPrChange>
        </w:rPr>
        <w:t xml:space="preserve"> and </w:t>
      </w:r>
      <w:r w:rsidR="00F44A8F" w:rsidRPr="000B06DA">
        <w:rPr>
          <w:rFonts w:ascii="Garamond" w:hAnsi="Garamond"/>
          <w:rPrChange w:id="1472" w:author="Nils Burkhard Patrik Zimmermann" w:date="2024-10-24T15:12:00Z" w16du:dateUtc="2024-10-24T19:12:00Z">
            <w:rPr/>
          </w:rPrChange>
        </w:rPr>
        <w:t xml:space="preserve">also act, for a fee, as a </w:t>
      </w:r>
      <w:r w:rsidR="114FF9EB" w:rsidRPr="000B06DA">
        <w:rPr>
          <w:rFonts w:ascii="Garamond" w:hAnsi="Garamond"/>
          <w:rPrChange w:id="1473" w:author="Nils Burkhard Patrik Zimmermann" w:date="2024-10-24T15:12:00Z" w16du:dateUtc="2024-10-24T19:12:00Z">
            <w:rPr/>
          </w:rPrChange>
        </w:rPr>
        <w:t>cross-</w:t>
      </w:r>
      <w:r w:rsidR="00F44A8F" w:rsidRPr="000B06DA">
        <w:rPr>
          <w:rFonts w:ascii="Garamond" w:hAnsi="Garamond"/>
          <w:rPrChange w:id="1474" w:author="Nils Burkhard Patrik Zimmermann" w:date="2024-10-24T15:12:00Z" w16du:dateUtc="2024-10-24T19:12:00Z">
            <w:rPr/>
          </w:rPrChange>
        </w:rPr>
        <w:t>guarantor for the bonds of other projects, thereby receiving a diversification benefit.</w:t>
      </w:r>
      <w:r w:rsidR="00882235" w:rsidRPr="000B06DA">
        <w:rPr>
          <w:rFonts w:ascii="Garamond" w:hAnsi="Garamond"/>
          <w:rPrChange w:id="1475" w:author="Nils Burkhard Patrik Zimmermann" w:date="2024-10-24T15:12:00Z" w16du:dateUtc="2024-10-24T19:12:00Z">
            <w:rPr/>
          </w:rPrChange>
        </w:rPr>
        <w:t xml:space="preserve"> In addition to this first</w:t>
      </w:r>
      <w:r w:rsidR="3CD945BE" w:rsidRPr="000B06DA">
        <w:rPr>
          <w:rFonts w:ascii="Garamond" w:hAnsi="Garamond"/>
          <w:rPrChange w:id="1476" w:author="Nils Burkhard Patrik Zimmermann" w:date="2024-10-24T15:12:00Z" w16du:dateUtc="2024-10-24T19:12:00Z">
            <w:rPr/>
          </w:rPrChange>
        </w:rPr>
        <w:t>-</w:t>
      </w:r>
      <w:r w:rsidR="00882235" w:rsidRPr="000B06DA">
        <w:rPr>
          <w:rFonts w:ascii="Garamond" w:hAnsi="Garamond"/>
          <w:rPrChange w:id="1477" w:author="Nils Burkhard Patrik Zimmermann" w:date="2024-10-24T15:12:00Z" w16du:dateUtc="2024-10-24T19:12:00Z">
            <w:rPr/>
          </w:rPrChange>
        </w:rPr>
        <w:t xml:space="preserve">loss fund, bonds would be guaranteed by a final guarantor such as a developed market sovereign </w:t>
      </w:r>
      <w:r w:rsidR="000456CE" w:rsidRPr="000B06DA">
        <w:rPr>
          <w:rFonts w:ascii="Garamond" w:hAnsi="Garamond"/>
          <w:rPrChange w:id="1478" w:author="Nils Burkhard Patrik Zimmermann" w:date="2024-10-24T15:12:00Z" w16du:dateUtc="2024-10-24T19:12:00Z">
            <w:rPr/>
          </w:rPrChange>
        </w:rPr>
        <w:t>or a reinsurance company such as Swiss Re or Munich Re.</w:t>
      </w:r>
    </w:p>
    <w:p w14:paraId="7B1CB3FE" w14:textId="19E7A44E" w:rsidR="007C5653" w:rsidRPr="000B06DA" w:rsidRDefault="007C5653" w:rsidP="006020F7">
      <w:pPr>
        <w:pStyle w:val="Heading1"/>
        <w:rPr>
          <w:rFonts w:ascii="Garamond" w:hAnsi="Garamond"/>
          <w:rPrChange w:id="1479" w:author="Nils Burkhard Patrik Zimmermann" w:date="2024-10-24T15:12:00Z" w16du:dateUtc="2024-10-24T19:12:00Z">
            <w:rPr/>
          </w:rPrChange>
        </w:rPr>
      </w:pPr>
      <w:r w:rsidRPr="000B06DA">
        <w:rPr>
          <w:rFonts w:ascii="Garamond" w:hAnsi="Garamond"/>
          <w:rPrChange w:id="1480" w:author="Nils Burkhard Patrik Zimmermann" w:date="2024-10-24T15:12:00Z" w16du:dateUtc="2024-10-24T19:12:00Z">
            <w:rPr/>
          </w:rPrChange>
        </w:rPr>
        <w:t>Conclusions</w:t>
      </w:r>
    </w:p>
    <w:p w14:paraId="6992C679" w14:textId="35ACA034" w:rsidR="006F71EE" w:rsidRPr="000B06DA" w:rsidRDefault="24510AE2" w:rsidP="007C5BEE">
      <w:pPr>
        <w:jc w:val="both"/>
        <w:rPr>
          <w:rFonts w:ascii="Garamond" w:hAnsi="Garamond"/>
          <w:rPrChange w:id="1481" w:author="Nils Burkhard Patrik Zimmermann" w:date="2024-10-24T15:12:00Z" w16du:dateUtc="2024-10-24T19:12:00Z">
            <w:rPr/>
          </w:rPrChange>
        </w:rPr>
      </w:pPr>
      <w:r w:rsidRPr="000B06DA">
        <w:rPr>
          <w:rFonts w:ascii="Garamond" w:hAnsi="Garamond"/>
          <w:rPrChange w:id="1482" w:author="Nils Burkhard Patrik Zimmermann" w:date="2024-10-24T15:12:00Z" w16du:dateUtc="2024-10-24T19:12:00Z">
            <w:rPr/>
          </w:rPrChange>
        </w:rPr>
        <w:t>C</w:t>
      </w:r>
      <w:r w:rsidR="006F71EE" w:rsidRPr="000B06DA">
        <w:rPr>
          <w:rFonts w:ascii="Garamond" w:hAnsi="Garamond"/>
          <w:rPrChange w:id="1483" w:author="Nils Burkhard Patrik Zimmermann" w:date="2024-10-24T15:12:00Z" w16du:dateUtc="2024-10-24T19:12:00Z">
            <w:rPr/>
          </w:rPrChange>
        </w:rPr>
        <w:t xml:space="preserve">ost of capital and investment risks are large </w:t>
      </w:r>
      <w:r w:rsidR="007C5BEE" w:rsidRPr="000B06DA">
        <w:rPr>
          <w:rFonts w:ascii="Garamond" w:hAnsi="Garamond"/>
          <w:rPrChange w:id="1484" w:author="Nils Burkhard Patrik Zimmermann" w:date="2024-10-24T15:12:00Z" w16du:dateUtc="2024-10-24T19:12:00Z">
            <w:rPr/>
          </w:rPrChange>
        </w:rPr>
        <w:t>barriers</w:t>
      </w:r>
      <w:r w:rsidR="006F71EE" w:rsidRPr="000B06DA">
        <w:rPr>
          <w:rFonts w:ascii="Garamond" w:hAnsi="Garamond"/>
          <w:rPrChange w:id="1485" w:author="Nils Burkhard Patrik Zimmermann" w:date="2024-10-24T15:12:00Z" w16du:dateUtc="2024-10-24T19:12:00Z">
            <w:rPr/>
          </w:rPrChange>
        </w:rPr>
        <w:t xml:space="preserve"> to investing in developing countries. A derisked </w:t>
      </w:r>
      <w:r w:rsidR="007C5BEE" w:rsidRPr="000B06DA">
        <w:rPr>
          <w:rFonts w:ascii="Garamond" w:hAnsi="Garamond"/>
          <w:rPrChange w:id="1486" w:author="Nils Burkhard Patrik Zimmermann" w:date="2024-10-24T15:12:00Z" w16du:dateUtc="2024-10-24T19:12:00Z">
            <w:rPr/>
          </w:rPrChange>
        </w:rPr>
        <w:t>project financing model</w:t>
      </w:r>
      <w:r w:rsidR="006F71EE" w:rsidRPr="000B06DA">
        <w:rPr>
          <w:rFonts w:ascii="Garamond" w:hAnsi="Garamond"/>
          <w:rPrChange w:id="1487" w:author="Nils Burkhard Patrik Zimmermann" w:date="2024-10-24T15:12:00Z" w16du:dateUtc="2024-10-24T19:12:00Z">
            <w:rPr/>
          </w:rPrChange>
        </w:rPr>
        <w:t xml:space="preserve"> can reduce the cost of capital and mitigate risks. A key </w:t>
      </w:r>
      <w:r w:rsidR="03A37D7B" w:rsidRPr="000B06DA">
        <w:rPr>
          <w:rFonts w:ascii="Garamond" w:hAnsi="Garamond"/>
          <w:rPrChange w:id="1488" w:author="Nils Burkhard Patrik Zimmermann" w:date="2024-10-24T15:12:00Z" w16du:dateUtc="2024-10-24T19:12:00Z">
            <w:rPr/>
          </w:rPrChange>
        </w:rPr>
        <w:t xml:space="preserve">innovation that has been successfully </w:t>
      </w:r>
      <w:r w:rsidR="006F71EE" w:rsidRPr="000B06DA">
        <w:rPr>
          <w:rFonts w:ascii="Garamond" w:hAnsi="Garamond"/>
          <w:rPrChange w:id="1489" w:author="Nils Burkhard Patrik Zimmermann" w:date="2024-10-24T15:12:00Z" w16du:dateUtc="2024-10-24T19:12:00Z">
            <w:rPr/>
          </w:rPrChange>
        </w:rPr>
        <w:t xml:space="preserve">employed </w:t>
      </w:r>
      <w:r w:rsidR="6C1C52B3" w:rsidRPr="000B06DA">
        <w:rPr>
          <w:rFonts w:ascii="Garamond" w:hAnsi="Garamond"/>
          <w:rPrChange w:id="1490" w:author="Nils Burkhard Patrik Zimmermann" w:date="2024-10-24T15:12:00Z" w16du:dateUtc="2024-10-24T19:12:00Z">
            <w:rPr/>
          </w:rPrChange>
        </w:rPr>
        <w:t xml:space="preserve">in India </w:t>
      </w:r>
      <w:r w:rsidR="2116A323" w:rsidRPr="000B06DA">
        <w:rPr>
          <w:rFonts w:ascii="Garamond" w:hAnsi="Garamond"/>
          <w:rPrChange w:id="1491" w:author="Nils Burkhard Patrik Zimmermann" w:date="2024-10-24T15:12:00Z" w16du:dateUtc="2024-10-24T19:12:00Z">
            <w:rPr/>
          </w:rPrChange>
        </w:rPr>
        <w:t xml:space="preserve">(the Solar Energy Corporation of India, SECI) </w:t>
      </w:r>
      <w:r w:rsidR="006F71EE" w:rsidRPr="000B06DA">
        <w:rPr>
          <w:rFonts w:ascii="Garamond" w:hAnsi="Garamond"/>
          <w:rPrChange w:id="1492" w:author="Nils Burkhard Patrik Zimmermann" w:date="2024-10-24T15:12:00Z" w16du:dateUtc="2024-10-24T19:12:00Z">
            <w:rPr/>
          </w:rPrChange>
        </w:rPr>
        <w:t>is a central counterparty or guarantor for power purchase agreements.</w:t>
      </w:r>
      <w:r w:rsidR="007C5BEE" w:rsidRPr="000B06DA">
        <w:rPr>
          <w:rFonts w:ascii="Garamond" w:hAnsi="Garamond"/>
          <w:rPrChange w:id="1493" w:author="Nils Burkhard Patrik Zimmermann" w:date="2024-10-24T15:12:00Z" w16du:dateUtc="2024-10-24T19:12:00Z">
            <w:rPr/>
          </w:rPrChange>
        </w:rPr>
        <w:t xml:space="preserve"> </w:t>
      </w:r>
      <w:r w:rsidR="3342D352" w:rsidRPr="000B06DA">
        <w:rPr>
          <w:rFonts w:ascii="Garamond" w:hAnsi="Garamond"/>
          <w:rPrChange w:id="1494" w:author="Nils Burkhard Patrik Zimmermann" w:date="2024-10-24T15:12:00Z" w16du:dateUtc="2024-10-24T19:12:00Z">
            <w:rPr/>
          </w:rPrChange>
        </w:rPr>
        <w:t>S</w:t>
      </w:r>
      <w:r w:rsidR="007C5BEE" w:rsidRPr="000B06DA">
        <w:rPr>
          <w:rFonts w:ascii="Garamond" w:hAnsi="Garamond"/>
          <w:rPrChange w:id="1495" w:author="Nils Burkhard Patrik Zimmermann" w:date="2024-10-24T15:12:00Z" w16du:dateUtc="2024-10-24T19:12:00Z">
            <w:rPr/>
          </w:rPrChange>
        </w:rPr>
        <w:t xml:space="preserve">trong contracts </w:t>
      </w:r>
      <w:r w:rsidR="41026C52" w:rsidRPr="000B06DA">
        <w:rPr>
          <w:rFonts w:ascii="Garamond" w:hAnsi="Garamond"/>
          <w:rPrChange w:id="1496" w:author="Nils Burkhard Patrik Zimmermann" w:date="2024-10-24T15:12:00Z" w16du:dateUtc="2024-10-24T19:12:00Z">
            <w:rPr/>
          </w:rPrChange>
        </w:rPr>
        <w:t xml:space="preserve">brokered </w:t>
      </w:r>
      <w:r w:rsidR="659DEC96" w:rsidRPr="000B06DA">
        <w:rPr>
          <w:rFonts w:ascii="Garamond" w:hAnsi="Garamond"/>
          <w:rPrChange w:id="1497" w:author="Nils Burkhard Patrik Zimmermann" w:date="2024-10-24T15:12:00Z" w16du:dateUtc="2024-10-24T19:12:00Z">
            <w:rPr/>
          </w:rPrChange>
        </w:rPr>
        <w:t>by</w:t>
      </w:r>
      <w:r w:rsidR="41026C52" w:rsidRPr="000B06DA">
        <w:rPr>
          <w:rFonts w:ascii="Garamond" w:hAnsi="Garamond"/>
          <w:rPrChange w:id="1498" w:author="Nils Burkhard Patrik Zimmermann" w:date="2024-10-24T15:12:00Z" w16du:dateUtc="2024-10-24T19:12:00Z">
            <w:rPr/>
          </w:rPrChange>
        </w:rPr>
        <w:t xml:space="preserve"> </w:t>
      </w:r>
      <w:r w:rsidR="62E25001" w:rsidRPr="000B06DA">
        <w:rPr>
          <w:rFonts w:ascii="Garamond" w:hAnsi="Garamond"/>
          <w:rPrChange w:id="1499" w:author="Nils Burkhard Patrik Zimmermann" w:date="2024-10-24T15:12:00Z" w16du:dateUtc="2024-10-24T19:12:00Z">
            <w:rPr/>
          </w:rPrChange>
        </w:rPr>
        <w:t xml:space="preserve">an expert agency like SECI </w:t>
      </w:r>
      <w:r w:rsidR="007C5BEE" w:rsidRPr="000B06DA">
        <w:rPr>
          <w:rFonts w:ascii="Garamond" w:hAnsi="Garamond"/>
          <w:rPrChange w:id="1500" w:author="Nils Burkhard Patrik Zimmermann" w:date="2024-10-24T15:12:00Z" w16du:dateUtc="2024-10-24T19:12:00Z">
            <w:rPr/>
          </w:rPrChange>
        </w:rPr>
        <w:t>can become the bas</w:t>
      </w:r>
      <w:r w:rsidR="784D7DA0" w:rsidRPr="000B06DA">
        <w:rPr>
          <w:rFonts w:ascii="Garamond" w:hAnsi="Garamond"/>
          <w:rPrChange w:id="1501" w:author="Nils Burkhard Patrik Zimmermann" w:date="2024-10-24T15:12:00Z" w16du:dateUtc="2024-10-24T19:12:00Z">
            <w:rPr/>
          </w:rPrChange>
        </w:rPr>
        <w:t>i</w:t>
      </w:r>
      <w:r w:rsidR="007C5BEE" w:rsidRPr="000B06DA">
        <w:rPr>
          <w:rFonts w:ascii="Garamond" w:hAnsi="Garamond"/>
          <w:rPrChange w:id="1502" w:author="Nils Burkhard Patrik Zimmermann" w:date="2024-10-24T15:12:00Z" w16du:dateUtc="2024-10-24T19:12:00Z">
            <w:rPr/>
          </w:rPrChange>
        </w:rPr>
        <w:t xml:space="preserve">s </w:t>
      </w:r>
      <w:r w:rsidR="007C5BEE" w:rsidRPr="000B06DA">
        <w:rPr>
          <w:rFonts w:ascii="Garamond" w:hAnsi="Garamond"/>
          <w:rPrChange w:id="1503" w:author="Nils Burkhard Patrik Zimmermann" w:date="2024-10-24T15:12:00Z" w16du:dateUtc="2024-10-24T19:12:00Z">
            <w:rPr/>
          </w:rPrChange>
        </w:rPr>
        <w:lastRenderedPageBreak/>
        <w:t>for issuance of AAA-rated bonds or bank deposit money market funds, which can provide institutional investors and domestic savers with safe, high-rated savings or investment products.</w:t>
      </w:r>
    </w:p>
    <w:p w14:paraId="64DBFD13" w14:textId="0993B259" w:rsidR="2586C323" w:rsidRPr="000B06DA" w:rsidRDefault="2586C323" w:rsidP="2586C323">
      <w:pPr>
        <w:jc w:val="both"/>
        <w:rPr>
          <w:rFonts w:ascii="Garamond" w:hAnsi="Garamond"/>
          <w:rPrChange w:id="1504" w:author="Nils Burkhard Patrik Zimmermann" w:date="2024-10-24T15:12:00Z" w16du:dateUtc="2024-10-24T19:12:00Z">
            <w:rPr/>
          </w:rPrChange>
        </w:rPr>
      </w:pPr>
    </w:p>
    <w:p w14:paraId="59291E2B" w14:textId="4D6F6BE8" w:rsidR="4ED4DB52" w:rsidRPr="000B06DA" w:rsidRDefault="4ED4DB52" w:rsidP="2586C323">
      <w:pPr>
        <w:jc w:val="both"/>
        <w:rPr>
          <w:rFonts w:ascii="Garamond" w:hAnsi="Garamond"/>
          <w:rPrChange w:id="1505" w:author="Nils Burkhard Patrik Zimmermann" w:date="2024-10-24T15:12:00Z" w16du:dateUtc="2024-10-24T19:12:00Z">
            <w:rPr/>
          </w:rPrChange>
        </w:rPr>
      </w:pPr>
      <w:r w:rsidRPr="000B06DA">
        <w:rPr>
          <w:rFonts w:ascii="Garamond" w:hAnsi="Garamond"/>
          <w:rPrChange w:id="1506" w:author="Nils Burkhard Patrik Zimmermann" w:date="2024-10-24T15:12:00Z" w16du:dateUtc="2024-10-24T19:12:00Z">
            <w:rPr/>
          </w:rPrChange>
        </w:rPr>
        <w:t>Appendix:</w:t>
      </w:r>
    </w:p>
    <w:p w14:paraId="6C763F3F" w14:textId="293A8627" w:rsidR="4ED4DB52" w:rsidRPr="000B06DA" w:rsidRDefault="4ED4DB52" w:rsidP="2586C323">
      <w:pPr>
        <w:spacing w:after="0" w:line="240" w:lineRule="auto"/>
        <w:jc w:val="both"/>
        <w:rPr>
          <w:rFonts w:ascii="Garamond" w:eastAsia="Times New Roman" w:hAnsi="Garamond" w:cs="Times New Roman"/>
          <w:color w:val="000000" w:themeColor="text1"/>
          <w:sz w:val="24"/>
          <w:szCs w:val="24"/>
          <w:rPrChange w:id="1507"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b/>
          <w:bCs/>
          <w:color w:val="000000" w:themeColor="text1"/>
          <w:sz w:val="24"/>
          <w:szCs w:val="24"/>
          <w:lang w:val="en-GB"/>
          <w:rPrChange w:id="1508" w:author="Nils Burkhard Patrik Zimmermann" w:date="2024-10-24T15:12:00Z" w16du:dateUtc="2024-10-24T19:12:00Z">
            <w:rPr>
              <w:rFonts w:ascii="Times New Roman" w:eastAsia="Times New Roman" w:hAnsi="Times New Roman" w:cs="Times New Roman"/>
              <w:b/>
              <w:bCs/>
              <w:color w:val="000000" w:themeColor="text1"/>
              <w:sz w:val="24"/>
              <w:szCs w:val="24"/>
              <w:lang w:val="en-GB"/>
            </w:rPr>
          </w:rPrChange>
        </w:rPr>
        <w:t xml:space="preserve">Paper WP2: SPIFF (Solar Payments Intermediary and Financing Facility) </w:t>
      </w:r>
    </w:p>
    <w:p w14:paraId="63E1A4CC" w14:textId="1AD693AF" w:rsidR="2586C323" w:rsidRPr="000B06DA" w:rsidRDefault="2586C323" w:rsidP="2586C323">
      <w:pPr>
        <w:spacing w:after="0" w:line="240" w:lineRule="auto"/>
        <w:jc w:val="both"/>
        <w:rPr>
          <w:rFonts w:ascii="Garamond" w:eastAsia="Times New Roman" w:hAnsi="Garamond" w:cs="Times New Roman"/>
          <w:color w:val="000000" w:themeColor="text1"/>
          <w:sz w:val="24"/>
          <w:szCs w:val="24"/>
          <w:rPrChange w:id="1509" w:author="Nils Burkhard Patrik Zimmermann" w:date="2024-10-24T15:12:00Z" w16du:dateUtc="2024-10-24T19:12:00Z">
            <w:rPr>
              <w:rFonts w:ascii="Times New Roman" w:eastAsia="Times New Roman" w:hAnsi="Times New Roman" w:cs="Times New Roman"/>
              <w:color w:val="000000" w:themeColor="text1"/>
              <w:sz w:val="24"/>
              <w:szCs w:val="24"/>
            </w:rPr>
          </w:rPrChange>
        </w:rPr>
      </w:pPr>
    </w:p>
    <w:p w14:paraId="52326529" w14:textId="2CAAE957" w:rsidR="4ED4DB52" w:rsidRPr="000B06DA" w:rsidRDefault="4ED4DB52" w:rsidP="2586C323">
      <w:pPr>
        <w:spacing w:after="0" w:line="360" w:lineRule="auto"/>
        <w:jc w:val="both"/>
        <w:rPr>
          <w:rFonts w:ascii="Garamond" w:eastAsia="Times New Roman" w:hAnsi="Garamond" w:cs="Times New Roman"/>
          <w:color w:val="000000" w:themeColor="text1"/>
          <w:sz w:val="24"/>
          <w:szCs w:val="24"/>
          <w:rPrChange w:id="1510"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color w:val="000000" w:themeColor="text1"/>
          <w:sz w:val="24"/>
          <w:szCs w:val="24"/>
          <w:lang w:val="en-GB"/>
          <w:rPrChange w:id="1511"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We propose a global facility for Green Transition Payment-Guaranteeing contractual policy commitments and securitizing forward cashflows for Low-Capacity Countries (e.g. SIDS and Sub-Saharan Africa). This includes three components </w:t>
      </w:r>
    </w:p>
    <w:p w14:paraId="32504994" w14:textId="35CD0D2E" w:rsidR="4ED4DB52" w:rsidRPr="000B06DA" w:rsidRDefault="4ED4DB52" w:rsidP="2586C323">
      <w:pPr>
        <w:pStyle w:val="ListParagraph"/>
        <w:numPr>
          <w:ilvl w:val="0"/>
          <w:numId w:val="1"/>
        </w:numPr>
        <w:spacing w:after="0" w:line="360" w:lineRule="auto"/>
        <w:jc w:val="both"/>
        <w:rPr>
          <w:rFonts w:ascii="Garamond" w:eastAsia="Times New Roman" w:hAnsi="Garamond" w:cs="Times New Roman"/>
          <w:color w:val="000000" w:themeColor="text1"/>
          <w:sz w:val="24"/>
          <w:szCs w:val="24"/>
          <w:rPrChange w:id="1512"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color w:val="000000" w:themeColor="text1"/>
          <w:sz w:val="24"/>
          <w:szCs w:val="24"/>
          <w:lang w:val="en-GB"/>
          <w:rPrChange w:id="1513"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a RE contract intermediary agency (managed by MIGA); </w:t>
      </w:r>
    </w:p>
    <w:p w14:paraId="3F70BB0E" w14:textId="7BED0F89" w:rsidR="4ED4DB52" w:rsidRPr="000B06DA" w:rsidRDefault="4ED4DB52" w:rsidP="2586C323">
      <w:pPr>
        <w:pStyle w:val="ListParagraph"/>
        <w:numPr>
          <w:ilvl w:val="0"/>
          <w:numId w:val="1"/>
        </w:numPr>
        <w:spacing w:after="0" w:line="360" w:lineRule="auto"/>
        <w:jc w:val="both"/>
        <w:rPr>
          <w:rFonts w:ascii="Garamond" w:eastAsia="Times New Roman" w:hAnsi="Garamond" w:cs="Times New Roman"/>
          <w:color w:val="000000" w:themeColor="text1"/>
          <w:sz w:val="24"/>
          <w:szCs w:val="24"/>
          <w:rPrChange w:id="1514"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color w:val="000000" w:themeColor="text1"/>
          <w:sz w:val="24"/>
          <w:szCs w:val="24"/>
          <w:lang w:val="en-GB"/>
          <w:rPrChange w:id="1515"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a two-stage project finance model for those projects for low-capacity countries (managed by MIGA or IFC). </w:t>
      </w:r>
    </w:p>
    <w:p w14:paraId="08CA741C" w14:textId="1F65820B" w:rsidR="4ED4DB52" w:rsidRPr="000B06DA" w:rsidRDefault="4ED4DB52" w:rsidP="2586C323">
      <w:pPr>
        <w:pStyle w:val="ListParagraph"/>
        <w:numPr>
          <w:ilvl w:val="0"/>
          <w:numId w:val="1"/>
        </w:numPr>
        <w:spacing w:after="0" w:line="360" w:lineRule="auto"/>
        <w:jc w:val="both"/>
        <w:rPr>
          <w:rFonts w:ascii="Garamond" w:eastAsia="Times New Roman" w:hAnsi="Garamond" w:cs="Times New Roman"/>
          <w:color w:val="000000" w:themeColor="text1"/>
          <w:sz w:val="24"/>
          <w:szCs w:val="24"/>
          <w:rPrChange w:id="1516"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color w:val="000000" w:themeColor="text1"/>
          <w:sz w:val="24"/>
          <w:szCs w:val="24"/>
          <w:lang w:val="en-GB"/>
          <w:rPrChange w:id="1517"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These two functions can be applied to overall 'energy contracts' (pay as you go model) for countries in debt-distress, who would not otherwise be able to borrow. We now explain these three functions in more detail.</w:t>
      </w:r>
    </w:p>
    <w:p w14:paraId="1C394FBC" w14:textId="53C6EC22" w:rsidR="2586C323" w:rsidRPr="000B06DA" w:rsidRDefault="2586C323" w:rsidP="2586C323">
      <w:pPr>
        <w:spacing w:after="0" w:line="360" w:lineRule="auto"/>
        <w:jc w:val="both"/>
        <w:rPr>
          <w:rFonts w:ascii="Garamond" w:eastAsia="Times New Roman" w:hAnsi="Garamond" w:cs="Times New Roman"/>
          <w:color w:val="000000" w:themeColor="text1"/>
          <w:sz w:val="24"/>
          <w:szCs w:val="24"/>
          <w:rPrChange w:id="1518" w:author="Nils Burkhard Patrik Zimmermann" w:date="2024-10-24T15:12:00Z" w16du:dateUtc="2024-10-24T19:12:00Z">
            <w:rPr>
              <w:rFonts w:ascii="Times New Roman" w:eastAsia="Times New Roman" w:hAnsi="Times New Roman" w:cs="Times New Roman"/>
              <w:color w:val="000000" w:themeColor="text1"/>
              <w:sz w:val="24"/>
              <w:szCs w:val="24"/>
            </w:rPr>
          </w:rPrChange>
        </w:rPr>
      </w:pPr>
    </w:p>
    <w:p w14:paraId="74DD0457" w14:textId="6FB99D95" w:rsidR="4ED4DB52" w:rsidRPr="000B06DA" w:rsidRDefault="4ED4DB52" w:rsidP="2586C323">
      <w:pPr>
        <w:spacing w:after="0" w:line="360" w:lineRule="auto"/>
        <w:jc w:val="both"/>
        <w:rPr>
          <w:rFonts w:ascii="Garamond" w:eastAsia="Times New Roman" w:hAnsi="Garamond" w:cs="Times New Roman"/>
          <w:color w:val="000000" w:themeColor="text1"/>
          <w:sz w:val="24"/>
          <w:szCs w:val="24"/>
          <w:rPrChange w:id="1519"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b/>
          <w:bCs/>
          <w:color w:val="000000" w:themeColor="text1"/>
          <w:sz w:val="24"/>
          <w:szCs w:val="24"/>
          <w:lang w:val="en-GB"/>
          <w:rPrChange w:id="1520" w:author="Nils Burkhard Patrik Zimmermann" w:date="2024-10-24T15:12:00Z" w16du:dateUtc="2024-10-24T19:12:00Z">
            <w:rPr>
              <w:rFonts w:ascii="Times New Roman" w:eastAsia="Times New Roman" w:hAnsi="Times New Roman" w:cs="Times New Roman"/>
              <w:b/>
              <w:bCs/>
              <w:color w:val="000000" w:themeColor="text1"/>
              <w:sz w:val="24"/>
              <w:szCs w:val="24"/>
              <w:lang w:val="en-GB"/>
            </w:rPr>
          </w:rPrChange>
        </w:rPr>
        <w:t>First:</w:t>
      </w:r>
      <w:r w:rsidRPr="000B06DA">
        <w:rPr>
          <w:rFonts w:ascii="Garamond" w:eastAsia="Times New Roman" w:hAnsi="Garamond" w:cs="Times New Roman"/>
          <w:color w:val="000000" w:themeColor="text1"/>
          <w:sz w:val="24"/>
          <w:szCs w:val="24"/>
          <w:lang w:val="en-GB"/>
          <w:rPrChange w:id="1521"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 a global facility for [increasing the certainty of investible policy commitments that] guarantee[ing] the revenue for renewable energy projects (e.g., renewable energy capacity tariff auctions and Contracts for Difference). This is similar to the financial guarantor role the Solar Energy Corporation of India (SECI) plays for solar power projects in India, but could be a global facility spearheaded by WBG. These commitments also have a role as a commitment device in climate policy. </w:t>
      </w:r>
    </w:p>
    <w:p w14:paraId="0448E46B" w14:textId="0C3498D3" w:rsidR="2586C323" w:rsidRPr="000B06DA" w:rsidRDefault="2586C323" w:rsidP="2586C323">
      <w:pPr>
        <w:spacing w:after="0" w:line="360" w:lineRule="auto"/>
        <w:jc w:val="both"/>
        <w:rPr>
          <w:rFonts w:ascii="Garamond" w:eastAsia="Times New Roman" w:hAnsi="Garamond" w:cs="Times New Roman"/>
          <w:color w:val="000000" w:themeColor="text1"/>
          <w:sz w:val="24"/>
          <w:szCs w:val="24"/>
          <w:rPrChange w:id="1522" w:author="Nils Burkhard Patrik Zimmermann" w:date="2024-10-24T15:12:00Z" w16du:dateUtc="2024-10-24T19:12:00Z">
            <w:rPr>
              <w:rFonts w:ascii="Times New Roman" w:eastAsia="Times New Roman" w:hAnsi="Times New Roman" w:cs="Times New Roman"/>
              <w:color w:val="000000" w:themeColor="text1"/>
              <w:sz w:val="24"/>
              <w:szCs w:val="24"/>
            </w:rPr>
          </w:rPrChange>
        </w:rPr>
      </w:pPr>
    </w:p>
    <w:p w14:paraId="64EE98AC" w14:textId="7D46EA74" w:rsidR="4ED4DB52" w:rsidRPr="000B06DA" w:rsidRDefault="4ED4DB52" w:rsidP="2586C323">
      <w:pPr>
        <w:spacing w:line="360" w:lineRule="auto"/>
        <w:jc w:val="both"/>
        <w:rPr>
          <w:rFonts w:ascii="Garamond" w:eastAsia="Times New Roman" w:hAnsi="Garamond" w:cs="Times New Roman"/>
          <w:color w:val="000000" w:themeColor="text1"/>
          <w:sz w:val="24"/>
          <w:szCs w:val="24"/>
          <w:rPrChange w:id="1523"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b/>
          <w:bCs/>
          <w:color w:val="000000" w:themeColor="text1"/>
          <w:sz w:val="24"/>
          <w:szCs w:val="24"/>
          <w:lang w:val="en-GB"/>
          <w:rPrChange w:id="1524" w:author="Nils Burkhard Patrik Zimmermann" w:date="2024-10-24T15:12:00Z" w16du:dateUtc="2024-10-24T19:12:00Z">
            <w:rPr>
              <w:rFonts w:ascii="Times New Roman" w:eastAsia="Times New Roman" w:hAnsi="Times New Roman" w:cs="Times New Roman"/>
              <w:b/>
              <w:bCs/>
              <w:color w:val="000000" w:themeColor="text1"/>
              <w:sz w:val="24"/>
              <w:szCs w:val="24"/>
              <w:lang w:val="en-GB"/>
            </w:rPr>
          </w:rPrChange>
        </w:rPr>
        <w:t xml:space="preserve">Second: </w:t>
      </w:r>
      <w:r w:rsidRPr="000B06DA">
        <w:rPr>
          <w:rFonts w:ascii="Garamond" w:eastAsia="Times New Roman" w:hAnsi="Garamond" w:cs="Times New Roman"/>
          <w:color w:val="000000" w:themeColor="text1"/>
          <w:sz w:val="24"/>
          <w:szCs w:val="24"/>
          <w:lang w:val="en-GB"/>
          <w:rPrChange w:id="1525"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a project finance structure for these bonds consisting of initial equity and loans and then final financing through pension funds’ investments and the issuance of bonds secured by these (guaranteed) future cashflows (future cashflow securitization). </w:t>
      </w:r>
    </w:p>
    <w:p w14:paraId="3A12D157" w14:textId="0CB14A73" w:rsidR="4ED4DB52" w:rsidRPr="000B06DA" w:rsidRDefault="4ED4DB52" w:rsidP="2586C323">
      <w:pPr>
        <w:spacing w:line="360" w:lineRule="auto"/>
        <w:jc w:val="both"/>
        <w:rPr>
          <w:rFonts w:ascii="Garamond" w:eastAsia="Times New Roman" w:hAnsi="Garamond" w:cs="Times New Roman"/>
          <w:color w:val="000000" w:themeColor="text1"/>
          <w:sz w:val="24"/>
          <w:szCs w:val="24"/>
          <w:rPrChange w:id="1526"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sidRPr="000B06DA">
        <w:rPr>
          <w:rFonts w:ascii="Garamond" w:eastAsia="Times New Roman" w:hAnsi="Garamond" w:cs="Times New Roman"/>
          <w:b/>
          <w:bCs/>
          <w:color w:val="000000" w:themeColor="text1"/>
          <w:sz w:val="24"/>
          <w:szCs w:val="24"/>
          <w:lang w:val="en-GB"/>
          <w:rPrChange w:id="1527" w:author="Nils Burkhard Patrik Zimmermann" w:date="2024-10-24T15:12:00Z" w16du:dateUtc="2024-10-24T19:12:00Z">
            <w:rPr>
              <w:rFonts w:ascii="Times New Roman" w:eastAsia="Times New Roman" w:hAnsi="Times New Roman" w:cs="Times New Roman"/>
              <w:b/>
              <w:bCs/>
              <w:color w:val="000000" w:themeColor="text1"/>
              <w:sz w:val="24"/>
              <w:szCs w:val="24"/>
              <w:lang w:val="en-GB"/>
            </w:rPr>
          </w:rPrChange>
        </w:rPr>
        <w:t xml:space="preserve">Third: </w:t>
      </w:r>
      <w:r w:rsidRPr="000B06DA">
        <w:rPr>
          <w:rFonts w:ascii="Garamond" w:eastAsia="Times New Roman" w:hAnsi="Garamond" w:cs="Times New Roman"/>
          <w:color w:val="000000" w:themeColor="text1"/>
          <w:sz w:val="24"/>
          <w:szCs w:val="24"/>
          <w:lang w:val="en-GB"/>
          <w:rPrChange w:id="1528"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t xml:space="preserve">it proposes a way that these financial services can be offered to low-capacity and/or small countries such as Small Island Developing States through a 'pay as you go' energy service contract, developing transnational capability in net-zero energy systems. The total energy-service cost of a clean energy system would be both lower cost and more certain (lower fiscal risk) than current systems, which are often based on imported oil. The pay-as-you-go model ensures the debt is held in a way that neither in substantive nor measured terms contribute to the risk or debt burden of the country. Just like SECI, the proposal leverages the relationship advantages and capabilities of the WBG, </w:t>
      </w:r>
      <w:r w:rsidRPr="000B06DA">
        <w:rPr>
          <w:rFonts w:ascii="Garamond" w:eastAsia="Times New Roman" w:hAnsi="Garamond" w:cs="Times New Roman"/>
          <w:color w:val="000000" w:themeColor="text1"/>
          <w:sz w:val="24"/>
          <w:szCs w:val="24"/>
          <w:lang w:val="en-GB"/>
          <w:rPrChange w:id="1529" w:author="Nils Burkhard Patrik Zimmermann" w:date="2024-10-24T15:12:00Z" w16du:dateUtc="2024-10-24T19:12:00Z">
            <w:rPr>
              <w:rFonts w:ascii="Times New Roman" w:eastAsia="Times New Roman" w:hAnsi="Times New Roman" w:cs="Times New Roman"/>
              <w:color w:val="000000" w:themeColor="text1"/>
              <w:sz w:val="24"/>
              <w:szCs w:val="24"/>
              <w:lang w:val="en-GB"/>
            </w:rPr>
          </w:rPrChange>
        </w:rPr>
        <w:lastRenderedPageBreak/>
        <w:t>specifically with the preferred creditor arrangement which means that even if payment delays between the buyer of power and the supplier, then the relationships ensure that no losses are taken by investors and the losses by the guarantor are recouped.</w:t>
      </w:r>
    </w:p>
    <w:p w14:paraId="4DE3C197" w14:textId="1F80C860" w:rsidR="2586C323" w:rsidRPr="000B06DA" w:rsidRDefault="2586C323" w:rsidP="2586C323">
      <w:pPr>
        <w:jc w:val="both"/>
        <w:rPr>
          <w:rFonts w:ascii="Garamond" w:hAnsi="Garamond"/>
          <w:rPrChange w:id="1530" w:author="Nils Burkhard Patrik Zimmermann" w:date="2024-10-24T15:12:00Z" w16du:dateUtc="2024-10-24T19:12:00Z">
            <w:rPr/>
          </w:rPrChange>
        </w:rPr>
      </w:pPr>
    </w:p>
    <w:sectPr w:rsidR="2586C323" w:rsidRPr="000B06D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53" w:author="Stephen John Stretton" w:date="2024-11-10T04:38:00Z" w:initials="SS">
    <w:p w14:paraId="0391C273" w14:textId="77777777" w:rsidR="00954569" w:rsidRDefault="00954569" w:rsidP="00954569">
      <w:pPr>
        <w:pStyle w:val="CommentText"/>
      </w:pPr>
      <w:r>
        <w:rPr>
          <w:rStyle w:val="CommentReference"/>
        </w:rPr>
        <w:annotationRef/>
      </w:r>
      <w:r>
        <w:t>Give the simple version first, please!</w:t>
      </w:r>
    </w:p>
  </w:comment>
  <w:comment w:id="254" w:author="Stephen John Stretton" w:date="2024-11-10T04:38:00Z" w:initials="SS">
    <w:p w14:paraId="141686CD" w14:textId="77777777" w:rsidR="00954569" w:rsidRDefault="00954569" w:rsidP="00954569">
      <w:pPr>
        <w:pStyle w:val="CommentText"/>
      </w:pPr>
      <w:r>
        <w:rPr>
          <w:rStyle w:val="CommentReference"/>
        </w:rPr>
        <w:annotationRef/>
      </w:r>
      <w:r>
        <w:t>What is the function?</w:t>
      </w:r>
    </w:p>
  </w:comment>
  <w:comment w:id="259" w:author="Stephen John Stretton" w:date="2024-11-10T04:39:00Z" w:initials="SS">
    <w:p w14:paraId="2405C66D" w14:textId="77777777" w:rsidR="002345E2" w:rsidRDefault="002345E2" w:rsidP="002345E2">
      <w:pPr>
        <w:pStyle w:val="CommentText"/>
      </w:pPr>
      <w:r>
        <w:rPr>
          <w:rStyle w:val="CommentReference"/>
        </w:rPr>
        <w:annotationRef/>
      </w:r>
      <w:r>
        <w:t>Too long as the first paragraph explaining a new concept, Give the why first and then the what in a second paragraph and then how in the third. This goes straight to the ‘how’.</w:t>
      </w:r>
    </w:p>
  </w:comment>
  <w:comment w:id="717" w:author="Stephen John Stretton" w:date="2024-11-10T04:40:00Z" w:initials="SS">
    <w:p w14:paraId="4ABADD2C" w14:textId="77777777" w:rsidR="006044DB" w:rsidRDefault="006044DB" w:rsidP="006044DB">
      <w:pPr>
        <w:pStyle w:val="CommentText"/>
      </w:pPr>
      <w:r>
        <w:rPr>
          <w:rStyle w:val="CommentReference"/>
        </w:rPr>
        <w:annotationRef/>
      </w:r>
      <w:r>
        <w:t>What’s going on here? This is a mess of notes., I thought we might have a finished draft.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91C273" w15:done="0"/>
  <w15:commentEx w15:paraId="141686CD" w15:paraIdParent="0391C273" w15:done="0"/>
  <w15:commentEx w15:paraId="2405C66D" w15:done="0"/>
  <w15:commentEx w15:paraId="4ABADD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4A35295" w16cex:dateUtc="2024-11-10T09:38:00Z"/>
  <w16cex:commentExtensible w16cex:durableId="57180302" w16cex:dateUtc="2024-11-10T09:38:00Z"/>
  <w16cex:commentExtensible w16cex:durableId="2E6A7299" w16cex:dateUtc="2024-11-10T09:39:00Z"/>
  <w16cex:commentExtensible w16cex:durableId="6150FE18" w16cex:dateUtc="2024-11-10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91C273" w16cid:durableId="04A35295"/>
  <w16cid:commentId w16cid:paraId="141686CD" w16cid:durableId="57180302"/>
  <w16cid:commentId w16cid:paraId="2405C66D" w16cid:durableId="2E6A7299"/>
  <w16cid:commentId w16cid:paraId="4ABADD2C" w16cid:durableId="6150FE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C5F5C" w14:textId="77777777" w:rsidR="00A5391A" w:rsidRDefault="00A5391A" w:rsidP="003421C7">
      <w:pPr>
        <w:spacing w:after="0" w:line="240" w:lineRule="auto"/>
      </w:pPr>
      <w:r>
        <w:separator/>
      </w:r>
    </w:p>
  </w:endnote>
  <w:endnote w:type="continuationSeparator" w:id="0">
    <w:p w14:paraId="7ACF7A3F" w14:textId="77777777" w:rsidR="00A5391A" w:rsidRDefault="00A5391A" w:rsidP="003421C7">
      <w:pPr>
        <w:spacing w:after="0" w:line="240" w:lineRule="auto"/>
      </w:pPr>
      <w:r>
        <w:continuationSeparator/>
      </w:r>
    </w:p>
  </w:endnote>
  <w:endnote w:type="continuationNotice" w:id="1">
    <w:p w14:paraId="67497746" w14:textId="77777777" w:rsidR="00A5391A" w:rsidRDefault="00A539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46016" w14:textId="77777777" w:rsidR="00A5391A" w:rsidRDefault="00A5391A" w:rsidP="003421C7">
      <w:pPr>
        <w:spacing w:after="0" w:line="240" w:lineRule="auto"/>
      </w:pPr>
      <w:r>
        <w:separator/>
      </w:r>
    </w:p>
  </w:footnote>
  <w:footnote w:type="continuationSeparator" w:id="0">
    <w:p w14:paraId="7AA28099" w14:textId="77777777" w:rsidR="00A5391A" w:rsidRDefault="00A5391A" w:rsidP="003421C7">
      <w:pPr>
        <w:spacing w:after="0" w:line="240" w:lineRule="auto"/>
      </w:pPr>
      <w:r>
        <w:continuationSeparator/>
      </w:r>
    </w:p>
  </w:footnote>
  <w:footnote w:type="continuationNotice" w:id="1">
    <w:p w14:paraId="0D6E55ED" w14:textId="77777777" w:rsidR="00A5391A" w:rsidRDefault="00A5391A">
      <w:pPr>
        <w:spacing w:after="0" w:line="240" w:lineRule="auto"/>
      </w:pPr>
    </w:p>
  </w:footnote>
  <w:footnote w:id="2">
    <w:p w14:paraId="51FC04E9" w14:textId="77777777" w:rsidR="00262187" w:rsidRPr="00262187" w:rsidRDefault="00262187" w:rsidP="00262187">
      <w:pPr>
        <w:pStyle w:val="FootnoteText"/>
        <w:jc w:val="both"/>
        <w:rPr>
          <w:rFonts w:ascii="Garamond" w:hAnsi="Garamond"/>
        </w:rPr>
      </w:pPr>
      <w:r w:rsidRPr="00262187">
        <w:rPr>
          <w:rStyle w:val="FootnoteReference"/>
          <w:rFonts w:ascii="Garamond" w:hAnsi="Garamond"/>
        </w:rPr>
        <w:footnoteRef/>
      </w:r>
      <w:r w:rsidRPr="00262187">
        <w:rPr>
          <w:rFonts w:ascii="Garamond" w:hAnsi="Garamond"/>
        </w:rPr>
        <w:t xml:space="preserve"> SECI is a specialized Indian federal government agency which plays a multi-faceted role in driving development of renewable energy projects throughout India. Among other roles, SECI, whose ultimate financial backer is the Government of India, acts as an intermediary between renewable energy providers (e.g., private or state-owned companies operating utility-scale solar photovoltaic power plants and associated energy storage capacity) and wholesale electricity purchasers (in India’s case, electricity distribution companies, “Discoms”).</w:t>
      </w:r>
    </w:p>
  </w:footnote>
  <w:footnote w:id="3">
    <w:p w14:paraId="568CC12A" w14:textId="213B5330" w:rsidR="00862AE6" w:rsidRDefault="00862AE6">
      <w:pPr>
        <w:pStyle w:val="FootnoteText"/>
      </w:pPr>
      <w:r>
        <w:rPr>
          <w:rStyle w:val="FootnoteReference"/>
        </w:rPr>
        <w:footnoteRef/>
      </w:r>
      <w:r>
        <w:t xml:space="preserve"> Deployment of electrified end-user technologies (for example, air conditioning/heat pump units and lightweight, cheap electric vehicles) and infrastructure (charging point networks, transmission grids, utility-scale energy storage) must be scaled up quickly. This is not the topic of this paper, but rather the more general T2B report.</w:t>
      </w:r>
    </w:p>
  </w:footnote>
  <w:footnote w:id="4">
    <w:p w14:paraId="6C99DF90" w14:textId="276A53AC" w:rsidR="009E056D" w:rsidRDefault="009E056D">
      <w:pPr>
        <w:pStyle w:val="FootnoteText"/>
      </w:pPr>
      <w:r>
        <w:rPr>
          <w:rStyle w:val="FootnoteReference"/>
        </w:rPr>
        <w:footnoteRef/>
      </w:r>
      <w:r>
        <w:t xml:space="preserve"> See: </w:t>
      </w:r>
      <w:r w:rsidRPr="00CB4B81">
        <w:rPr>
          <w:noProof/>
        </w:rPr>
        <w:t>https://www.iea.org/reports/the-role-of-critical-minerals-in-clean-energy-transitions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96B9D"/>
    <w:multiLevelType w:val="hybridMultilevel"/>
    <w:tmpl w:val="7FD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625B6"/>
    <w:multiLevelType w:val="hybridMultilevel"/>
    <w:tmpl w:val="FA18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019B9"/>
    <w:multiLevelType w:val="hybridMultilevel"/>
    <w:tmpl w:val="B7ACDF82"/>
    <w:lvl w:ilvl="0" w:tplc="4EE40A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34745"/>
    <w:multiLevelType w:val="hybridMultilevel"/>
    <w:tmpl w:val="6B12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B3D3B"/>
    <w:multiLevelType w:val="hybridMultilevel"/>
    <w:tmpl w:val="737AB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B9239"/>
    <w:multiLevelType w:val="hybridMultilevel"/>
    <w:tmpl w:val="21704B8C"/>
    <w:lvl w:ilvl="0" w:tplc="AD2AAAE4">
      <w:start w:val="1"/>
      <w:numFmt w:val="decimal"/>
      <w:lvlText w:val="%1."/>
      <w:lvlJc w:val="left"/>
      <w:pPr>
        <w:ind w:left="720" w:hanging="360"/>
      </w:pPr>
    </w:lvl>
    <w:lvl w:ilvl="1" w:tplc="9462E34E">
      <w:start w:val="1"/>
      <w:numFmt w:val="lowerLetter"/>
      <w:lvlText w:val="%2."/>
      <w:lvlJc w:val="left"/>
      <w:pPr>
        <w:ind w:left="1440" w:hanging="360"/>
      </w:pPr>
    </w:lvl>
    <w:lvl w:ilvl="2" w:tplc="C03EBD6A">
      <w:start w:val="1"/>
      <w:numFmt w:val="lowerRoman"/>
      <w:lvlText w:val="%3."/>
      <w:lvlJc w:val="right"/>
      <w:pPr>
        <w:ind w:left="2160" w:hanging="180"/>
      </w:pPr>
    </w:lvl>
    <w:lvl w:ilvl="3" w:tplc="FC8E79F8">
      <w:start w:val="1"/>
      <w:numFmt w:val="decimal"/>
      <w:lvlText w:val="%4."/>
      <w:lvlJc w:val="left"/>
      <w:pPr>
        <w:ind w:left="2880" w:hanging="360"/>
      </w:pPr>
    </w:lvl>
    <w:lvl w:ilvl="4" w:tplc="817CEA48">
      <w:start w:val="1"/>
      <w:numFmt w:val="lowerLetter"/>
      <w:lvlText w:val="%5."/>
      <w:lvlJc w:val="left"/>
      <w:pPr>
        <w:ind w:left="3600" w:hanging="360"/>
      </w:pPr>
    </w:lvl>
    <w:lvl w:ilvl="5" w:tplc="5EE63B7C">
      <w:start w:val="1"/>
      <w:numFmt w:val="lowerRoman"/>
      <w:lvlText w:val="%6."/>
      <w:lvlJc w:val="right"/>
      <w:pPr>
        <w:ind w:left="4320" w:hanging="180"/>
      </w:pPr>
    </w:lvl>
    <w:lvl w:ilvl="6" w:tplc="811C6E9A">
      <w:start w:val="1"/>
      <w:numFmt w:val="decimal"/>
      <w:lvlText w:val="%7."/>
      <w:lvlJc w:val="left"/>
      <w:pPr>
        <w:ind w:left="5040" w:hanging="360"/>
      </w:pPr>
    </w:lvl>
    <w:lvl w:ilvl="7" w:tplc="93DE2B8C">
      <w:start w:val="1"/>
      <w:numFmt w:val="lowerLetter"/>
      <w:lvlText w:val="%8."/>
      <w:lvlJc w:val="left"/>
      <w:pPr>
        <w:ind w:left="5760" w:hanging="360"/>
      </w:pPr>
    </w:lvl>
    <w:lvl w:ilvl="8" w:tplc="263055DC">
      <w:start w:val="1"/>
      <w:numFmt w:val="lowerRoman"/>
      <w:lvlText w:val="%9."/>
      <w:lvlJc w:val="right"/>
      <w:pPr>
        <w:ind w:left="6480" w:hanging="180"/>
      </w:pPr>
    </w:lvl>
  </w:abstractNum>
  <w:abstractNum w:abstractNumId="6" w15:restartNumberingAfterBreak="0">
    <w:nsid w:val="6A1E594B"/>
    <w:multiLevelType w:val="hybridMultilevel"/>
    <w:tmpl w:val="BA2E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603905">
    <w:abstractNumId w:val="5"/>
  </w:num>
  <w:num w:numId="2" w16cid:durableId="948508120">
    <w:abstractNumId w:val="4"/>
  </w:num>
  <w:num w:numId="3" w16cid:durableId="656958948">
    <w:abstractNumId w:val="3"/>
  </w:num>
  <w:num w:numId="4" w16cid:durableId="453837879">
    <w:abstractNumId w:val="0"/>
  </w:num>
  <w:num w:numId="5" w16cid:durableId="60832059">
    <w:abstractNumId w:val="2"/>
  </w:num>
  <w:num w:numId="6" w16cid:durableId="1097990234">
    <w:abstractNumId w:val="6"/>
  </w:num>
  <w:num w:numId="7" w16cid:durableId="4928434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tephen John Stretton">
    <w15:presenceInfo w15:providerId="AD" w15:userId="S::sstretton@worldbank.org::da8c780b-1aa2-4e36-94fb-871dc8111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OztDA2NTA2NzA3tTRQ0lEKTi0uzszPAykwqwUAcfDzOywAAAA="/>
  </w:docVars>
  <w:rsids>
    <w:rsidRoot w:val="00CD4AFE"/>
    <w:rsid w:val="00006E32"/>
    <w:rsid w:val="00013A81"/>
    <w:rsid w:val="0001601A"/>
    <w:rsid w:val="00017076"/>
    <w:rsid w:val="0001734C"/>
    <w:rsid w:val="00017910"/>
    <w:rsid w:val="000225AA"/>
    <w:rsid w:val="0002496D"/>
    <w:rsid w:val="00024FF5"/>
    <w:rsid w:val="00030585"/>
    <w:rsid w:val="00030D82"/>
    <w:rsid w:val="000331D5"/>
    <w:rsid w:val="00037A8E"/>
    <w:rsid w:val="00042C51"/>
    <w:rsid w:val="000456CE"/>
    <w:rsid w:val="00046E1F"/>
    <w:rsid w:val="000476AA"/>
    <w:rsid w:val="00055E79"/>
    <w:rsid w:val="00057869"/>
    <w:rsid w:val="000618FC"/>
    <w:rsid w:val="00065221"/>
    <w:rsid w:val="000679DD"/>
    <w:rsid w:val="0007263F"/>
    <w:rsid w:val="000864FD"/>
    <w:rsid w:val="00086C24"/>
    <w:rsid w:val="000906C3"/>
    <w:rsid w:val="00092444"/>
    <w:rsid w:val="00096E55"/>
    <w:rsid w:val="000A600B"/>
    <w:rsid w:val="000A6D2A"/>
    <w:rsid w:val="000B06DA"/>
    <w:rsid w:val="000B0BD6"/>
    <w:rsid w:val="000B107E"/>
    <w:rsid w:val="000B1B65"/>
    <w:rsid w:val="000B1C07"/>
    <w:rsid w:val="000B233D"/>
    <w:rsid w:val="000B2C3A"/>
    <w:rsid w:val="000B306C"/>
    <w:rsid w:val="000B355C"/>
    <w:rsid w:val="000B41E0"/>
    <w:rsid w:val="000B4681"/>
    <w:rsid w:val="000C2F7E"/>
    <w:rsid w:val="000C52BE"/>
    <w:rsid w:val="000C682A"/>
    <w:rsid w:val="000C695C"/>
    <w:rsid w:val="000D17F5"/>
    <w:rsid w:val="000D3397"/>
    <w:rsid w:val="000D4A30"/>
    <w:rsid w:val="000D6C9F"/>
    <w:rsid w:val="000E4097"/>
    <w:rsid w:val="000E5D5C"/>
    <w:rsid w:val="000E6C13"/>
    <w:rsid w:val="000F4CDA"/>
    <w:rsid w:val="000F5760"/>
    <w:rsid w:val="000F6586"/>
    <w:rsid w:val="000F7EA4"/>
    <w:rsid w:val="00101417"/>
    <w:rsid w:val="00104510"/>
    <w:rsid w:val="001058B2"/>
    <w:rsid w:val="00110530"/>
    <w:rsid w:val="0011393F"/>
    <w:rsid w:val="00114961"/>
    <w:rsid w:val="00123D20"/>
    <w:rsid w:val="001255A7"/>
    <w:rsid w:val="001305BA"/>
    <w:rsid w:val="00135D51"/>
    <w:rsid w:val="00144547"/>
    <w:rsid w:val="001531B8"/>
    <w:rsid w:val="001533A6"/>
    <w:rsid w:val="00157ED1"/>
    <w:rsid w:val="001611CE"/>
    <w:rsid w:val="0016155E"/>
    <w:rsid w:val="001657CC"/>
    <w:rsid w:val="0016699E"/>
    <w:rsid w:val="00173A4D"/>
    <w:rsid w:val="00173BA2"/>
    <w:rsid w:val="0017731B"/>
    <w:rsid w:val="00177770"/>
    <w:rsid w:val="00181580"/>
    <w:rsid w:val="00181FAC"/>
    <w:rsid w:val="001850B8"/>
    <w:rsid w:val="0019026B"/>
    <w:rsid w:val="001A0981"/>
    <w:rsid w:val="001A2AB9"/>
    <w:rsid w:val="001A2F94"/>
    <w:rsid w:val="001A3C21"/>
    <w:rsid w:val="001A4A39"/>
    <w:rsid w:val="001C00E7"/>
    <w:rsid w:val="001C2E98"/>
    <w:rsid w:val="001C49BE"/>
    <w:rsid w:val="001D229D"/>
    <w:rsid w:val="001D22C9"/>
    <w:rsid w:val="001D3B63"/>
    <w:rsid w:val="001D4D3A"/>
    <w:rsid w:val="001D5098"/>
    <w:rsid w:val="001E2057"/>
    <w:rsid w:val="001E2732"/>
    <w:rsid w:val="001E2786"/>
    <w:rsid w:val="001E3241"/>
    <w:rsid w:val="001E395C"/>
    <w:rsid w:val="001E4C93"/>
    <w:rsid w:val="001F2A47"/>
    <w:rsid w:val="0020723F"/>
    <w:rsid w:val="00214BD2"/>
    <w:rsid w:val="0021604D"/>
    <w:rsid w:val="00222165"/>
    <w:rsid w:val="00223B44"/>
    <w:rsid w:val="00224BF9"/>
    <w:rsid w:val="00232BC3"/>
    <w:rsid w:val="002345E2"/>
    <w:rsid w:val="00241F22"/>
    <w:rsid w:val="00242FBF"/>
    <w:rsid w:val="00243453"/>
    <w:rsid w:val="002513C9"/>
    <w:rsid w:val="0025324D"/>
    <w:rsid w:val="00262187"/>
    <w:rsid w:val="002662FC"/>
    <w:rsid w:val="002669D1"/>
    <w:rsid w:val="00270207"/>
    <w:rsid w:val="00276ED2"/>
    <w:rsid w:val="00280670"/>
    <w:rsid w:val="0028078A"/>
    <w:rsid w:val="0028762E"/>
    <w:rsid w:val="002916CF"/>
    <w:rsid w:val="0029581C"/>
    <w:rsid w:val="002A6DE2"/>
    <w:rsid w:val="002B3034"/>
    <w:rsid w:val="002B41C9"/>
    <w:rsid w:val="002D43CB"/>
    <w:rsid w:val="002D5658"/>
    <w:rsid w:val="002D6C27"/>
    <w:rsid w:val="002D7B46"/>
    <w:rsid w:val="002E0BFE"/>
    <w:rsid w:val="002E1F2A"/>
    <w:rsid w:val="002E2B06"/>
    <w:rsid w:val="002E405A"/>
    <w:rsid w:val="002E4C13"/>
    <w:rsid w:val="002F189B"/>
    <w:rsid w:val="002F3394"/>
    <w:rsid w:val="002F4AEE"/>
    <w:rsid w:val="003040DE"/>
    <w:rsid w:val="0030561F"/>
    <w:rsid w:val="00313ECC"/>
    <w:rsid w:val="00314C67"/>
    <w:rsid w:val="00317B9A"/>
    <w:rsid w:val="003217CD"/>
    <w:rsid w:val="003252B7"/>
    <w:rsid w:val="00330CC7"/>
    <w:rsid w:val="00334FE2"/>
    <w:rsid w:val="00335887"/>
    <w:rsid w:val="003421C7"/>
    <w:rsid w:val="00344420"/>
    <w:rsid w:val="0034536E"/>
    <w:rsid w:val="003504EA"/>
    <w:rsid w:val="0035114B"/>
    <w:rsid w:val="003712C2"/>
    <w:rsid w:val="00371ED9"/>
    <w:rsid w:val="00376624"/>
    <w:rsid w:val="003823A4"/>
    <w:rsid w:val="0038466F"/>
    <w:rsid w:val="00397439"/>
    <w:rsid w:val="003A0B6B"/>
    <w:rsid w:val="003A2FD9"/>
    <w:rsid w:val="003A3A80"/>
    <w:rsid w:val="003A3CE0"/>
    <w:rsid w:val="003A49F5"/>
    <w:rsid w:val="003A75DF"/>
    <w:rsid w:val="003B0CD7"/>
    <w:rsid w:val="003B64F5"/>
    <w:rsid w:val="003C1E55"/>
    <w:rsid w:val="003C37CF"/>
    <w:rsid w:val="003C6045"/>
    <w:rsid w:val="003C6967"/>
    <w:rsid w:val="003D4E8C"/>
    <w:rsid w:val="003D6DC8"/>
    <w:rsid w:val="003D7132"/>
    <w:rsid w:val="003E1895"/>
    <w:rsid w:val="003E34F9"/>
    <w:rsid w:val="003E3CEE"/>
    <w:rsid w:val="003E5C48"/>
    <w:rsid w:val="003F7157"/>
    <w:rsid w:val="00401654"/>
    <w:rsid w:val="00401A95"/>
    <w:rsid w:val="00406747"/>
    <w:rsid w:val="00412EB7"/>
    <w:rsid w:val="00415058"/>
    <w:rsid w:val="00422567"/>
    <w:rsid w:val="004235B2"/>
    <w:rsid w:val="004235DC"/>
    <w:rsid w:val="00423F21"/>
    <w:rsid w:val="00433470"/>
    <w:rsid w:val="004344B3"/>
    <w:rsid w:val="0044277B"/>
    <w:rsid w:val="00445A1B"/>
    <w:rsid w:val="004531C5"/>
    <w:rsid w:val="00454339"/>
    <w:rsid w:val="00464E4E"/>
    <w:rsid w:val="004660DE"/>
    <w:rsid w:val="00485094"/>
    <w:rsid w:val="004864BC"/>
    <w:rsid w:val="0048F752"/>
    <w:rsid w:val="0049221A"/>
    <w:rsid w:val="00493FC8"/>
    <w:rsid w:val="004940CF"/>
    <w:rsid w:val="0049488A"/>
    <w:rsid w:val="00497E63"/>
    <w:rsid w:val="00497EC8"/>
    <w:rsid w:val="004A683D"/>
    <w:rsid w:val="004B1FEF"/>
    <w:rsid w:val="004B4FC7"/>
    <w:rsid w:val="004B7C47"/>
    <w:rsid w:val="004C2683"/>
    <w:rsid w:val="004D001C"/>
    <w:rsid w:val="004D4649"/>
    <w:rsid w:val="004D47F9"/>
    <w:rsid w:val="004E1498"/>
    <w:rsid w:val="004E50E2"/>
    <w:rsid w:val="004E5473"/>
    <w:rsid w:val="004E55E1"/>
    <w:rsid w:val="004F6DE8"/>
    <w:rsid w:val="0050082F"/>
    <w:rsid w:val="00502B18"/>
    <w:rsid w:val="00503353"/>
    <w:rsid w:val="005132CA"/>
    <w:rsid w:val="005162E2"/>
    <w:rsid w:val="00523E64"/>
    <w:rsid w:val="00526A0F"/>
    <w:rsid w:val="00533993"/>
    <w:rsid w:val="00535224"/>
    <w:rsid w:val="00535306"/>
    <w:rsid w:val="00536B4A"/>
    <w:rsid w:val="00542B42"/>
    <w:rsid w:val="00545FD3"/>
    <w:rsid w:val="00556489"/>
    <w:rsid w:val="005572FC"/>
    <w:rsid w:val="0056373A"/>
    <w:rsid w:val="00564A4A"/>
    <w:rsid w:val="005661D9"/>
    <w:rsid w:val="00567A4F"/>
    <w:rsid w:val="00577FD5"/>
    <w:rsid w:val="00587358"/>
    <w:rsid w:val="005942E4"/>
    <w:rsid w:val="0059479B"/>
    <w:rsid w:val="005A164E"/>
    <w:rsid w:val="005A3E9B"/>
    <w:rsid w:val="005B4D7B"/>
    <w:rsid w:val="005C283F"/>
    <w:rsid w:val="005C6B5B"/>
    <w:rsid w:val="005C759A"/>
    <w:rsid w:val="005D155B"/>
    <w:rsid w:val="005E0353"/>
    <w:rsid w:val="005E1D52"/>
    <w:rsid w:val="005E6832"/>
    <w:rsid w:val="005F70D9"/>
    <w:rsid w:val="006020F7"/>
    <w:rsid w:val="006044DB"/>
    <w:rsid w:val="00606062"/>
    <w:rsid w:val="00614A3B"/>
    <w:rsid w:val="00620BC9"/>
    <w:rsid w:val="006215F4"/>
    <w:rsid w:val="00625488"/>
    <w:rsid w:val="006265B3"/>
    <w:rsid w:val="006320A1"/>
    <w:rsid w:val="00632CFA"/>
    <w:rsid w:val="0063301C"/>
    <w:rsid w:val="006337BE"/>
    <w:rsid w:val="00633F62"/>
    <w:rsid w:val="0063611E"/>
    <w:rsid w:val="00636747"/>
    <w:rsid w:val="006430E9"/>
    <w:rsid w:val="00643509"/>
    <w:rsid w:val="006448E5"/>
    <w:rsid w:val="00645CB4"/>
    <w:rsid w:val="00646B31"/>
    <w:rsid w:val="006549CB"/>
    <w:rsid w:val="0065580A"/>
    <w:rsid w:val="00655DA7"/>
    <w:rsid w:val="0066778C"/>
    <w:rsid w:val="00676B47"/>
    <w:rsid w:val="0068221E"/>
    <w:rsid w:val="00695FCF"/>
    <w:rsid w:val="006A1830"/>
    <w:rsid w:val="006A3490"/>
    <w:rsid w:val="006A735F"/>
    <w:rsid w:val="006B5F9C"/>
    <w:rsid w:val="006C354D"/>
    <w:rsid w:val="006C5141"/>
    <w:rsid w:val="006C6C74"/>
    <w:rsid w:val="006D01DB"/>
    <w:rsid w:val="006D179F"/>
    <w:rsid w:val="006D3429"/>
    <w:rsid w:val="006D3F53"/>
    <w:rsid w:val="006E13A3"/>
    <w:rsid w:val="006E4850"/>
    <w:rsid w:val="006E58CB"/>
    <w:rsid w:val="006F101B"/>
    <w:rsid w:val="006F2672"/>
    <w:rsid w:val="006F38EE"/>
    <w:rsid w:val="006F6B62"/>
    <w:rsid w:val="006F71EE"/>
    <w:rsid w:val="00703363"/>
    <w:rsid w:val="00707360"/>
    <w:rsid w:val="0071179A"/>
    <w:rsid w:val="0071241A"/>
    <w:rsid w:val="0072678F"/>
    <w:rsid w:val="00731863"/>
    <w:rsid w:val="00735393"/>
    <w:rsid w:val="00737F1E"/>
    <w:rsid w:val="00741163"/>
    <w:rsid w:val="0074238D"/>
    <w:rsid w:val="0074328A"/>
    <w:rsid w:val="007518CE"/>
    <w:rsid w:val="00752A45"/>
    <w:rsid w:val="00753ADC"/>
    <w:rsid w:val="00754739"/>
    <w:rsid w:val="00754AA0"/>
    <w:rsid w:val="00754E0C"/>
    <w:rsid w:val="00755046"/>
    <w:rsid w:val="00755521"/>
    <w:rsid w:val="00756533"/>
    <w:rsid w:val="0075653A"/>
    <w:rsid w:val="00757B43"/>
    <w:rsid w:val="00762C9F"/>
    <w:rsid w:val="00763BE9"/>
    <w:rsid w:val="007703D1"/>
    <w:rsid w:val="00774954"/>
    <w:rsid w:val="00774BB5"/>
    <w:rsid w:val="007752E9"/>
    <w:rsid w:val="00786AA3"/>
    <w:rsid w:val="00786BA0"/>
    <w:rsid w:val="00793932"/>
    <w:rsid w:val="007B26D8"/>
    <w:rsid w:val="007B4200"/>
    <w:rsid w:val="007B60A7"/>
    <w:rsid w:val="007C09F5"/>
    <w:rsid w:val="007C2B35"/>
    <w:rsid w:val="007C5653"/>
    <w:rsid w:val="007C5869"/>
    <w:rsid w:val="007C5BEE"/>
    <w:rsid w:val="007C6036"/>
    <w:rsid w:val="007D3385"/>
    <w:rsid w:val="007E38A0"/>
    <w:rsid w:val="007E4D44"/>
    <w:rsid w:val="007E4FC1"/>
    <w:rsid w:val="007F3611"/>
    <w:rsid w:val="007F3D91"/>
    <w:rsid w:val="007F735F"/>
    <w:rsid w:val="00802088"/>
    <w:rsid w:val="00806B53"/>
    <w:rsid w:val="008122F7"/>
    <w:rsid w:val="0081277F"/>
    <w:rsid w:val="00815105"/>
    <w:rsid w:val="008159A8"/>
    <w:rsid w:val="00826804"/>
    <w:rsid w:val="0082775A"/>
    <w:rsid w:val="00830AFB"/>
    <w:rsid w:val="00830CC3"/>
    <w:rsid w:val="00836BE8"/>
    <w:rsid w:val="008415F0"/>
    <w:rsid w:val="00843B5F"/>
    <w:rsid w:val="008464D2"/>
    <w:rsid w:val="0085116B"/>
    <w:rsid w:val="00862AE6"/>
    <w:rsid w:val="00872784"/>
    <w:rsid w:val="0088196D"/>
    <w:rsid w:val="00882235"/>
    <w:rsid w:val="0088350C"/>
    <w:rsid w:val="0088532A"/>
    <w:rsid w:val="008861CC"/>
    <w:rsid w:val="00886E7C"/>
    <w:rsid w:val="00895081"/>
    <w:rsid w:val="008A5940"/>
    <w:rsid w:val="008B664B"/>
    <w:rsid w:val="008C2804"/>
    <w:rsid w:val="008D4DBB"/>
    <w:rsid w:val="008E2DF7"/>
    <w:rsid w:val="008E40C8"/>
    <w:rsid w:val="008E7A86"/>
    <w:rsid w:val="008F015E"/>
    <w:rsid w:val="008F18CE"/>
    <w:rsid w:val="008F211A"/>
    <w:rsid w:val="008F4821"/>
    <w:rsid w:val="008F586C"/>
    <w:rsid w:val="008F6A83"/>
    <w:rsid w:val="00900D56"/>
    <w:rsid w:val="00902D41"/>
    <w:rsid w:val="00904012"/>
    <w:rsid w:val="00916D8E"/>
    <w:rsid w:val="009171A4"/>
    <w:rsid w:val="00925914"/>
    <w:rsid w:val="0092730A"/>
    <w:rsid w:val="009419C5"/>
    <w:rsid w:val="00943969"/>
    <w:rsid w:val="00944F62"/>
    <w:rsid w:val="0094559B"/>
    <w:rsid w:val="00952047"/>
    <w:rsid w:val="00954569"/>
    <w:rsid w:val="00957016"/>
    <w:rsid w:val="00961CE5"/>
    <w:rsid w:val="00963978"/>
    <w:rsid w:val="00964D4A"/>
    <w:rsid w:val="009666C5"/>
    <w:rsid w:val="009676CA"/>
    <w:rsid w:val="00977B75"/>
    <w:rsid w:val="0098074C"/>
    <w:rsid w:val="0098572A"/>
    <w:rsid w:val="009864CC"/>
    <w:rsid w:val="00986AE6"/>
    <w:rsid w:val="00986F19"/>
    <w:rsid w:val="0099358C"/>
    <w:rsid w:val="00994A0D"/>
    <w:rsid w:val="009A1F05"/>
    <w:rsid w:val="009A4FF7"/>
    <w:rsid w:val="009A6348"/>
    <w:rsid w:val="009B0ADB"/>
    <w:rsid w:val="009B283C"/>
    <w:rsid w:val="009B7FF4"/>
    <w:rsid w:val="009C1582"/>
    <w:rsid w:val="009C62B1"/>
    <w:rsid w:val="009D2B81"/>
    <w:rsid w:val="009D4D05"/>
    <w:rsid w:val="009D7BB9"/>
    <w:rsid w:val="009E056D"/>
    <w:rsid w:val="009E361E"/>
    <w:rsid w:val="009E5103"/>
    <w:rsid w:val="009E60A9"/>
    <w:rsid w:val="009F0595"/>
    <w:rsid w:val="009F11D3"/>
    <w:rsid w:val="009F229D"/>
    <w:rsid w:val="009F2702"/>
    <w:rsid w:val="009F4A3B"/>
    <w:rsid w:val="00A00AA4"/>
    <w:rsid w:val="00A1091E"/>
    <w:rsid w:val="00A10A2D"/>
    <w:rsid w:val="00A10B7B"/>
    <w:rsid w:val="00A11015"/>
    <w:rsid w:val="00A2025D"/>
    <w:rsid w:val="00A258DC"/>
    <w:rsid w:val="00A33FB0"/>
    <w:rsid w:val="00A423B7"/>
    <w:rsid w:val="00A4306E"/>
    <w:rsid w:val="00A52DE3"/>
    <w:rsid w:val="00A5391A"/>
    <w:rsid w:val="00A60238"/>
    <w:rsid w:val="00A627C4"/>
    <w:rsid w:val="00A6418A"/>
    <w:rsid w:val="00A64463"/>
    <w:rsid w:val="00A67845"/>
    <w:rsid w:val="00A71A73"/>
    <w:rsid w:val="00A726C3"/>
    <w:rsid w:val="00A7551B"/>
    <w:rsid w:val="00A764D9"/>
    <w:rsid w:val="00A838D2"/>
    <w:rsid w:val="00A8536F"/>
    <w:rsid w:val="00A85406"/>
    <w:rsid w:val="00A90377"/>
    <w:rsid w:val="00A95C78"/>
    <w:rsid w:val="00A971A9"/>
    <w:rsid w:val="00AA1DB6"/>
    <w:rsid w:val="00AA4FCF"/>
    <w:rsid w:val="00AB0A3B"/>
    <w:rsid w:val="00AB3CCE"/>
    <w:rsid w:val="00AB5D32"/>
    <w:rsid w:val="00AB674E"/>
    <w:rsid w:val="00AB7806"/>
    <w:rsid w:val="00AB78E9"/>
    <w:rsid w:val="00AC78D1"/>
    <w:rsid w:val="00AC793A"/>
    <w:rsid w:val="00AD3D80"/>
    <w:rsid w:val="00AE1328"/>
    <w:rsid w:val="00AE31CA"/>
    <w:rsid w:val="00AF1F36"/>
    <w:rsid w:val="00AF727F"/>
    <w:rsid w:val="00AF75B4"/>
    <w:rsid w:val="00B02AC0"/>
    <w:rsid w:val="00B03DD6"/>
    <w:rsid w:val="00B0413C"/>
    <w:rsid w:val="00B04837"/>
    <w:rsid w:val="00B0712D"/>
    <w:rsid w:val="00B12922"/>
    <w:rsid w:val="00B15CBD"/>
    <w:rsid w:val="00B23459"/>
    <w:rsid w:val="00B26BBA"/>
    <w:rsid w:val="00B26D92"/>
    <w:rsid w:val="00B36F4C"/>
    <w:rsid w:val="00B378AB"/>
    <w:rsid w:val="00B37F29"/>
    <w:rsid w:val="00B42E50"/>
    <w:rsid w:val="00B464EA"/>
    <w:rsid w:val="00B51FD1"/>
    <w:rsid w:val="00B525E2"/>
    <w:rsid w:val="00B65011"/>
    <w:rsid w:val="00B72772"/>
    <w:rsid w:val="00B8097F"/>
    <w:rsid w:val="00B851F1"/>
    <w:rsid w:val="00B93F81"/>
    <w:rsid w:val="00B94211"/>
    <w:rsid w:val="00B945B4"/>
    <w:rsid w:val="00B9712E"/>
    <w:rsid w:val="00BA0099"/>
    <w:rsid w:val="00BA0F41"/>
    <w:rsid w:val="00BA398D"/>
    <w:rsid w:val="00BA657C"/>
    <w:rsid w:val="00BB2275"/>
    <w:rsid w:val="00BB5629"/>
    <w:rsid w:val="00BC28EE"/>
    <w:rsid w:val="00BC6651"/>
    <w:rsid w:val="00BC752C"/>
    <w:rsid w:val="00BD30E1"/>
    <w:rsid w:val="00BD4C95"/>
    <w:rsid w:val="00BE389E"/>
    <w:rsid w:val="00BE7A01"/>
    <w:rsid w:val="00BF1033"/>
    <w:rsid w:val="00BF1118"/>
    <w:rsid w:val="00BF1E4E"/>
    <w:rsid w:val="00BF1FFE"/>
    <w:rsid w:val="00C01730"/>
    <w:rsid w:val="00C1129D"/>
    <w:rsid w:val="00C118DA"/>
    <w:rsid w:val="00C169F1"/>
    <w:rsid w:val="00C20D39"/>
    <w:rsid w:val="00C27EAA"/>
    <w:rsid w:val="00C34DA4"/>
    <w:rsid w:val="00C34E76"/>
    <w:rsid w:val="00C372A8"/>
    <w:rsid w:val="00C37548"/>
    <w:rsid w:val="00C37866"/>
    <w:rsid w:val="00C40AB0"/>
    <w:rsid w:val="00C410EA"/>
    <w:rsid w:val="00C411EC"/>
    <w:rsid w:val="00C42F7C"/>
    <w:rsid w:val="00C43166"/>
    <w:rsid w:val="00C43B26"/>
    <w:rsid w:val="00C457DC"/>
    <w:rsid w:val="00C47923"/>
    <w:rsid w:val="00C51E56"/>
    <w:rsid w:val="00C55E05"/>
    <w:rsid w:val="00C57A50"/>
    <w:rsid w:val="00C732D9"/>
    <w:rsid w:val="00C73757"/>
    <w:rsid w:val="00C75F2B"/>
    <w:rsid w:val="00C85F07"/>
    <w:rsid w:val="00C86183"/>
    <w:rsid w:val="00C91674"/>
    <w:rsid w:val="00C93A63"/>
    <w:rsid w:val="00C94144"/>
    <w:rsid w:val="00C9761F"/>
    <w:rsid w:val="00CA4554"/>
    <w:rsid w:val="00CA686E"/>
    <w:rsid w:val="00CB20B0"/>
    <w:rsid w:val="00CB2D54"/>
    <w:rsid w:val="00CB4B81"/>
    <w:rsid w:val="00CB7B6F"/>
    <w:rsid w:val="00CC18BE"/>
    <w:rsid w:val="00CC320D"/>
    <w:rsid w:val="00CC4050"/>
    <w:rsid w:val="00CC4FCE"/>
    <w:rsid w:val="00CC5342"/>
    <w:rsid w:val="00CD4AFE"/>
    <w:rsid w:val="00CD5D71"/>
    <w:rsid w:val="00CE1407"/>
    <w:rsid w:val="00CE1C26"/>
    <w:rsid w:val="00CF0E7D"/>
    <w:rsid w:val="00CF1302"/>
    <w:rsid w:val="00CF30AE"/>
    <w:rsid w:val="00D06457"/>
    <w:rsid w:val="00D104EA"/>
    <w:rsid w:val="00D105E0"/>
    <w:rsid w:val="00D12433"/>
    <w:rsid w:val="00D139DC"/>
    <w:rsid w:val="00D16159"/>
    <w:rsid w:val="00D16B4D"/>
    <w:rsid w:val="00D17327"/>
    <w:rsid w:val="00D17F1B"/>
    <w:rsid w:val="00D20191"/>
    <w:rsid w:val="00D22085"/>
    <w:rsid w:val="00D238ED"/>
    <w:rsid w:val="00D23A77"/>
    <w:rsid w:val="00D25935"/>
    <w:rsid w:val="00D27C6E"/>
    <w:rsid w:val="00D31377"/>
    <w:rsid w:val="00D3146F"/>
    <w:rsid w:val="00D35873"/>
    <w:rsid w:val="00D401A6"/>
    <w:rsid w:val="00D46B09"/>
    <w:rsid w:val="00D51BE9"/>
    <w:rsid w:val="00D54476"/>
    <w:rsid w:val="00D6028D"/>
    <w:rsid w:val="00D61EEA"/>
    <w:rsid w:val="00D65873"/>
    <w:rsid w:val="00D7029C"/>
    <w:rsid w:val="00D76D4F"/>
    <w:rsid w:val="00D80274"/>
    <w:rsid w:val="00D84121"/>
    <w:rsid w:val="00D85572"/>
    <w:rsid w:val="00D96ECC"/>
    <w:rsid w:val="00DB04FB"/>
    <w:rsid w:val="00DB2151"/>
    <w:rsid w:val="00DB6AF8"/>
    <w:rsid w:val="00DC3D65"/>
    <w:rsid w:val="00DD2596"/>
    <w:rsid w:val="00DE2620"/>
    <w:rsid w:val="00DE79DD"/>
    <w:rsid w:val="00DF363F"/>
    <w:rsid w:val="00DF4C41"/>
    <w:rsid w:val="00DF60C5"/>
    <w:rsid w:val="00DF7109"/>
    <w:rsid w:val="00DF7C5F"/>
    <w:rsid w:val="00E25D7B"/>
    <w:rsid w:val="00E26E9D"/>
    <w:rsid w:val="00E33912"/>
    <w:rsid w:val="00E372D0"/>
    <w:rsid w:val="00E41C12"/>
    <w:rsid w:val="00E4249C"/>
    <w:rsid w:val="00E42A9D"/>
    <w:rsid w:val="00E47014"/>
    <w:rsid w:val="00E500A6"/>
    <w:rsid w:val="00E51598"/>
    <w:rsid w:val="00E529F4"/>
    <w:rsid w:val="00E55963"/>
    <w:rsid w:val="00E57197"/>
    <w:rsid w:val="00E5803D"/>
    <w:rsid w:val="00E60F0D"/>
    <w:rsid w:val="00E6644B"/>
    <w:rsid w:val="00E720EB"/>
    <w:rsid w:val="00E77588"/>
    <w:rsid w:val="00E77CC5"/>
    <w:rsid w:val="00E84103"/>
    <w:rsid w:val="00E91B9D"/>
    <w:rsid w:val="00E91ED9"/>
    <w:rsid w:val="00EA09C1"/>
    <w:rsid w:val="00EA2E62"/>
    <w:rsid w:val="00EA4BE0"/>
    <w:rsid w:val="00EB5783"/>
    <w:rsid w:val="00EB75D4"/>
    <w:rsid w:val="00EC265E"/>
    <w:rsid w:val="00ED3384"/>
    <w:rsid w:val="00EE6972"/>
    <w:rsid w:val="00EE75F1"/>
    <w:rsid w:val="00EE7AAA"/>
    <w:rsid w:val="00EF1102"/>
    <w:rsid w:val="00EF12D7"/>
    <w:rsid w:val="00EF1CF4"/>
    <w:rsid w:val="00EF596D"/>
    <w:rsid w:val="00EF5DF0"/>
    <w:rsid w:val="00F015F9"/>
    <w:rsid w:val="00F03FCD"/>
    <w:rsid w:val="00F137B9"/>
    <w:rsid w:val="00F15D45"/>
    <w:rsid w:val="00F23FD9"/>
    <w:rsid w:val="00F26609"/>
    <w:rsid w:val="00F307B6"/>
    <w:rsid w:val="00F337A5"/>
    <w:rsid w:val="00F35A77"/>
    <w:rsid w:val="00F37079"/>
    <w:rsid w:val="00F41591"/>
    <w:rsid w:val="00F44360"/>
    <w:rsid w:val="00F44A8F"/>
    <w:rsid w:val="00F47E27"/>
    <w:rsid w:val="00F5307F"/>
    <w:rsid w:val="00F54D70"/>
    <w:rsid w:val="00F5786D"/>
    <w:rsid w:val="00F62605"/>
    <w:rsid w:val="00F63320"/>
    <w:rsid w:val="00F64C9D"/>
    <w:rsid w:val="00F67A34"/>
    <w:rsid w:val="00F67E51"/>
    <w:rsid w:val="00F738DA"/>
    <w:rsid w:val="00F76E3E"/>
    <w:rsid w:val="00F821CF"/>
    <w:rsid w:val="00F850F2"/>
    <w:rsid w:val="00F8697A"/>
    <w:rsid w:val="00F92477"/>
    <w:rsid w:val="00F933F7"/>
    <w:rsid w:val="00F95F36"/>
    <w:rsid w:val="00F9616C"/>
    <w:rsid w:val="00FA1DE7"/>
    <w:rsid w:val="00FD1A06"/>
    <w:rsid w:val="00FD1E35"/>
    <w:rsid w:val="00FD2579"/>
    <w:rsid w:val="00FE25F2"/>
    <w:rsid w:val="00FE2AC8"/>
    <w:rsid w:val="00FE6884"/>
    <w:rsid w:val="00FE73E2"/>
    <w:rsid w:val="00FE74DA"/>
    <w:rsid w:val="00FF0B61"/>
    <w:rsid w:val="00FF2789"/>
    <w:rsid w:val="00FF4138"/>
    <w:rsid w:val="00FF7865"/>
    <w:rsid w:val="01251C07"/>
    <w:rsid w:val="020C110C"/>
    <w:rsid w:val="02126745"/>
    <w:rsid w:val="02603F46"/>
    <w:rsid w:val="0273D0FA"/>
    <w:rsid w:val="027A22D5"/>
    <w:rsid w:val="027DADCD"/>
    <w:rsid w:val="02CC23D7"/>
    <w:rsid w:val="02D479D1"/>
    <w:rsid w:val="02DD34BF"/>
    <w:rsid w:val="031CDFB6"/>
    <w:rsid w:val="03A37D7B"/>
    <w:rsid w:val="03C3EF7C"/>
    <w:rsid w:val="03CFF0BA"/>
    <w:rsid w:val="05B66171"/>
    <w:rsid w:val="060600C8"/>
    <w:rsid w:val="064CFD7D"/>
    <w:rsid w:val="0666BAA6"/>
    <w:rsid w:val="06F90545"/>
    <w:rsid w:val="06FB7A82"/>
    <w:rsid w:val="071C2A4B"/>
    <w:rsid w:val="074533C5"/>
    <w:rsid w:val="074E630D"/>
    <w:rsid w:val="0767EE8C"/>
    <w:rsid w:val="076A7A1E"/>
    <w:rsid w:val="076D4DFD"/>
    <w:rsid w:val="08124925"/>
    <w:rsid w:val="081BE5CC"/>
    <w:rsid w:val="0830FE33"/>
    <w:rsid w:val="08549F5F"/>
    <w:rsid w:val="0856353C"/>
    <w:rsid w:val="08BCAE27"/>
    <w:rsid w:val="08F3D525"/>
    <w:rsid w:val="09064A7F"/>
    <w:rsid w:val="091EC688"/>
    <w:rsid w:val="093EB094"/>
    <w:rsid w:val="09733097"/>
    <w:rsid w:val="097A166B"/>
    <w:rsid w:val="09B1B01F"/>
    <w:rsid w:val="09FA8F55"/>
    <w:rsid w:val="0A03D778"/>
    <w:rsid w:val="0A10E902"/>
    <w:rsid w:val="0A3AA2B0"/>
    <w:rsid w:val="0A8B2CBB"/>
    <w:rsid w:val="0AA21AE0"/>
    <w:rsid w:val="0AF6BF81"/>
    <w:rsid w:val="0AFCBE6F"/>
    <w:rsid w:val="0B15E6CC"/>
    <w:rsid w:val="0B6221BB"/>
    <w:rsid w:val="0BB0A629"/>
    <w:rsid w:val="0BD67311"/>
    <w:rsid w:val="0BE9C266"/>
    <w:rsid w:val="0C0BB584"/>
    <w:rsid w:val="0C678850"/>
    <w:rsid w:val="0CAAD159"/>
    <w:rsid w:val="0D839856"/>
    <w:rsid w:val="0E12FABC"/>
    <w:rsid w:val="0E2B208D"/>
    <w:rsid w:val="0E58DBAC"/>
    <w:rsid w:val="0E77413C"/>
    <w:rsid w:val="0F0E13D3"/>
    <w:rsid w:val="0F1964F5"/>
    <w:rsid w:val="0F2A3E24"/>
    <w:rsid w:val="0F31517E"/>
    <w:rsid w:val="0FC949BE"/>
    <w:rsid w:val="0FF9E940"/>
    <w:rsid w:val="100A0D69"/>
    <w:rsid w:val="102A0B28"/>
    <w:rsid w:val="10388604"/>
    <w:rsid w:val="104D559A"/>
    <w:rsid w:val="108D52B1"/>
    <w:rsid w:val="10A87E6C"/>
    <w:rsid w:val="10A9E434"/>
    <w:rsid w:val="10EF8455"/>
    <w:rsid w:val="114FF9EB"/>
    <w:rsid w:val="1165884C"/>
    <w:rsid w:val="1201BF6F"/>
    <w:rsid w:val="121681F9"/>
    <w:rsid w:val="122310C2"/>
    <w:rsid w:val="125105B7"/>
    <w:rsid w:val="125342D4"/>
    <w:rsid w:val="1268111B"/>
    <w:rsid w:val="12BDEE66"/>
    <w:rsid w:val="14050B9B"/>
    <w:rsid w:val="140F0623"/>
    <w:rsid w:val="149D404A"/>
    <w:rsid w:val="153D35D3"/>
    <w:rsid w:val="15478D5E"/>
    <w:rsid w:val="1552244A"/>
    <w:rsid w:val="1597E7E2"/>
    <w:rsid w:val="1608315C"/>
    <w:rsid w:val="1628D997"/>
    <w:rsid w:val="1774EC28"/>
    <w:rsid w:val="177AC546"/>
    <w:rsid w:val="17921734"/>
    <w:rsid w:val="179D31BE"/>
    <w:rsid w:val="17F858D2"/>
    <w:rsid w:val="1819034D"/>
    <w:rsid w:val="1837A37D"/>
    <w:rsid w:val="1877DEF4"/>
    <w:rsid w:val="18C41687"/>
    <w:rsid w:val="18F5E399"/>
    <w:rsid w:val="1914E1B7"/>
    <w:rsid w:val="194E4949"/>
    <w:rsid w:val="19710149"/>
    <w:rsid w:val="198A9053"/>
    <w:rsid w:val="19C65048"/>
    <w:rsid w:val="1A15D1F5"/>
    <w:rsid w:val="1A255964"/>
    <w:rsid w:val="1A32A9FF"/>
    <w:rsid w:val="1A51D709"/>
    <w:rsid w:val="1A58D978"/>
    <w:rsid w:val="1A6F32ED"/>
    <w:rsid w:val="1AAC3D35"/>
    <w:rsid w:val="1AE902D7"/>
    <w:rsid w:val="1AEAF8C9"/>
    <w:rsid w:val="1B6CA498"/>
    <w:rsid w:val="1B7AC77E"/>
    <w:rsid w:val="1B941243"/>
    <w:rsid w:val="1B9BDF81"/>
    <w:rsid w:val="1BB59F8F"/>
    <w:rsid w:val="1C427A55"/>
    <w:rsid w:val="1C750B1A"/>
    <w:rsid w:val="1D6A30D5"/>
    <w:rsid w:val="1D8FBC1E"/>
    <w:rsid w:val="1D9C009A"/>
    <w:rsid w:val="1E247BFA"/>
    <w:rsid w:val="1E8E4AFA"/>
    <w:rsid w:val="1EE9D6D1"/>
    <w:rsid w:val="1F324C7F"/>
    <w:rsid w:val="1F48995E"/>
    <w:rsid w:val="1F508877"/>
    <w:rsid w:val="1F7140C7"/>
    <w:rsid w:val="20851379"/>
    <w:rsid w:val="208B3986"/>
    <w:rsid w:val="2116A323"/>
    <w:rsid w:val="216A5850"/>
    <w:rsid w:val="218A1143"/>
    <w:rsid w:val="21B3CAF1"/>
    <w:rsid w:val="21C5EBBC"/>
    <w:rsid w:val="21F50DD8"/>
    <w:rsid w:val="2222F124"/>
    <w:rsid w:val="225CBE53"/>
    <w:rsid w:val="226F1707"/>
    <w:rsid w:val="231EFBD0"/>
    <w:rsid w:val="234F9B52"/>
    <w:rsid w:val="236459CE"/>
    <w:rsid w:val="243232FD"/>
    <w:rsid w:val="24510AE2"/>
    <w:rsid w:val="245347EF"/>
    <w:rsid w:val="246EA02A"/>
    <w:rsid w:val="247CE9C8"/>
    <w:rsid w:val="24A4E584"/>
    <w:rsid w:val="25111399"/>
    <w:rsid w:val="2586C323"/>
    <w:rsid w:val="25CA1B0D"/>
    <w:rsid w:val="25D74120"/>
    <w:rsid w:val="25E0F8B1"/>
    <w:rsid w:val="25E5CD18"/>
    <w:rsid w:val="25F0697D"/>
    <w:rsid w:val="26060C99"/>
    <w:rsid w:val="2614B348"/>
    <w:rsid w:val="261910E1"/>
    <w:rsid w:val="263D8A60"/>
    <w:rsid w:val="2692770B"/>
    <w:rsid w:val="269E4F05"/>
    <w:rsid w:val="27330EE1"/>
    <w:rsid w:val="27A907E9"/>
    <w:rsid w:val="2870F350"/>
    <w:rsid w:val="2874C47C"/>
    <w:rsid w:val="28B65688"/>
    <w:rsid w:val="28CA761F"/>
    <w:rsid w:val="2903C2A3"/>
    <w:rsid w:val="2911FBBD"/>
    <w:rsid w:val="298CDCCB"/>
    <w:rsid w:val="29B03B92"/>
    <w:rsid w:val="29EC3DFB"/>
    <w:rsid w:val="29FE776D"/>
    <w:rsid w:val="2A17AE4D"/>
    <w:rsid w:val="2A3C8710"/>
    <w:rsid w:val="2A7A28EC"/>
    <w:rsid w:val="2B5947CD"/>
    <w:rsid w:val="2BB2AEFC"/>
    <w:rsid w:val="2BCAC52B"/>
    <w:rsid w:val="2BD85771"/>
    <w:rsid w:val="2C057B5A"/>
    <w:rsid w:val="2C227857"/>
    <w:rsid w:val="2C3E2A62"/>
    <w:rsid w:val="2CEAE37A"/>
    <w:rsid w:val="2D3D0DD5"/>
    <w:rsid w:val="2D439E7B"/>
    <w:rsid w:val="2DAB8D54"/>
    <w:rsid w:val="2DFCFC01"/>
    <w:rsid w:val="2E0CCA8B"/>
    <w:rsid w:val="2E2F73E8"/>
    <w:rsid w:val="2E3AD3AA"/>
    <w:rsid w:val="2E40F49B"/>
    <w:rsid w:val="2F1496F7"/>
    <w:rsid w:val="2F6C2B96"/>
    <w:rsid w:val="2F70B4D1"/>
    <w:rsid w:val="2F8A7EC2"/>
    <w:rsid w:val="2FCBA8C0"/>
    <w:rsid w:val="2FEE820D"/>
    <w:rsid w:val="30B23E73"/>
    <w:rsid w:val="30D04213"/>
    <w:rsid w:val="314E595E"/>
    <w:rsid w:val="31A1A46E"/>
    <w:rsid w:val="3228C609"/>
    <w:rsid w:val="326D1333"/>
    <w:rsid w:val="32E92749"/>
    <w:rsid w:val="3301D32C"/>
    <w:rsid w:val="3342D352"/>
    <w:rsid w:val="33548445"/>
    <w:rsid w:val="33B33A60"/>
    <w:rsid w:val="33B6C997"/>
    <w:rsid w:val="33D33BBB"/>
    <w:rsid w:val="33E4EB06"/>
    <w:rsid w:val="34052C26"/>
    <w:rsid w:val="344D4BED"/>
    <w:rsid w:val="34B1B4DA"/>
    <w:rsid w:val="34BD5F43"/>
    <w:rsid w:val="355D6D8F"/>
    <w:rsid w:val="35A2DBB4"/>
    <w:rsid w:val="35B27065"/>
    <w:rsid w:val="36F262D2"/>
    <w:rsid w:val="3706109B"/>
    <w:rsid w:val="370FF81A"/>
    <w:rsid w:val="375DC09C"/>
    <w:rsid w:val="378FA081"/>
    <w:rsid w:val="379122D1"/>
    <w:rsid w:val="37A14B5E"/>
    <w:rsid w:val="38B7E4C9"/>
    <w:rsid w:val="38BEC7FF"/>
    <w:rsid w:val="39574F0C"/>
    <w:rsid w:val="39E8291D"/>
    <w:rsid w:val="3A1DC302"/>
    <w:rsid w:val="3A4A5FD9"/>
    <w:rsid w:val="3A9229AD"/>
    <w:rsid w:val="3ADF3C5F"/>
    <w:rsid w:val="3AFBFAE5"/>
    <w:rsid w:val="3B111AE0"/>
    <w:rsid w:val="3B2F22BD"/>
    <w:rsid w:val="3C0D9AAA"/>
    <w:rsid w:val="3C1AE240"/>
    <w:rsid w:val="3C21B1E9"/>
    <w:rsid w:val="3C809AFD"/>
    <w:rsid w:val="3C904A79"/>
    <w:rsid w:val="3C956270"/>
    <w:rsid w:val="3CB88480"/>
    <w:rsid w:val="3CBF870C"/>
    <w:rsid w:val="3CD945BE"/>
    <w:rsid w:val="3CE23E2E"/>
    <w:rsid w:val="3CF007BC"/>
    <w:rsid w:val="3D2BCAD3"/>
    <w:rsid w:val="3D7910C5"/>
    <w:rsid w:val="3D923922"/>
    <w:rsid w:val="3DA1F4FB"/>
    <w:rsid w:val="3DBC9E72"/>
    <w:rsid w:val="3E2B7770"/>
    <w:rsid w:val="3E3BC407"/>
    <w:rsid w:val="3EC3D047"/>
    <w:rsid w:val="3ED20961"/>
    <w:rsid w:val="3EE6B7E1"/>
    <w:rsid w:val="3F402A4E"/>
    <w:rsid w:val="3F830C59"/>
    <w:rsid w:val="3FE26B4A"/>
    <w:rsid w:val="403E4244"/>
    <w:rsid w:val="4094A6DB"/>
    <w:rsid w:val="40ABB9C0"/>
    <w:rsid w:val="40B0B187"/>
    <w:rsid w:val="40D93885"/>
    <w:rsid w:val="40EE3D38"/>
    <w:rsid w:val="41026C52"/>
    <w:rsid w:val="4177B144"/>
    <w:rsid w:val="4230773C"/>
    <w:rsid w:val="423A2992"/>
    <w:rsid w:val="424C81E8"/>
    <w:rsid w:val="427C224D"/>
    <w:rsid w:val="429D1136"/>
    <w:rsid w:val="42AF12FD"/>
    <w:rsid w:val="430E9DA7"/>
    <w:rsid w:val="44567D7C"/>
    <w:rsid w:val="44A63489"/>
    <w:rsid w:val="45864407"/>
    <w:rsid w:val="459E30FB"/>
    <w:rsid w:val="45C405FC"/>
    <w:rsid w:val="45E2E898"/>
    <w:rsid w:val="463EC412"/>
    <w:rsid w:val="4661A9F1"/>
    <w:rsid w:val="469B9809"/>
    <w:rsid w:val="46A6FDCB"/>
    <w:rsid w:val="47C8131C"/>
    <w:rsid w:val="47DB3F21"/>
    <w:rsid w:val="486B9A5F"/>
    <w:rsid w:val="489FB8C0"/>
    <w:rsid w:val="48E6CD39"/>
    <w:rsid w:val="49F15A7C"/>
    <w:rsid w:val="4A5BC2AD"/>
    <w:rsid w:val="4A71A21E"/>
    <w:rsid w:val="4A99CB62"/>
    <w:rsid w:val="4AD65A88"/>
    <w:rsid w:val="4C381008"/>
    <w:rsid w:val="4C9822D7"/>
    <w:rsid w:val="4CA77BE0"/>
    <w:rsid w:val="4D38F093"/>
    <w:rsid w:val="4DC26B3D"/>
    <w:rsid w:val="4E1575D5"/>
    <w:rsid w:val="4E176E13"/>
    <w:rsid w:val="4ED4DB52"/>
    <w:rsid w:val="4F011A1D"/>
    <w:rsid w:val="4F0F5337"/>
    <w:rsid w:val="4FD06601"/>
    <w:rsid w:val="50327448"/>
    <w:rsid w:val="5037F040"/>
    <w:rsid w:val="50A10B06"/>
    <w:rsid w:val="50DBBCA3"/>
    <w:rsid w:val="5123BBDF"/>
    <w:rsid w:val="5134B9AA"/>
    <w:rsid w:val="51736151"/>
    <w:rsid w:val="51FE0439"/>
    <w:rsid w:val="523B81DC"/>
    <w:rsid w:val="52A1DC46"/>
    <w:rsid w:val="52AC22BC"/>
    <w:rsid w:val="52ACDAAD"/>
    <w:rsid w:val="52C0A31A"/>
    <w:rsid w:val="530ACDC0"/>
    <w:rsid w:val="531033A8"/>
    <w:rsid w:val="535668A5"/>
    <w:rsid w:val="53A1A85B"/>
    <w:rsid w:val="54188464"/>
    <w:rsid w:val="54190934"/>
    <w:rsid w:val="5480C922"/>
    <w:rsid w:val="54E78DB0"/>
    <w:rsid w:val="55197EBC"/>
    <w:rsid w:val="555811E3"/>
    <w:rsid w:val="5573C3EE"/>
    <w:rsid w:val="55E414FC"/>
    <w:rsid w:val="5636FC65"/>
    <w:rsid w:val="56B2FFB8"/>
    <w:rsid w:val="56F96D78"/>
    <w:rsid w:val="574537D9"/>
    <w:rsid w:val="57627DDA"/>
    <w:rsid w:val="5841B7A3"/>
    <w:rsid w:val="585522F0"/>
    <w:rsid w:val="5870B0F3"/>
    <w:rsid w:val="58A14EE1"/>
    <w:rsid w:val="58D5E658"/>
    <w:rsid w:val="58ED3202"/>
    <w:rsid w:val="5934B26F"/>
    <w:rsid w:val="596B0A4F"/>
    <w:rsid w:val="59EA23A8"/>
    <w:rsid w:val="59F0F351"/>
    <w:rsid w:val="5A1AACFF"/>
    <w:rsid w:val="5A1F3155"/>
    <w:rsid w:val="5A33D55C"/>
    <w:rsid w:val="5A5A9FD7"/>
    <w:rsid w:val="5A71667E"/>
    <w:rsid w:val="5A9A1E9C"/>
    <w:rsid w:val="5AB17F96"/>
    <w:rsid w:val="5AD5F915"/>
    <w:rsid w:val="5B456FDE"/>
    <w:rsid w:val="5B53883B"/>
    <w:rsid w:val="5B822865"/>
    <w:rsid w:val="5C9B4C1F"/>
    <w:rsid w:val="5CB282A3"/>
    <w:rsid w:val="5D21AE3F"/>
    <w:rsid w:val="5D7DD229"/>
    <w:rsid w:val="5DBE9D5C"/>
    <w:rsid w:val="5E09819F"/>
    <w:rsid w:val="5E383DE3"/>
    <w:rsid w:val="5E48F23F"/>
    <w:rsid w:val="5E573CBA"/>
    <w:rsid w:val="5E6891F5"/>
    <w:rsid w:val="5EF519E5"/>
    <w:rsid w:val="5F5B1CB8"/>
    <w:rsid w:val="60397E39"/>
    <w:rsid w:val="6085C7B9"/>
    <w:rsid w:val="610445F2"/>
    <w:rsid w:val="6189503F"/>
    <w:rsid w:val="61DC0D30"/>
    <w:rsid w:val="62E25001"/>
    <w:rsid w:val="6317A6D4"/>
    <w:rsid w:val="63375966"/>
    <w:rsid w:val="633F45AA"/>
    <w:rsid w:val="63599AD1"/>
    <w:rsid w:val="6377DD91"/>
    <w:rsid w:val="644331DC"/>
    <w:rsid w:val="654294BC"/>
    <w:rsid w:val="659DEC96"/>
    <w:rsid w:val="65B39ADF"/>
    <w:rsid w:val="66221EB8"/>
    <w:rsid w:val="66324358"/>
    <w:rsid w:val="67612767"/>
    <w:rsid w:val="6793F490"/>
    <w:rsid w:val="67B2A5C0"/>
    <w:rsid w:val="690422B7"/>
    <w:rsid w:val="690CA125"/>
    <w:rsid w:val="69564A3A"/>
    <w:rsid w:val="6966AD55"/>
    <w:rsid w:val="69723AAD"/>
    <w:rsid w:val="69A1EBB8"/>
    <w:rsid w:val="69B9AB27"/>
    <w:rsid w:val="69E68FC9"/>
    <w:rsid w:val="6AABE631"/>
    <w:rsid w:val="6B3DBC19"/>
    <w:rsid w:val="6B579571"/>
    <w:rsid w:val="6B946F2C"/>
    <w:rsid w:val="6BA58A21"/>
    <w:rsid w:val="6C1C52B3"/>
    <w:rsid w:val="6CC08945"/>
    <w:rsid w:val="6D3FBF8F"/>
    <w:rsid w:val="6D7BC4CA"/>
    <w:rsid w:val="6D7CFABB"/>
    <w:rsid w:val="6E0731A8"/>
    <w:rsid w:val="6E39E4FF"/>
    <w:rsid w:val="6ECB7866"/>
    <w:rsid w:val="6F202A2C"/>
    <w:rsid w:val="6F5C8001"/>
    <w:rsid w:val="6F601FFE"/>
    <w:rsid w:val="6F92535A"/>
    <w:rsid w:val="6FB522D4"/>
    <w:rsid w:val="6FC7655D"/>
    <w:rsid w:val="70A03CCC"/>
    <w:rsid w:val="70B7FAE4"/>
    <w:rsid w:val="71205FAF"/>
    <w:rsid w:val="714EF4C5"/>
    <w:rsid w:val="716569D4"/>
    <w:rsid w:val="716D3870"/>
    <w:rsid w:val="7193D540"/>
    <w:rsid w:val="71B99A55"/>
    <w:rsid w:val="71CF94FC"/>
    <w:rsid w:val="7236DC46"/>
    <w:rsid w:val="7258A721"/>
    <w:rsid w:val="729C7841"/>
    <w:rsid w:val="72F74B6A"/>
    <w:rsid w:val="737CC684"/>
    <w:rsid w:val="7383962D"/>
    <w:rsid w:val="74006CB0"/>
    <w:rsid w:val="7417802A"/>
    <w:rsid w:val="7476732C"/>
    <w:rsid w:val="74981549"/>
    <w:rsid w:val="74A1A807"/>
    <w:rsid w:val="74F13B17"/>
    <w:rsid w:val="7505B679"/>
    <w:rsid w:val="7534303A"/>
    <w:rsid w:val="756FD6D8"/>
    <w:rsid w:val="75DD1084"/>
    <w:rsid w:val="76A7E102"/>
    <w:rsid w:val="76B46746"/>
    <w:rsid w:val="76BB36EF"/>
    <w:rsid w:val="76C32475"/>
    <w:rsid w:val="76D650B2"/>
    <w:rsid w:val="7741369A"/>
    <w:rsid w:val="7802F530"/>
    <w:rsid w:val="784D7DA0"/>
    <w:rsid w:val="78563E02"/>
    <w:rsid w:val="789F921D"/>
    <w:rsid w:val="78A7C49D"/>
    <w:rsid w:val="7900329B"/>
    <w:rsid w:val="79098C29"/>
    <w:rsid w:val="79AFE590"/>
    <w:rsid w:val="79C4AC3A"/>
    <w:rsid w:val="79C68DCB"/>
    <w:rsid w:val="79EC0808"/>
    <w:rsid w:val="7A5352EE"/>
    <w:rsid w:val="7A694494"/>
    <w:rsid w:val="7ADBC409"/>
    <w:rsid w:val="7B00D89A"/>
    <w:rsid w:val="7B106DF1"/>
    <w:rsid w:val="7B3AC5C0"/>
    <w:rsid w:val="7B79AC45"/>
    <w:rsid w:val="7B94C084"/>
    <w:rsid w:val="7BC04F46"/>
    <w:rsid w:val="7BEFF297"/>
    <w:rsid w:val="7C1B73AF"/>
    <w:rsid w:val="7C296E91"/>
    <w:rsid w:val="7CF393B2"/>
    <w:rsid w:val="7CF39AC0"/>
    <w:rsid w:val="7CFA91AB"/>
    <w:rsid w:val="7D616031"/>
    <w:rsid w:val="7E07267B"/>
    <w:rsid w:val="7E1E3DE8"/>
    <w:rsid w:val="7E30D603"/>
    <w:rsid w:val="7F701A4F"/>
    <w:rsid w:val="7FD121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2D00"/>
  <w15:chartTrackingRefBased/>
  <w15:docId w15:val="{31535532-53C5-4652-921F-01FDCC5E5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E"/>
  </w:style>
  <w:style w:type="paragraph" w:styleId="Heading1">
    <w:name w:val="heading 1"/>
    <w:basedOn w:val="Normal"/>
    <w:next w:val="Normal"/>
    <w:link w:val="Heading1Char"/>
    <w:uiPriority w:val="9"/>
    <w:qFormat/>
    <w:rsid w:val="00695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6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6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A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A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5FC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9581C"/>
    <w:pPr>
      <w:ind w:left="720"/>
      <w:contextualSpacing/>
    </w:pPr>
  </w:style>
  <w:style w:type="character" w:styleId="PlaceholderText">
    <w:name w:val="Placeholder Text"/>
    <w:basedOn w:val="DefaultParagraphFont"/>
    <w:uiPriority w:val="99"/>
    <w:semiHidden/>
    <w:rsid w:val="00CE1407"/>
    <w:rPr>
      <w:color w:val="808080"/>
    </w:rPr>
  </w:style>
  <w:style w:type="character" w:customStyle="1" w:styleId="Heading2Char">
    <w:name w:val="Heading 2 Char"/>
    <w:basedOn w:val="DefaultParagraphFont"/>
    <w:link w:val="Heading2"/>
    <w:uiPriority w:val="9"/>
    <w:rsid w:val="000456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56CE"/>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07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78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215F4"/>
    <w:rPr>
      <w:b/>
      <w:bCs/>
    </w:rPr>
  </w:style>
  <w:style w:type="character" w:customStyle="1" w:styleId="CommentSubjectChar">
    <w:name w:val="Comment Subject Char"/>
    <w:basedOn w:val="CommentTextChar"/>
    <w:link w:val="CommentSubject"/>
    <w:uiPriority w:val="99"/>
    <w:semiHidden/>
    <w:rsid w:val="006215F4"/>
    <w:rPr>
      <w:b/>
      <w:bCs/>
      <w:sz w:val="20"/>
      <w:szCs w:val="20"/>
    </w:rPr>
  </w:style>
  <w:style w:type="paragraph" w:styleId="Revision">
    <w:name w:val="Revision"/>
    <w:hidden/>
    <w:uiPriority w:val="99"/>
    <w:semiHidden/>
    <w:rsid w:val="006215F4"/>
    <w:pPr>
      <w:spacing w:after="0" w:line="240" w:lineRule="auto"/>
    </w:pPr>
  </w:style>
  <w:style w:type="paragraph" w:styleId="FootnoteText">
    <w:name w:val="footnote text"/>
    <w:basedOn w:val="Normal"/>
    <w:link w:val="FootnoteTextChar"/>
    <w:uiPriority w:val="99"/>
    <w:semiHidden/>
    <w:unhideWhenUsed/>
    <w:rsid w:val="003421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1C7"/>
    <w:rPr>
      <w:sz w:val="20"/>
      <w:szCs w:val="20"/>
    </w:rPr>
  </w:style>
  <w:style w:type="character" w:styleId="FootnoteReference">
    <w:name w:val="footnote reference"/>
    <w:basedOn w:val="DefaultParagraphFont"/>
    <w:uiPriority w:val="99"/>
    <w:semiHidden/>
    <w:unhideWhenUsed/>
    <w:rsid w:val="003421C7"/>
    <w:rPr>
      <w:vertAlign w:val="superscript"/>
    </w:rPr>
  </w:style>
  <w:style w:type="character" w:styleId="Hyperlink">
    <w:name w:val="Hyperlink"/>
    <w:basedOn w:val="DefaultParagraphFont"/>
    <w:uiPriority w:val="99"/>
    <w:unhideWhenUsed/>
    <w:rsid w:val="005162E2"/>
    <w:rPr>
      <w:color w:val="0563C1" w:themeColor="hyperlink"/>
      <w:u w:val="single"/>
    </w:rPr>
  </w:style>
  <w:style w:type="character" w:styleId="UnresolvedMention">
    <w:name w:val="Unresolved Mention"/>
    <w:basedOn w:val="DefaultParagraphFont"/>
    <w:uiPriority w:val="99"/>
    <w:semiHidden/>
    <w:unhideWhenUsed/>
    <w:rsid w:val="005162E2"/>
    <w:rPr>
      <w:color w:val="605E5C"/>
      <w:shd w:val="clear" w:color="auto" w:fill="E1DFDD"/>
    </w:rPr>
  </w:style>
  <w:style w:type="paragraph" w:styleId="Header">
    <w:name w:val="header"/>
    <w:basedOn w:val="Normal"/>
    <w:link w:val="HeaderChar"/>
    <w:uiPriority w:val="99"/>
    <w:semiHidden/>
    <w:unhideWhenUsed/>
    <w:rsid w:val="00A853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536F"/>
  </w:style>
  <w:style w:type="paragraph" w:styleId="Footer">
    <w:name w:val="footer"/>
    <w:basedOn w:val="Normal"/>
    <w:link w:val="FooterChar"/>
    <w:uiPriority w:val="99"/>
    <w:semiHidden/>
    <w:unhideWhenUsed/>
    <w:rsid w:val="00A853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536F"/>
  </w:style>
  <w:style w:type="paragraph" w:styleId="Subtitle">
    <w:name w:val="Subtitle"/>
    <w:basedOn w:val="Normal"/>
    <w:next w:val="Normal"/>
    <w:link w:val="SubtitleChar"/>
    <w:uiPriority w:val="11"/>
    <w:qFormat/>
    <w:rsid w:val="00A6784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6784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03842">
      <w:bodyDiv w:val="1"/>
      <w:marLeft w:val="0"/>
      <w:marRight w:val="0"/>
      <w:marTop w:val="0"/>
      <w:marBottom w:val="0"/>
      <w:divBdr>
        <w:top w:val="none" w:sz="0" w:space="0" w:color="auto"/>
        <w:left w:val="none" w:sz="0" w:space="0" w:color="auto"/>
        <w:bottom w:val="none" w:sz="0" w:space="0" w:color="auto"/>
        <w:right w:val="none" w:sz="0" w:space="0" w:color="auto"/>
      </w:divBdr>
      <w:divsChild>
        <w:div w:id="1357468471">
          <w:marLeft w:val="0"/>
          <w:marRight w:val="0"/>
          <w:marTop w:val="0"/>
          <w:marBottom w:val="0"/>
          <w:divBdr>
            <w:top w:val="none" w:sz="0" w:space="0" w:color="auto"/>
            <w:left w:val="none" w:sz="0" w:space="0" w:color="auto"/>
            <w:bottom w:val="none" w:sz="0" w:space="0" w:color="auto"/>
            <w:right w:val="none" w:sz="0" w:space="0" w:color="auto"/>
          </w:divBdr>
        </w:div>
      </w:divsChild>
    </w:div>
    <w:div w:id="248395578">
      <w:bodyDiv w:val="1"/>
      <w:marLeft w:val="0"/>
      <w:marRight w:val="0"/>
      <w:marTop w:val="0"/>
      <w:marBottom w:val="0"/>
      <w:divBdr>
        <w:top w:val="none" w:sz="0" w:space="0" w:color="auto"/>
        <w:left w:val="none" w:sz="0" w:space="0" w:color="auto"/>
        <w:bottom w:val="none" w:sz="0" w:space="0" w:color="auto"/>
        <w:right w:val="none" w:sz="0" w:space="0" w:color="auto"/>
      </w:divBdr>
    </w:div>
    <w:div w:id="882401596">
      <w:bodyDiv w:val="1"/>
      <w:marLeft w:val="0"/>
      <w:marRight w:val="0"/>
      <w:marTop w:val="0"/>
      <w:marBottom w:val="0"/>
      <w:divBdr>
        <w:top w:val="none" w:sz="0" w:space="0" w:color="auto"/>
        <w:left w:val="none" w:sz="0" w:space="0" w:color="auto"/>
        <w:bottom w:val="none" w:sz="0" w:space="0" w:color="auto"/>
        <w:right w:val="none" w:sz="0" w:space="0" w:color="auto"/>
      </w:divBdr>
      <w:divsChild>
        <w:div w:id="227156555">
          <w:marLeft w:val="0"/>
          <w:marRight w:val="0"/>
          <w:marTop w:val="0"/>
          <w:marBottom w:val="0"/>
          <w:divBdr>
            <w:top w:val="none" w:sz="0" w:space="0" w:color="auto"/>
            <w:left w:val="none" w:sz="0" w:space="0" w:color="auto"/>
            <w:bottom w:val="none" w:sz="0" w:space="0" w:color="auto"/>
            <w:right w:val="none" w:sz="0" w:space="0" w:color="auto"/>
          </w:divBdr>
        </w:div>
      </w:divsChild>
    </w:div>
    <w:div w:id="183202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5775AB049A4FB199B03C347610BFC7"/>
        <w:category>
          <w:name w:val="General"/>
          <w:gallery w:val="placeholder"/>
        </w:category>
        <w:types>
          <w:type w:val="bbPlcHdr"/>
        </w:types>
        <w:behaviors>
          <w:behavior w:val="content"/>
        </w:behaviors>
        <w:guid w:val="{3A325226-29B6-44C7-8652-D235A1FBD1EB}"/>
      </w:docPartPr>
      <w:docPartBody>
        <w:p w:rsidR="00F732EB" w:rsidRDefault="00BD4C95" w:rsidP="00BD4C95">
          <w:pPr>
            <w:pStyle w:val="605775AB049A4FB199B03C347610BFC7"/>
          </w:pPr>
          <w:r w:rsidRPr="002067F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C95"/>
    <w:rsid w:val="00181FAC"/>
    <w:rsid w:val="001A1428"/>
    <w:rsid w:val="001D5098"/>
    <w:rsid w:val="001E1EE4"/>
    <w:rsid w:val="002B649B"/>
    <w:rsid w:val="0055077A"/>
    <w:rsid w:val="006A47C9"/>
    <w:rsid w:val="006A4B03"/>
    <w:rsid w:val="00735393"/>
    <w:rsid w:val="00762C9F"/>
    <w:rsid w:val="007B60A7"/>
    <w:rsid w:val="008A6F41"/>
    <w:rsid w:val="009171A4"/>
    <w:rsid w:val="00934D03"/>
    <w:rsid w:val="00BD4C95"/>
    <w:rsid w:val="00C43B26"/>
    <w:rsid w:val="00F732EB"/>
    <w:rsid w:val="00FD594D"/>
    <w:rsid w:val="00FE68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C95"/>
    <w:rPr>
      <w:color w:val="808080"/>
    </w:rPr>
  </w:style>
  <w:style w:type="paragraph" w:customStyle="1" w:styleId="605775AB049A4FB199B03C347610BFC7">
    <w:name w:val="605775AB049A4FB199B03C347610BFC7"/>
    <w:rsid w:val="00BD4C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33009-F162-42DC-A08D-706F8C046390}">
  <we:reference id="wa104382081" version="1.35.0.0" store="en-GB" storeType="OMEX"/>
  <we:alternateReferences>
    <we:reference id="WA104382081" version="1.35.0.0" store="" storeType="OMEX"/>
  </we:alternateReferences>
  <we:properties>
    <we:property name="MENDELEY_CITATIONS" value="[{&quot;citationID&quot;:&quot;MENDELEY_CITATION_80adf05d-a006-4d12-88c6-b6baf0ee34f4&quot;,&quot;properties&quot;:{&quot;noteIndex&quot;:0},&quot;isEdited&quot;:false,&quot;manualOverride&quot;:{&quot;isManuallyOverridden&quot;:false,&quot;citeprocText&quot;:&quot;(IEA, 2021b, 2021a)&quot;,&quot;manualOverrideText&quot;:&quot;&quot;},&quot;citationTag&quot;:&quot;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quot;,&quot;citationItems&quot;:[{&quot;id&quot;:&quot;7bd0cd80-6c7f-34cf-91d1-6ca8b14eb191&quot;,&quot;itemData&quot;:{&quot;type&quot;:&quot;report&quot;,&quot;id&quot;:&quot;7bd0cd80-6c7f-34cf-91d1-6ca8b14eb191&quot;,&quot;title&quot;:&quot;Net Zero by 2050 A Roadmap for the Global Energy Sector&quot;,&quot;groupId&quot;:&quot;9d691000-f273-3775-b7be-5ee236a532e4&quot;,&quot;author&quot;:[{&quot;family&quot;:&quot;IEA&quot;,&quot;given&quot;:&quot;&quot;,&quot;parse-names&quot;:false,&quot;dropping-particle&quot;:&quot;&quot;,&quot;non-dropping-particle&quot;:&quot;&quot;}],&quot;URL&quot;:&quot;www.iea.org/t&amp;c/&quot;,&quot;issued&quot;:{&quot;date-parts&quot;:[[2021]]},&quot;number-of-pages&quot;:&quot;222&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container-title-short&quot;:&quot;&quot;},&quot;isTemporary&quot;:false},{&quot;id&quot;:&quot;a1038c95-f19b-3a18-8608-a01cb05a84e2&quot;,&quot;itemData&quot;:{&quot;type&quot;:&quot;report&quot;,&quot;id&quot;:&quot;a1038c95-f19b-3a18-8608-a01cb05a84e2&quot;,&quot;title&quot;:&quot;Financing Clean Energy Transitions in Emerging and Developing Economies&quot;,&quot;groupId&quot;:&quot;9d691000-f273-3775-b7be-5ee236a532e4&quot;,&quot;author&quot;:[{&quot;family&quot;:&quot;IEA&quot;,&quot;given&quot;:&quot;&quot;,&quot;parse-names&quot;:false,&quot;dropping-particle&quot;:&quot;&quot;,&quot;non-dropping-particle&quot;:&quot;&quot;}],&quot;container-title&quot;:&quot;Iea&quot;,&quot;URL&quot;:&quot;https://iea.blob.core.windows.net/assets/6756ccd2-0772-4ffd-85e4-b73428ff9c72/FinancingCleanEnergyTransitionsinEMDEs_WorldEnergyInvestment2021SpecialReport.pdf&quot;,&quot;issued&quot;:{&quot;date-parts&quot;:[[2021]]},&quot;abstract&quot;:&quot;This special report aims to address the challenge of mobilising investment and finance to support clean energy transitions in the emerging and developing world. This is based on detailed analysis of successful projects and initiatives, including almost 50 real-world case studies – across clean power, efficiency and electrification, as well as transitions for fuels and emissions-intensive sectors – in countries ranging from Brazil to Indonesia and from Senegal to Bangladesh. The priorities focus on financing sectors that are market-ready, based on technologies at mature and early adoption stages, such as renewables and efficiency. They also examine options for financing transitions in fuels and emissions-intensive sectors where decisions taken over the next decade can lay the groundwork for the integration of new technologies – or could potentially lock in emissions for decades to come. We focus on actions that need to be taken between now and 2030 – a pivotal decade for economic recovery, for the realisation of the UN Sustainable Development Goals and for climate a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83A15C-9991-4FE9-BA56-410671AB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8485</Words>
  <Characters>48370</Characters>
  <Application>Microsoft Office Word</Application>
  <DocSecurity>0</DocSecurity>
  <Lines>403</Lines>
  <Paragraphs>113</Paragraphs>
  <ScaleCrop>false</ScaleCrop>
  <Company/>
  <LinksUpToDate>false</LinksUpToDate>
  <CharactersWithSpaces>56742</CharactersWithSpaces>
  <SharedDoc>false</SharedDoc>
  <HLinks>
    <vt:vector size="36" baseType="variant">
      <vt:variant>
        <vt:i4>2490452</vt:i4>
      </vt:variant>
      <vt:variant>
        <vt:i4>15</vt:i4>
      </vt:variant>
      <vt:variant>
        <vt:i4>0</vt:i4>
      </vt:variant>
      <vt:variant>
        <vt:i4>5</vt:i4>
      </vt:variant>
      <vt:variant>
        <vt:lpwstr>https://www.greenclimate.fund/sites/default/files/document/scaling-climate-finance-context-covid-19-full-report_0.pdf</vt:lpwstr>
      </vt:variant>
      <vt:variant>
        <vt:lpwstr/>
      </vt:variant>
      <vt:variant>
        <vt:i4>8192050</vt:i4>
      </vt:variant>
      <vt:variant>
        <vt:i4>12</vt:i4>
      </vt:variant>
      <vt:variant>
        <vt:i4>0</vt:i4>
      </vt:variant>
      <vt:variant>
        <vt:i4>5</vt:i4>
      </vt:variant>
      <vt:variant>
        <vt:lpwstr>https://www.brettonwoodsproject.org/2022/07/resilience-and-sustainability-trust-will-qualifying-reforms-bring-long-overdue-institutional-shift/</vt:lpwstr>
      </vt:variant>
      <vt:variant>
        <vt:lpwstr/>
      </vt:variant>
      <vt:variant>
        <vt:i4>6029317</vt:i4>
      </vt:variant>
      <vt:variant>
        <vt:i4>9</vt:i4>
      </vt:variant>
      <vt:variant>
        <vt:i4>0</vt:i4>
      </vt:variant>
      <vt:variant>
        <vt:i4>5</vt:i4>
      </vt:variant>
      <vt:variant>
        <vt:lpwstr>https://www.lse.ac.uk/granthaminstitute/publication/finance-for-climate-action-scaling-up-investment-for-climate-and-development/</vt:lpwstr>
      </vt:variant>
      <vt:variant>
        <vt:lpwstr/>
      </vt:variant>
      <vt:variant>
        <vt:i4>1310746</vt:i4>
      </vt:variant>
      <vt:variant>
        <vt:i4>6</vt:i4>
      </vt:variant>
      <vt:variant>
        <vt:i4>0</vt:i4>
      </vt:variant>
      <vt:variant>
        <vt:i4>5</vt:i4>
      </vt:variant>
      <vt:variant>
        <vt:lpwstr>https://www.iea.org/articles/the-cost-of-capital-in-clean-energy-transitions</vt:lpwstr>
      </vt:variant>
      <vt:variant>
        <vt:lpwstr/>
      </vt:variant>
      <vt:variant>
        <vt:i4>8257659</vt:i4>
      </vt:variant>
      <vt:variant>
        <vt:i4>3</vt:i4>
      </vt:variant>
      <vt:variant>
        <vt:i4>0</vt:i4>
      </vt:variant>
      <vt:variant>
        <vt:i4>5</vt:i4>
      </vt:variant>
      <vt:variant>
        <vt:lpwstr>https://www.brettonwoodsproject.org/2022/12/bridgetown-initiative-calls-for-new-global-climate-mitigation-trust-financed-via-sdrs/</vt:lpwstr>
      </vt:variant>
      <vt:variant>
        <vt:lpwstr/>
      </vt:variant>
      <vt:variant>
        <vt:i4>6946849</vt:i4>
      </vt:variant>
      <vt:variant>
        <vt:i4>0</vt:i4>
      </vt:variant>
      <vt:variant>
        <vt:i4>0</vt:i4>
      </vt:variant>
      <vt:variant>
        <vt:i4>5</vt:i4>
      </vt:variant>
      <vt:variant>
        <vt:lpwstr>https://www.worldbank.org/en/news/feature/2024/09/19/five-ways-the-world-bank-will-achieve-mission-300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Nils Burkhard Patrik Zimmermann</cp:lastModifiedBy>
  <cp:revision>2</cp:revision>
  <dcterms:created xsi:type="dcterms:W3CDTF">2024-11-10T09:45:00Z</dcterms:created>
  <dcterms:modified xsi:type="dcterms:W3CDTF">2024-11-10T09:45:00Z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49d4917ab0dfe8a32fde0d9d728cbc3b980bdeeb276f992536cf5b4a3c52ab06</vt:lpwstr>
  </property>
</Properties>
</file>