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D8B5B3" w14:textId="48718386" w:rsidR="00BB2275" w:rsidRPr="000B06DA" w:rsidDel="00A67845" w:rsidRDefault="00BB2275">
      <w:pPr>
        <w:pStyle w:val="Heading1"/>
        <w:jc w:val="center"/>
        <w:rPr>
          <w:del w:id="0" w:author="Nils Burkhard Patrik Zimmermann" w:date="2024-10-24T15:11:00Z" w16du:dateUtc="2024-10-24T19:11:00Z"/>
          <w:rFonts w:ascii="Garamond" w:hAnsi="Garamond"/>
          <w:rPrChange w:id="1" w:author="Nils Burkhard Patrik Zimmermann" w:date="2024-10-24T15:12:00Z" w16du:dateUtc="2024-10-24T19:12:00Z">
            <w:rPr>
              <w:del w:id="2" w:author="Nils Burkhard Patrik Zimmermann" w:date="2024-10-24T15:11:00Z" w16du:dateUtc="2024-10-24T19:11:00Z"/>
            </w:rPr>
          </w:rPrChange>
        </w:rPr>
        <w:pPrChange w:id="3" w:author="Nils Burkhard Patrik Zimmermann" w:date="2024-10-24T15:11:00Z" w16du:dateUtc="2024-10-24T19:11:00Z">
          <w:pPr>
            <w:pStyle w:val="Title"/>
            <w:jc w:val="center"/>
          </w:pPr>
        </w:pPrChange>
      </w:pPr>
      <w:r w:rsidRPr="000B06DA">
        <w:rPr>
          <w:rFonts w:ascii="Garamond" w:hAnsi="Garamond"/>
          <w:rPrChange w:id="4" w:author="Nils Burkhard Patrik Zimmermann" w:date="2024-10-24T15:12:00Z" w16du:dateUtc="2024-10-24T19:12:00Z">
            <w:rPr/>
          </w:rPrChange>
        </w:rPr>
        <w:t>De-</w:t>
      </w:r>
      <w:r w:rsidR="000331D5" w:rsidRPr="000B06DA">
        <w:rPr>
          <w:rFonts w:ascii="Garamond" w:hAnsi="Garamond"/>
          <w:rPrChange w:id="5" w:author="Nils Burkhard Patrik Zimmermann" w:date="2024-10-24T15:12:00Z" w16du:dateUtc="2024-10-24T19:12:00Z">
            <w:rPr/>
          </w:rPrChange>
        </w:rPr>
        <w:t>r</w:t>
      </w:r>
      <w:r w:rsidRPr="000B06DA">
        <w:rPr>
          <w:rFonts w:ascii="Garamond" w:hAnsi="Garamond"/>
          <w:rPrChange w:id="6" w:author="Nils Burkhard Patrik Zimmermann" w:date="2024-10-24T15:12:00Z" w16du:dateUtc="2024-10-24T19:12:00Z">
            <w:rPr/>
          </w:rPrChange>
        </w:rPr>
        <w:t xml:space="preserve">isking </w:t>
      </w:r>
      <w:r w:rsidR="00C1129D" w:rsidRPr="000B06DA">
        <w:rPr>
          <w:rFonts w:ascii="Garamond" w:hAnsi="Garamond"/>
          <w:rPrChange w:id="7" w:author="Nils Burkhard Patrik Zimmermann" w:date="2024-10-24T15:12:00Z" w16du:dateUtc="2024-10-24T19:12:00Z">
            <w:rPr/>
          </w:rPrChange>
        </w:rPr>
        <w:t xml:space="preserve">and scaling </w:t>
      </w:r>
      <w:r w:rsidR="00900D56" w:rsidRPr="000B06DA">
        <w:rPr>
          <w:rFonts w:ascii="Garamond" w:hAnsi="Garamond"/>
          <w:rPrChange w:id="8" w:author="Nils Burkhard Patrik Zimmermann" w:date="2024-10-24T15:12:00Z" w16du:dateUtc="2024-10-24T19:12:00Z">
            <w:rPr/>
          </w:rPrChange>
        </w:rPr>
        <w:t>renewable energy project</w:t>
      </w:r>
      <w:r w:rsidR="000331D5" w:rsidRPr="000B06DA">
        <w:rPr>
          <w:rFonts w:ascii="Garamond" w:hAnsi="Garamond"/>
          <w:rPrChange w:id="9" w:author="Nils Burkhard Patrik Zimmermann" w:date="2024-10-24T15:12:00Z" w16du:dateUtc="2024-10-24T19:12:00Z">
            <w:rPr/>
          </w:rPrChange>
        </w:rPr>
        <w:t xml:space="preserve"> finance</w:t>
      </w:r>
      <w:r w:rsidR="00900D56" w:rsidRPr="000B06DA">
        <w:rPr>
          <w:rFonts w:ascii="Garamond" w:hAnsi="Garamond"/>
          <w:rPrChange w:id="10" w:author="Nils Burkhard Patrik Zimmermann" w:date="2024-10-24T15:12:00Z" w16du:dateUtc="2024-10-24T19:12:00Z">
            <w:rPr/>
          </w:rPrChange>
        </w:rPr>
        <w:t xml:space="preserve"> in developing countries by </w:t>
      </w:r>
      <w:r w:rsidR="000331D5" w:rsidRPr="000B06DA">
        <w:rPr>
          <w:rFonts w:ascii="Garamond" w:hAnsi="Garamond"/>
          <w:rPrChange w:id="11" w:author="Nils Burkhard Patrik Zimmermann" w:date="2024-10-24T15:12:00Z" w16du:dateUtc="2024-10-24T19:12:00Z">
            <w:rPr/>
          </w:rPrChange>
        </w:rPr>
        <w:t xml:space="preserve">means of </w:t>
      </w:r>
      <w:r w:rsidR="00B37F29" w:rsidRPr="000B06DA">
        <w:rPr>
          <w:rFonts w:ascii="Garamond" w:hAnsi="Garamond"/>
          <w:rPrChange w:id="12" w:author="Nils Burkhard Patrik Zimmermann" w:date="2024-10-24T15:12:00Z" w16du:dateUtc="2024-10-24T19:12:00Z">
            <w:rPr/>
          </w:rPrChange>
        </w:rPr>
        <w:t>regional</w:t>
      </w:r>
      <w:r w:rsidR="000331D5" w:rsidRPr="000B06DA">
        <w:rPr>
          <w:rFonts w:ascii="Garamond" w:hAnsi="Garamond"/>
          <w:rPrChange w:id="13" w:author="Nils Burkhard Patrik Zimmermann" w:date="2024-10-24T15:12:00Z" w16du:dateUtc="2024-10-24T19:12:00Z">
            <w:rPr/>
          </w:rPrChange>
        </w:rPr>
        <w:t xml:space="preserve"> </w:t>
      </w:r>
      <w:r w:rsidR="007F3611" w:rsidRPr="000B06DA">
        <w:rPr>
          <w:rFonts w:ascii="Garamond" w:hAnsi="Garamond"/>
          <w:rPrChange w:id="14" w:author="Nils Burkhard Patrik Zimmermann" w:date="2024-10-24T15:12:00Z" w16du:dateUtc="2024-10-24T19:12:00Z">
            <w:rPr/>
          </w:rPrChange>
        </w:rPr>
        <w:t>Renewable Energy</w:t>
      </w:r>
      <w:r w:rsidR="004D47F9" w:rsidRPr="000B06DA">
        <w:rPr>
          <w:rFonts w:ascii="Garamond" w:hAnsi="Garamond"/>
          <w:rPrChange w:id="15" w:author="Nils Burkhard Patrik Zimmermann" w:date="2024-10-24T15:12:00Z" w16du:dateUtc="2024-10-24T19:12:00Z">
            <w:rPr/>
          </w:rPrChange>
        </w:rPr>
        <w:t xml:space="preserve"> </w:t>
      </w:r>
      <w:r w:rsidR="00C9761F" w:rsidRPr="000B06DA">
        <w:rPr>
          <w:rFonts w:ascii="Garamond" w:hAnsi="Garamond"/>
          <w:rPrChange w:id="16" w:author="Nils Burkhard Patrik Zimmermann" w:date="2024-10-24T15:12:00Z" w16du:dateUtc="2024-10-24T19:12:00Z">
            <w:rPr/>
          </w:rPrChange>
        </w:rPr>
        <w:t xml:space="preserve">Payment Intermediary </w:t>
      </w:r>
      <w:r w:rsidR="0088196D" w:rsidRPr="000B06DA">
        <w:rPr>
          <w:rFonts w:ascii="Garamond" w:hAnsi="Garamond"/>
          <w:rPrChange w:id="17" w:author="Nils Burkhard Patrik Zimmermann" w:date="2024-10-24T15:12:00Z" w16du:dateUtc="2024-10-24T19:12:00Z">
            <w:rPr/>
          </w:rPrChange>
        </w:rPr>
        <w:t>Facilit</w:t>
      </w:r>
      <w:r w:rsidR="00B37F29" w:rsidRPr="000B06DA">
        <w:rPr>
          <w:rFonts w:ascii="Garamond" w:hAnsi="Garamond"/>
          <w:rPrChange w:id="18" w:author="Nils Burkhard Patrik Zimmermann" w:date="2024-10-24T15:12:00Z" w16du:dateUtc="2024-10-24T19:12:00Z">
            <w:rPr/>
          </w:rPrChange>
        </w:rPr>
        <w:t>ies</w:t>
      </w:r>
      <w:r w:rsidR="0088196D" w:rsidRPr="000B06DA">
        <w:rPr>
          <w:rFonts w:ascii="Garamond" w:hAnsi="Garamond"/>
          <w:rPrChange w:id="19" w:author="Nils Burkhard Patrik Zimmermann" w:date="2024-10-24T15:12:00Z" w16du:dateUtc="2024-10-24T19:12:00Z">
            <w:rPr/>
          </w:rPrChange>
        </w:rPr>
        <w:t xml:space="preserve"> </w:t>
      </w:r>
      <w:r w:rsidR="00EE6972" w:rsidRPr="000B06DA">
        <w:rPr>
          <w:rFonts w:ascii="Garamond" w:hAnsi="Garamond"/>
          <w:rPrChange w:id="20" w:author="Nils Burkhard Patrik Zimmermann" w:date="2024-10-24T15:12:00Z" w16du:dateUtc="2024-10-24T19:12:00Z">
            <w:rPr/>
          </w:rPrChange>
        </w:rPr>
        <w:t>(</w:t>
      </w:r>
      <w:r w:rsidR="007F3611" w:rsidRPr="000B06DA">
        <w:rPr>
          <w:rFonts w:ascii="Garamond" w:hAnsi="Garamond"/>
          <w:rPrChange w:id="21" w:author="Nils Burkhard Patrik Zimmermann" w:date="2024-10-24T15:12:00Z" w16du:dateUtc="2024-10-24T19:12:00Z">
            <w:rPr/>
          </w:rPrChange>
        </w:rPr>
        <w:t>R</w:t>
      </w:r>
      <w:r w:rsidR="004D47F9" w:rsidRPr="000B06DA">
        <w:rPr>
          <w:rFonts w:ascii="Garamond" w:hAnsi="Garamond"/>
          <w:rPrChange w:id="22" w:author="Nils Burkhard Patrik Zimmermann" w:date="2024-10-24T15:12:00Z" w16du:dateUtc="2024-10-24T19:12:00Z">
            <w:rPr/>
          </w:rPrChange>
        </w:rPr>
        <w:t>E</w:t>
      </w:r>
      <w:r w:rsidR="00EE6972" w:rsidRPr="000B06DA">
        <w:rPr>
          <w:rFonts w:ascii="Garamond" w:hAnsi="Garamond"/>
          <w:rPrChange w:id="23" w:author="Nils Burkhard Patrik Zimmermann" w:date="2024-10-24T15:12:00Z" w16du:dateUtc="2024-10-24T19:12:00Z">
            <w:rPr/>
          </w:rPrChange>
        </w:rPr>
        <w:t>PIF</w:t>
      </w:r>
      <w:r w:rsidR="00B37F29" w:rsidRPr="000B06DA">
        <w:rPr>
          <w:rFonts w:ascii="Garamond" w:hAnsi="Garamond"/>
          <w:rPrChange w:id="24" w:author="Nils Burkhard Patrik Zimmermann" w:date="2024-10-24T15:12:00Z" w16du:dateUtc="2024-10-24T19:12:00Z">
            <w:rPr/>
          </w:rPrChange>
        </w:rPr>
        <w:t>s</w:t>
      </w:r>
      <w:r w:rsidR="00EE6972" w:rsidRPr="000B06DA">
        <w:rPr>
          <w:rFonts w:ascii="Garamond" w:hAnsi="Garamond"/>
          <w:rPrChange w:id="25" w:author="Nils Burkhard Patrik Zimmermann" w:date="2024-10-24T15:12:00Z" w16du:dateUtc="2024-10-24T19:12:00Z">
            <w:rPr/>
          </w:rPrChange>
        </w:rPr>
        <w:t>)</w:t>
      </w:r>
    </w:p>
    <w:p w14:paraId="1CEED630" w14:textId="77777777" w:rsidR="00B37F29" w:rsidRPr="000B06DA" w:rsidRDefault="00B37F29">
      <w:pPr>
        <w:pStyle w:val="Heading1"/>
        <w:jc w:val="center"/>
        <w:rPr>
          <w:rFonts w:ascii="Garamond" w:hAnsi="Garamond"/>
          <w:rPrChange w:id="26" w:author="Nils Burkhard Patrik Zimmermann" w:date="2024-10-24T15:12:00Z" w16du:dateUtc="2024-10-24T19:12:00Z">
            <w:rPr/>
          </w:rPrChange>
        </w:rPr>
        <w:pPrChange w:id="27" w:author="Nils Burkhard Patrik Zimmermann" w:date="2024-10-24T15:11:00Z" w16du:dateUtc="2024-10-24T19:11:00Z">
          <w:pPr>
            <w:pStyle w:val="Heading2"/>
            <w:jc w:val="both"/>
          </w:pPr>
        </w:pPrChange>
      </w:pPr>
    </w:p>
    <w:p w14:paraId="01F3346A" w14:textId="24CD7DF8" w:rsidR="000456CE" w:rsidRDefault="00D12433">
      <w:pPr>
        <w:pStyle w:val="Subtitle"/>
        <w:jc w:val="center"/>
        <w:rPr>
          <w:rFonts w:ascii="Garamond" w:hAnsi="Garamond"/>
        </w:rPr>
      </w:pPr>
      <w:r w:rsidRPr="000B06DA">
        <w:rPr>
          <w:rFonts w:ascii="Garamond" w:hAnsi="Garamond"/>
          <w:rPrChange w:id="28" w:author="Nils Burkhard Patrik Zimmermann" w:date="2024-10-24T15:12:00Z" w16du:dateUtc="2024-10-24T19:12:00Z">
            <w:rPr>
              <w:rFonts w:asciiTheme="majorHAnsi" w:eastAsiaTheme="majorEastAsia" w:hAnsiTheme="majorHAnsi" w:cstheme="majorBidi"/>
              <w:color w:val="2F5496" w:themeColor="accent1" w:themeShade="BF"/>
              <w:spacing w:val="0"/>
              <w:sz w:val="26"/>
              <w:szCs w:val="26"/>
            </w:rPr>
          </w:rPrChange>
        </w:rPr>
        <w:t>Policy Brief</w:t>
      </w:r>
      <w:r w:rsidR="00D00017">
        <w:rPr>
          <w:rFonts w:ascii="Garamond" w:hAnsi="Garamond"/>
        </w:rPr>
        <w:t xml:space="preserve"> – Please provide margin comments / feedback</w:t>
      </w:r>
    </w:p>
    <w:p w14:paraId="3E2F0E41" w14:textId="4718398E" w:rsidR="00D00017" w:rsidRDefault="00D00017" w:rsidP="00D00017">
      <w:pPr>
        <w:jc w:val="both"/>
        <w:rPr>
          <w:rFonts w:ascii="Garamond" w:hAnsi="Garamond"/>
        </w:rPr>
      </w:pPr>
      <w:r w:rsidRPr="00D00017">
        <w:rPr>
          <w:rFonts w:ascii="Garamond" w:hAnsi="Garamond"/>
        </w:rPr>
        <w:t>Authors: Nils Zimmermann and Stephen Stretton</w:t>
      </w:r>
      <w:r>
        <w:rPr>
          <w:rFonts w:ascii="Garamond" w:hAnsi="Garamond"/>
        </w:rPr>
        <w:t xml:space="preserve">, </w:t>
      </w:r>
      <w:r w:rsidR="00D042EA">
        <w:rPr>
          <w:rFonts w:ascii="Garamond" w:hAnsi="Garamond"/>
        </w:rPr>
        <w:t xml:space="preserve">11 </w:t>
      </w:r>
      <w:r>
        <w:rPr>
          <w:rFonts w:ascii="Garamond" w:hAnsi="Garamond"/>
        </w:rPr>
        <w:t>November 2024</w:t>
      </w:r>
    </w:p>
    <w:p w14:paraId="46BC823B" w14:textId="78ACA313" w:rsidR="00D042EA" w:rsidRDefault="00D042EA" w:rsidP="00D00017">
      <w:pPr>
        <w:jc w:val="both"/>
        <w:rPr>
          <w:rFonts w:ascii="Garamond" w:hAnsi="Garamond"/>
        </w:rPr>
      </w:pPr>
      <w:hyperlink r:id="rId8" w:history="1">
        <w:r w:rsidRPr="008577C9">
          <w:rPr>
            <w:rStyle w:val="Hyperlink"/>
            <w:rFonts w:ascii="Garamond" w:hAnsi="Garamond"/>
          </w:rPr>
          <w:t>nzimmermann@worldbank.org</w:t>
        </w:r>
      </w:hyperlink>
      <w:r>
        <w:rPr>
          <w:rFonts w:ascii="Garamond" w:hAnsi="Garamond"/>
        </w:rPr>
        <w:br/>
      </w:r>
      <w:hyperlink r:id="rId9" w:history="1">
        <w:r w:rsidRPr="008577C9">
          <w:rPr>
            <w:rStyle w:val="Hyperlink"/>
            <w:rFonts w:ascii="Garamond" w:hAnsi="Garamond"/>
          </w:rPr>
          <w:t>sstretton@worldbank.org</w:t>
        </w:r>
      </w:hyperlink>
    </w:p>
    <w:p w14:paraId="6C8F6A4D" w14:textId="38B45685" w:rsidR="00D00017" w:rsidRPr="00D00017" w:rsidRDefault="00D00017" w:rsidP="00D00017">
      <w:pPr>
        <w:jc w:val="both"/>
        <w:rPr>
          <w:rFonts w:ascii="Garamond" w:hAnsi="Garamond"/>
          <w:rPrChange w:id="29" w:author="Nils Burkhard Patrik Zimmermann" w:date="2024-10-24T15:12:00Z" w16du:dateUtc="2024-10-24T19:12:00Z">
            <w:rPr/>
          </w:rPrChange>
        </w:rPr>
      </w:pPr>
    </w:p>
    <w:p w14:paraId="1AB81B2B" w14:textId="5839F193" w:rsidR="00AF5E9B" w:rsidRDefault="00AF5E9B" w:rsidP="00AF5E9B">
      <w:pPr>
        <w:pStyle w:val="Heading3"/>
      </w:pPr>
      <w:r>
        <w:t xml:space="preserve">Renewable Energy Payment Intermediary Facilities </w:t>
      </w:r>
    </w:p>
    <w:p w14:paraId="13AD04E7" w14:textId="3E2E56A2" w:rsidR="006D13B1" w:rsidRDefault="004B58D8" w:rsidP="004B58D8">
      <w:pPr>
        <w:jc w:val="both"/>
        <w:rPr>
          <w:rFonts w:ascii="Garamond" w:hAnsi="Garamond"/>
        </w:rPr>
      </w:pPr>
      <w:r w:rsidRPr="004B58D8">
        <w:rPr>
          <w:rFonts w:ascii="Garamond" w:hAnsi="Garamond"/>
          <w:b/>
          <w:bCs/>
        </w:rPr>
        <w:t>REPIFs</w:t>
      </w:r>
      <w:r>
        <w:rPr>
          <w:rFonts w:ascii="Garamond" w:hAnsi="Garamond"/>
        </w:rPr>
        <w:t xml:space="preserve"> </w:t>
      </w:r>
      <w:r w:rsidR="00E83E87">
        <w:rPr>
          <w:rFonts w:ascii="Garamond" w:hAnsi="Garamond"/>
        </w:rPr>
        <w:t xml:space="preserve">are a proposed class of </w:t>
      </w:r>
      <w:ins w:id="30" w:author="Nils Burkhard Patrik Zimmermann" w:date="2024-10-24T15:09:00Z" w16du:dateUtc="2024-10-24T19:09:00Z">
        <w:r w:rsidR="00E83E87" w:rsidRPr="000B06DA">
          <w:rPr>
            <w:rFonts w:ascii="Garamond" w:hAnsi="Garamond"/>
            <w:rPrChange w:id="31" w:author="Nils Burkhard Patrik Zimmermann" w:date="2024-10-24T15:12:00Z" w16du:dateUtc="2024-10-24T19:12:00Z">
              <w:rPr/>
            </w:rPrChange>
          </w:rPr>
          <w:t xml:space="preserve">MLDB-administered </w:t>
        </w:r>
      </w:ins>
      <w:r w:rsidR="009C09E2">
        <w:rPr>
          <w:rFonts w:ascii="Garamond" w:hAnsi="Garamond"/>
        </w:rPr>
        <w:t xml:space="preserve">financial </w:t>
      </w:r>
      <w:ins w:id="32" w:author="Nils Burkhard Patrik Zimmermann" w:date="2024-10-24T15:08:00Z" w16du:dateUtc="2024-10-24T19:08:00Z">
        <w:r w:rsidR="00E83E87" w:rsidRPr="000B06DA">
          <w:rPr>
            <w:rFonts w:ascii="Garamond" w:hAnsi="Garamond"/>
            <w:rPrChange w:id="33" w:author="Nils Burkhard Patrik Zimmermann" w:date="2024-10-24T15:12:00Z" w16du:dateUtc="2024-10-24T19:12:00Z">
              <w:rPr/>
            </w:rPrChange>
          </w:rPr>
          <w:t>intermediary facility</w:t>
        </w:r>
      </w:ins>
      <w:r w:rsidR="00E83E87">
        <w:rPr>
          <w:rFonts w:ascii="Garamond" w:hAnsi="Garamond"/>
        </w:rPr>
        <w:t xml:space="preserve"> that </w:t>
      </w:r>
      <w:r>
        <w:rPr>
          <w:rFonts w:ascii="Garamond" w:hAnsi="Garamond"/>
        </w:rPr>
        <w:t xml:space="preserve">would </w:t>
      </w:r>
      <w:r w:rsidR="000B75B9">
        <w:rPr>
          <w:rFonts w:ascii="Garamond" w:hAnsi="Garamond"/>
        </w:rPr>
        <w:t xml:space="preserve">help </w:t>
      </w:r>
      <w:r>
        <w:rPr>
          <w:rFonts w:ascii="Garamond" w:hAnsi="Garamond"/>
        </w:rPr>
        <w:t xml:space="preserve">de-risk renewable energy project </w:t>
      </w:r>
      <w:r w:rsidR="000B75B9">
        <w:rPr>
          <w:rFonts w:ascii="Garamond" w:hAnsi="Garamond"/>
        </w:rPr>
        <w:t xml:space="preserve">operation by </w:t>
      </w:r>
      <w:r w:rsidR="00A71A8E">
        <w:rPr>
          <w:rFonts w:ascii="Garamond" w:hAnsi="Garamond"/>
        </w:rPr>
        <w:t>removing p</w:t>
      </w:r>
      <w:r w:rsidR="00F01874">
        <w:rPr>
          <w:rFonts w:ascii="Garamond" w:hAnsi="Garamond"/>
        </w:rPr>
        <w:t>roject operators’</w:t>
      </w:r>
      <w:r w:rsidR="00A71A8E">
        <w:rPr>
          <w:rFonts w:ascii="Garamond" w:hAnsi="Garamond"/>
        </w:rPr>
        <w:t xml:space="preserve"> exposure to </w:t>
      </w:r>
      <w:r w:rsidR="00F01874">
        <w:rPr>
          <w:rFonts w:ascii="Garamond" w:hAnsi="Garamond"/>
        </w:rPr>
        <w:t>risks of non-payment or late payment from their clients (</w:t>
      </w:r>
      <w:r w:rsidR="00A86D85">
        <w:rPr>
          <w:rFonts w:ascii="Garamond" w:hAnsi="Garamond"/>
        </w:rPr>
        <w:t xml:space="preserve">i.e., </w:t>
      </w:r>
      <w:r w:rsidR="00F01874">
        <w:rPr>
          <w:rFonts w:ascii="Garamond" w:hAnsi="Garamond"/>
        </w:rPr>
        <w:t>electricity off-takers</w:t>
      </w:r>
      <w:r w:rsidR="00400C11">
        <w:rPr>
          <w:rFonts w:ascii="Garamond" w:hAnsi="Garamond"/>
        </w:rPr>
        <w:t xml:space="preserve"> – in most cases, electricity distribution companies)</w:t>
      </w:r>
      <w:r w:rsidR="00DE75A3">
        <w:rPr>
          <w:rFonts w:ascii="Garamond" w:hAnsi="Garamond"/>
        </w:rPr>
        <w:t xml:space="preserve">. REPIFs </w:t>
      </w:r>
      <w:ins w:id="34" w:author="Nils Burkhard Patrik Zimmermann" w:date="2024-10-24T15:08:00Z" w16du:dateUtc="2024-10-24T19:08:00Z">
        <w:r w:rsidRPr="000B06DA">
          <w:rPr>
            <w:rFonts w:ascii="Garamond" w:hAnsi="Garamond"/>
            <w:rPrChange w:id="35" w:author="Nils Burkhard Patrik Zimmermann" w:date="2024-10-24T15:12:00Z" w16du:dateUtc="2024-10-24T19:12:00Z">
              <w:rPr/>
            </w:rPrChange>
          </w:rPr>
          <w:t xml:space="preserve">would </w:t>
        </w:r>
      </w:ins>
      <w:ins w:id="36" w:author="Nils Burkhard Patrik Zimmermann" w:date="2024-10-24T15:09:00Z" w16du:dateUtc="2024-10-24T19:09:00Z">
        <w:r w:rsidRPr="000B06DA">
          <w:rPr>
            <w:rFonts w:ascii="Garamond" w:hAnsi="Garamond"/>
            <w:rPrChange w:id="37" w:author="Nils Burkhard Patrik Zimmermann" w:date="2024-10-24T15:12:00Z" w16du:dateUtc="2024-10-24T19:12:00Z">
              <w:rPr/>
            </w:rPrChange>
          </w:rPr>
          <w:t>ensure</w:t>
        </w:r>
      </w:ins>
      <w:r w:rsidR="00650C15">
        <w:rPr>
          <w:rFonts w:ascii="Garamond" w:hAnsi="Garamond"/>
        </w:rPr>
        <w:t xml:space="preserve"> power project operating companies are paid</w:t>
      </w:r>
      <w:r w:rsidR="00732188">
        <w:rPr>
          <w:rFonts w:ascii="Garamond" w:hAnsi="Garamond"/>
        </w:rPr>
        <w:t xml:space="preserve"> on time and in full</w:t>
      </w:r>
      <w:ins w:id="38" w:author="Nils Burkhard Patrik Zimmermann" w:date="2024-10-24T15:09:00Z" w16du:dateUtc="2024-10-24T19:09:00Z">
        <w:r w:rsidRPr="000B06DA">
          <w:rPr>
            <w:rFonts w:ascii="Garamond" w:hAnsi="Garamond"/>
            <w:rPrChange w:id="39" w:author="Nils Burkhard Patrik Zimmermann" w:date="2024-10-24T15:12:00Z" w16du:dateUtc="2024-10-24T19:12:00Z">
              <w:rPr/>
            </w:rPrChange>
          </w:rPr>
          <w:t xml:space="preserve"> </w:t>
        </w:r>
      </w:ins>
      <w:ins w:id="40" w:author="Nils Burkhard Patrik Zimmermann" w:date="2024-10-24T15:17:00Z" w16du:dateUtc="2024-10-24T19:17:00Z">
        <w:r>
          <w:rPr>
            <w:rFonts w:ascii="Garamond" w:hAnsi="Garamond"/>
          </w:rPr>
          <w:t>for</w:t>
        </w:r>
      </w:ins>
      <w:ins w:id="41" w:author="Nils Burkhard Patrik Zimmermann" w:date="2024-10-24T15:09:00Z" w16du:dateUtc="2024-10-24T19:09:00Z">
        <w:r w:rsidRPr="000B06DA">
          <w:rPr>
            <w:rFonts w:ascii="Garamond" w:hAnsi="Garamond"/>
            <w:rPrChange w:id="42" w:author="Nils Burkhard Patrik Zimmermann" w:date="2024-10-24T15:12:00Z" w16du:dateUtc="2024-10-24T19:12:00Z">
              <w:rPr/>
            </w:rPrChange>
          </w:rPr>
          <w:t xml:space="preserve"> </w:t>
        </w:r>
      </w:ins>
      <w:ins w:id="43" w:author="Nils Burkhard Patrik Zimmermann" w:date="2024-10-24T15:20:00Z" w16du:dateUtc="2024-10-24T19:20:00Z">
        <w:r>
          <w:rPr>
            <w:rFonts w:ascii="Garamond" w:hAnsi="Garamond"/>
          </w:rPr>
          <w:t>renewa</w:t>
        </w:r>
      </w:ins>
      <w:ins w:id="44" w:author="Nils Burkhard Patrik Zimmermann" w:date="2024-10-24T15:09:00Z" w16du:dateUtc="2024-10-24T19:09:00Z">
        <w:r w:rsidRPr="000B06DA">
          <w:rPr>
            <w:rFonts w:ascii="Garamond" w:hAnsi="Garamond"/>
            <w:rPrChange w:id="45" w:author="Nils Burkhard Patrik Zimmermann" w:date="2024-10-24T15:12:00Z" w16du:dateUtc="2024-10-24T19:12:00Z">
              <w:rPr/>
            </w:rPrChange>
          </w:rPr>
          <w:t xml:space="preserve">ble electricity </w:t>
        </w:r>
      </w:ins>
      <w:ins w:id="46" w:author="Nils Burkhard Patrik Zimmermann" w:date="2024-10-24T15:17:00Z" w16du:dateUtc="2024-10-24T19:17:00Z">
        <w:r>
          <w:rPr>
            <w:rFonts w:ascii="Garamond" w:hAnsi="Garamond"/>
          </w:rPr>
          <w:t xml:space="preserve">deliveries </w:t>
        </w:r>
      </w:ins>
      <w:ins w:id="47" w:author="Nils Burkhard Patrik Zimmermann" w:date="2024-10-24T15:09:00Z" w16du:dateUtc="2024-10-24T19:09:00Z">
        <w:r w:rsidRPr="000B06DA">
          <w:rPr>
            <w:rFonts w:ascii="Garamond" w:hAnsi="Garamond"/>
            <w:rPrChange w:id="48" w:author="Nils Burkhard Patrik Zimmermann" w:date="2024-10-24T15:12:00Z" w16du:dateUtc="2024-10-24T19:12:00Z">
              <w:rPr/>
            </w:rPrChange>
          </w:rPr>
          <w:t xml:space="preserve">in accordance with </w:t>
        </w:r>
      </w:ins>
      <w:r w:rsidR="00A86D85">
        <w:rPr>
          <w:rFonts w:ascii="Garamond" w:hAnsi="Garamond"/>
        </w:rPr>
        <w:t xml:space="preserve">the terms of </w:t>
      </w:r>
      <w:ins w:id="49" w:author="Nils Burkhard Patrik Zimmermann" w:date="2024-10-24T15:09:00Z" w16du:dateUtc="2024-10-24T19:09:00Z">
        <w:r w:rsidRPr="000B06DA">
          <w:rPr>
            <w:rFonts w:ascii="Garamond" w:hAnsi="Garamond"/>
            <w:rPrChange w:id="50" w:author="Nils Burkhard Patrik Zimmermann" w:date="2024-10-24T15:12:00Z" w16du:dateUtc="2024-10-24T19:12:00Z">
              <w:rPr/>
            </w:rPrChange>
          </w:rPr>
          <w:t>standard power purchase agreements (PPAs)</w:t>
        </w:r>
      </w:ins>
      <w:r w:rsidR="00650C15">
        <w:rPr>
          <w:rFonts w:ascii="Garamond" w:hAnsi="Garamond"/>
        </w:rPr>
        <w:t>, thereby de-risking the cash flows of</w:t>
      </w:r>
      <w:r w:rsidR="00984AFA">
        <w:rPr>
          <w:rFonts w:ascii="Garamond" w:hAnsi="Garamond"/>
        </w:rPr>
        <w:t xml:space="preserve"> </w:t>
      </w:r>
      <w:r w:rsidR="00EB619A">
        <w:rPr>
          <w:rFonts w:ascii="Garamond" w:hAnsi="Garamond"/>
        </w:rPr>
        <w:t>electricity providers</w:t>
      </w:r>
      <w:r w:rsidR="00B43581">
        <w:rPr>
          <w:rFonts w:ascii="Garamond" w:hAnsi="Garamond"/>
        </w:rPr>
        <w:t xml:space="preserve"> with which it has inked PPAs</w:t>
      </w:r>
      <w:r w:rsidR="00EB619A">
        <w:rPr>
          <w:rFonts w:ascii="Garamond" w:hAnsi="Garamond"/>
        </w:rPr>
        <w:t xml:space="preserve">. </w:t>
      </w:r>
    </w:p>
    <w:p w14:paraId="29936E4E" w14:textId="531927D5" w:rsidR="00FB5DCC" w:rsidRDefault="009C09E2" w:rsidP="00732188">
      <w:pPr>
        <w:jc w:val="both"/>
        <w:rPr>
          <w:rFonts w:ascii="Garamond" w:hAnsi="Garamond"/>
        </w:rPr>
      </w:pPr>
      <w:r>
        <w:rPr>
          <w:rFonts w:ascii="Garamond" w:hAnsi="Garamond"/>
        </w:rPr>
        <w:t>A regional</w:t>
      </w:r>
      <w:r w:rsidR="00732188">
        <w:rPr>
          <w:rFonts w:ascii="Garamond" w:hAnsi="Garamond"/>
        </w:rPr>
        <w:t xml:space="preserve"> REPIF</w:t>
      </w:r>
      <w:r w:rsidR="004846B7">
        <w:rPr>
          <w:rFonts w:ascii="Garamond" w:hAnsi="Garamond"/>
        </w:rPr>
        <w:t xml:space="preserve">, responsible for a given region (e.g., ECOWAS, the Economic Community of West African States), would </w:t>
      </w:r>
      <w:r w:rsidR="00732188">
        <w:rPr>
          <w:rFonts w:ascii="Garamond" w:hAnsi="Garamond"/>
        </w:rPr>
        <w:t xml:space="preserve">contract with renewable energy project operators </w:t>
      </w:r>
      <w:r w:rsidR="00D2572F">
        <w:rPr>
          <w:rFonts w:ascii="Garamond" w:hAnsi="Garamond"/>
        </w:rPr>
        <w:t xml:space="preserve">in that region </w:t>
      </w:r>
      <w:r w:rsidR="00732188">
        <w:rPr>
          <w:rFonts w:ascii="Garamond" w:hAnsi="Garamond"/>
        </w:rPr>
        <w:t>to buy electricity at a fixed price per MWh over a defined time horizon, e.g., 15 years, through</w:t>
      </w:r>
      <w:r w:rsidR="00B43581">
        <w:rPr>
          <w:rFonts w:ascii="Garamond" w:hAnsi="Garamond"/>
        </w:rPr>
        <w:t xml:space="preserve"> standardized</w:t>
      </w:r>
      <w:r w:rsidR="00732188">
        <w:rPr>
          <w:rFonts w:ascii="Garamond" w:hAnsi="Garamond"/>
        </w:rPr>
        <w:t xml:space="preserve"> Power Purchase Agreements (PPAs)</w:t>
      </w:r>
      <w:r w:rsidR="00FD679E">
        <w:rPr>
          <w:rFonts w:ascii="Garamond" w:hAnsi="Garamond"/>
        </w:rPr>
        <w:t xml:space="preserve">. REPIFs </w:t>
      </w:r>
      <w:r w:rsidR="00B43581">
        <w:rPr>
          <w:rFonts w:ascii="Garamond" w:hAnsi="Garamond"/>
        </w:rPr>
        <w:t>then will</w:t>
      </w:r>
      <w:r w:rsidR="00FD679E">
        <w:rPr>
          <w:rFonts w:ascii="Garamond" w:hAnsi="Garamond"/>
        </w:rPr>
        <w:t xml:space="preserve"> </w:t>
      </w:r>
      <w:r w:rsidR="00FB5DCC">
        <w:rPr>
          <w:rFonts w:ascii="Garamond" w:hAnsi="Garamond"/>
        </w:rPr>
        <w:t>immediately</w:t>
      </w:r>
      <w:r w:rsidR="00FD679E">
        <w:rPr>
          <w:rFonts w:ascii="Garamond" w:hAnsi="Garamond"/>
        </w:rPr>
        <w:t xml:space="preserve"> on-sell</w:t>
      </w:r>
      <w:r w:rsidR="00732188">
        <w:rPr>
          <w:rFonts w:ascii="Garamond" w:hAnsi="Garamond"/>
        </w:rPr>
        <w:t xml:space="preserve"> the power to electricity distribution companies </w:t>
      </w:r>
      <w:r w:rsidR="00D2572F">
        <w:rPr>
          <w:rFonts w:ascii="Garamond" w:hAnsi="Garamond"/>
        </w:rPr>
        <w:t>(</w:t>
      </w:r>
      <w:r w:rsidR="00732188">
        <w:rPr>
          <w:rFonts w:ascii="Garamond" w:hAnsi="Garamond"/>
        </w:rPr>
        <w:t>or other clients</w:t>
      </w:r>
      <w:r w:rsidR="00D2572F">
        <w:rPr>
          <w:rFonts w:ascii="Garamond" w:hAnsi="Garamond"/>
        </w:rPr>
        <w:t xml:space="preserve">, </w:t>
      </w:r>
      <w:r w:rsidR="00732188">
        <w:rPr>
          <w:rFonts w:ascii="Garamond" w:hAnsi="Garamond"/>
        </w:rPr>
        <w:t>e.g., large industrial parks) through long-term Power Sales Agreements</w:t>
      </w:r>
      <w:r w:rsidR="005E077E">
        <w:rPr>
          <w:rFonts w:ascii="Garamond" w:hAnsi="Garamond"/>
        </w:rPr>
        <w:t xml:space="preserve"> (PSA)</w:t>
      </w:r>
      <w:r w:rsidR="00013A21">
        <w:rPr>
          <w:rFonts w:ascii="Garamond" w:hAnsi="Garamond"/>
        </w:rPr>
        <w:t>.</w:t>
      </w:r>
      <w:r w:rsidR="00932BB8">
        <w:rPr>
          <w:rFonts w:ascii="Garamond" w:hAnsi="Garamond"/>
        </w:rPr>
        <w:t xml:space="preserve"> The purpose of this arrangement is simply to transfer</w:t>
      </w:r>
      <w:r w:rsidR="00732188">
        <w:rPr>
          <w:rFonts w:ascii="Garamond" w:hAnsi="Garamond"/>
        </w:rPr>
        <w:t xml:space="preserve"> </w:t>
      </w:r>
      <w:r w:rsidR="00932BB8">
        <w:rPr>
          <w:rFonts w:ascii="Garamond" w:hAnsi="Garamond"/>
        </w:rPr>
        <w:t xml:space="preserve">the risks of non-payment or late payment for electricity from the power generating company to the REPIF. </w:t>
      </w:r>
    </w:p>
    <w:p w14:paraId="513B3752" w14:textId="499C84D8" w:rsidR="005A7D84" w:rsidRDefault="00C05AAC" w:rsidP="00732188">
      <w:pPr>
        <w:jc w:val="both"/>
        <w:rPr>
          <w:rFonts w:ascii="Garamond" w:hAnsi="Garamond"/>
        </w:rPr>
      </w:pPr>
      <w:r>
        <w:rPr>
          <w:rFonts w:ascii="Garamond" w:hAnsi="Garamond"/>
        </w:rPr>
        <w:t>The underlying idea is that the REPIF</w:t>
      </w:r>
      <w:r w:rsidR="00265D3A">
        <w:rPr>
          <w:rFonts w:ascii="Garamond" w:hAnsi="Garamond"/>
        </w:rPr>
        <w:t xml:space="preserve">, as a well-funded </w:t>
      </w:r>
      <w:r w:rsidR="00EE400D">
        <w:rPr>
          <w:rFonts w:ascii="Garamond" w:hAnsi="Garamond"/>
        </w:rPr>
        <w:t xml:space="preserve">multilateral financial </w:t>
      </w:r>
      <w:r w:rsidR="00265D3A">
        <w:rPr>
          <w:rFonts w:ascii="Garamond" w:hAnsi="Garamond"/>
        </w:rPr>
        <w:t xml:space="preserve">organization backed by </w:t>
      </w:r>
      <w:r w:rsidR="004B1683">
        <w:rPr>
          <w:rFonts w:ascii="Garamond" w:hAnsi="Garamond"/>
        </w:rPr>
        <w:t xml:space="preserve">a consortium of </w:t>
      </w:r>
      <w:r w:rsidR="00EE400D">
        <w:rPr>
          <w:rFonts w:ascii="Garamond" w:hAnsi="Garamond"/>
        </w:rPr>
        <w:t>s</w:t>
      </w:r>
      <w:r w:rsidR="00880958">
        <w:rPr>
          <w:rFonts w:ascii="Garamond" w:hAnsi="Garamond"/>
        </w:rPr>
        <w:t xml:space="preserve">overeigns </w:t>
      </w:r>
      <w:r w:rsidR="004B1683">
        <w:rPr>
          <w:rFonts w:ascii="Garamond" w:hAnsi="Garamond"/>
        </w:rPr>
        <w:t>and well-connected to national and subnational government agencies</w:t>
      </w:r>
      <w:r w:rsidR="00EE400D">
        <w:rPr>
          <w:rFonts w:ascii="Garamond" w:hAnsi="Garamond"/>
        </w:rPr>
        <w:t xml:space="preserve"> in its region,</w:t>
      </w:r>
      <w:r>
        <w:rPr>
          <w:rFonts w:ascii="Garamond" w:hAnsi="Garamond"/>
        </w:rPr>
        <w:t xml:space="preserve"> will be in a much better position to </w:t>
      </w:r>
      <w:r w:rsidR="00265D3A">
        <w:rPr>
          <w:rFonts w:ascii="Garamond" w:hAnsi="Garamond"/>
        </w:rPr>
        <w:t xml:space="preserve">weather any late-payment situations </w:t>
      </w:r>
      <w:r w:rsidR="00880958">
        <w:rPr>
          <w:rFonts w:ascii="Garamond" w:hAnsi="Garamond"/>
        </w:rPr>
        <w:t xml:space="preserve">than any </w:t>
      </w:r>
      <w:r w:rsidR="006E0799">
        <w:rPr>
          <w:rFonts w:ascii="Garamond" w:hAnsi="Garamond"/>
        </w:rPr>
        <w:t>electricity generating company in its region</w:t>
      </w:r>
      <w:r w:rsidR="00010551">
        <w:rPr>
          <w:rFonts w:ascii="Garamond" w:hAnsi="Garamond"/>
        </w:rPr>
        <w:t>, and also in a better position to cajole off-takers (</w:t>
      </w:r>
      <w:r w:rsidR="00AE577F">
        <w:rPr>
          <w:rFonts w:ascii="Garamond" w:hAnsi="Garamond"/>
        </w:rPr>
        <w:t xml:space="preserve">e.g., </w:t>
      </w:r>
      <w:r w:rsidR="00010551">
        <w:rPr>
          <w:rFonts w:ascii="Garamond" w:hAnsi="Garamond"/>
        </w:rPr>
        <w:t>electricity distribution companies)</w:t>
      </w:r>
      <w:r w:rsidR="00AE577F">
        <w:rPr>
          <w:rFonts w:ascii="Garamond" w:hAnsi="Garamond"/>
        </w:rPr>
        <w:t xml:space="preserve"> or their owners (e.g., local or regional governments) to pay </w:t>
      </w:r>
      <w:r w:rsidR="001A6C7C">
        <w:rPr>
          <w:rFonts w:ascii="Garamond" w:hAnsi="Garamond"/>
        </w:rPr>
        <w:t>their arrears</w:t>
      </w:r>
      <w:r w:rsidR="006E0799">
        <w:rPr>
          <w:rFonts w:ascii="Garamond" w:hAnsi="Garamond"/>
        </w:rPr>
        <w:t xml:space="preserve">. </w:t>
      </w:r>
      <w:r w:rsidR="001A6C7C">
        <w:rPr>
          <w:rFonts w:ascii="Garamond" w:hAnsi="Garamond"/>
        </w:rPr>
        <w:t>The REPIF itself would not be at any risk of insolvency or illiquidity, because as part of its charter</w:t>
      </w:r>
      <w:r w:rsidR="005A7D84">
        <w:rPr>
          <w:rFonts w:ascii="Garamond" w:hAnsi="Garamond"/>
        </w:rPr>
        <w:t>, a</w:t>
      </w:r>
      <w:r w:rsidR="00732188">
        <w:rPr>
          <w:rFonts w:ascii="Garamond" w:hAnsi="Garamond"/>
        </w:rPr>
        <w:t xml:space="preserve">ny shortfall in a REPIF’s income caused by a failure of a client to timely pay for electricity delivered </w:t>
      </w:r>
      <w:r w:rsidR="002A5EA9">
        <w:rPr>
          <w:rFonts w:ascii="Garamond" w:hAnsi="Garamond"/>
        </w:rPr>
        <w:t xml:space="preserve">under a PSA </w:t>
      </w:r>
      <w:r w:rsidR="00732188">
        <w:rPr>
          <w:rFonts w:ascii="Garamond" w:hAnsi="Garamond"/>
        </w:rPr>
        <w:t xml:space="preserve">would be automatically compensated by </w:t>
      </w:r>
      <w:r w:rsidR="005A7D84">
        <w:rPr>
          <w:rFonts w:ascii="Garamond" w:hAnsi="Garamond"/>
        </w:rPr>
        <w:t xml:space="preserve">the </w:t>
      </w:r>
      <w:r w:rsidR="00732188">
        <w:rPr>
          <w:rFonts w:ascii="Garamond" w:hAnsi="Garamond"/>
        </w:rPr>
        <w:t>REPIF’s guarantors</w:t>
      </w:r>
      <w:r w:rsidR="005A7D84">
        <w:rPr>
          <w:rFonts w:ascii="Garamond" w:hAnsi="Garamond"/>
        </w:rPr>
        <w:t>.</w:t>
      </w:r>
    </w:p>
    <w:p w14:paraId="7EBDD2BE" w14:textId="47196369" w:rsidR="0033235F" w:rsidRDefault="005A7D84" w:rsidP="00732188">
      <w:pPr>
        <w:jc w:val="both"/>
        <w:rPr>
          <w:rFonts w:ascii="Garamond" w:hAnsi="Garamond"/>
        </w:rPr>
      </w:pPr>
      <w:r>
        <w:rPr>
          <w:rFonts w:ascii="Garamond" w:hAnsi="Garamond"/>
        </w:rPr>
        <w:t>In our proposal, a REPIF will have multiple layers of guarantor</w:t>
      </w:r>
      <w:r w:rsidR="003B71EC">
        <w:rPr>
          <w:rFonts w:ascii="Garamond" w:hAnsi="Garamond"/>
        </w:rPr>
        <w:t>, insulating the REPIF from any serious financial risks.</w:t>
      </w:r>
      <w:r w:rsidR="00FB59FF">
        <w:rPr>
          <w:rFonts w:ascii="Garamond" w:hAnsi="Garamond"/>
        </w:rPr>
        <w:t xml:space="preserve"> </w:t>
      </w:r>
      <w:r w:rsidR="002D46FC">
        <w:rPr>
          <w:rFonts w:ascii="Garamond" w:hAnsi="Garamond"/>
        </w:rPr>
        <w:t>Consider</w:t>
      </w:r>
      <w:r w:rsidR="00242EFA">
        <w:rPr>
          <w:rFonts w:ascii="Garamond" w:hAnsi="Garamond"/>
        </w:rPr>
        <w:t xml:space="preserve"> a scenario in which</w:t>
      </w:r>
      <w:r w:rsidR="00FB59FF">
        <w:rPr>
          <w:rFonts w:ascii="Garamond" w:hAnsi="Garamond"/>
        </w:rPr>
        <w:t xml:space="preserve"> an off-taker </w:t>
      </w:r>
      <w:r w:rsidR="00A87D6C">
        <w:rPr>
          <w:rFonts w:ascii="Garamond" w:hAnsi="Garamond"/>
        </w:rPr>
        <w:t xml:space="preserve">that is a </w:t>
      </w:r>
      <w:r w:rsidR="00FB59FF">
        <w:rPr>
          <w:rFonts w:ascii="Garamond" w:hAnsi="Garamond"/>
        </w:rPr>
        <w:t>counterparty to REPIF</w:t>
      </w:r>
      <w:r w:rsidR="00A87D6C">
        <w:rPr>
          <w:rFonts w:ascii="Garamond" w:hAnsi="Garamond"/>
        </w:rPr>
        <w:t xml:space="preserve"> via Power Sales Agreement fails to timely pay what it owes to the REPIF for electricity delivered from </w:t>
      </w:r>
      <w:r w:rsidR="002D46FC">
        <w:rPr>
          <w:rFonts w:ascii="Garamond" w:hAnsi="Garamond"/>
        </w:rPr>
        <w:t>a power provider with which the REPIF has a Power Purchase Agreement.</w:t>
      </w:r>
      <w:r w:rsidR="00242EFA">
        <w:rPr>
          <w:rFonts w:ascii="Garamond" w:hAnsi="Garamond"/>
        </w:rPr>
        <w:t xml:space="preserve"> </w:t>
      </w:r>
      <w:r w:rsidR="008D530C">
        <w:rPr>
          <w:rFonts w:ascii="Garamond" w:hAnsi="Garamond"/>
        </w:rPr>
        <w:t xml:space="preserve">Let’s call the off-taker ‘Discom,’ short for electricity distribution company. </w:t>
      </w:r>
      <w:r w:rsidR="00242EFA">
        <w:rPr>
          <w:rFonts w:ascii="Garamond" w:hAnsi="Garamond"/>
        </w:rPr>
        <w:t xml:space="preserve">In a first step, the REPIF will contact the </w:t>
      </w:r>
      <w:r w:rsidR="008D530C">
        <w:rPr>
          <w:rFonts w:ascii="Garamond" w:hAnsi="Garamond"/>
        </w:rPr>
        <w:t xml:space="preserve">Discom to </w:t>
      </w:r>
      <w:r w:rsidR="00E508F6">
        <w:rPr>
          <w:rFonts w:ascii="Garamond" w:hAnsi="Garamond"/>
        </w:rPr>
        <w:t xml:space="preserve">clarify why its payment is late, and attempt to recover the payment due. If that doesn’t work, </w:t>
      </w:r>
      <w:r w:rsidR="00BC20FB">
        <w:rPr>
          <w:rFonts w:ascii="Garamond" w:hAnsi="Garamond"/>
        </w:rPr>
        <w:t xml:space="preserve">if the Discom is a state-owned company owned by a local municipal or </w:t>
      </w:r>
      <w:r w:rsidR="009F58B3">
        <w:rPr>
          <w:rFonts w:ascii="Garamond" w:hAnsi="Garamond"/>
        </w:rPr>
        <w:t xml:space="preserve">provincial government, </w:t>
      </w:r>
      <w:r w:rsidR="00E508F6">
        <w:rPr>
          <w:rFonts w:ascii="Garamond" w:hAnsi="Garamond"/>
        </w:rPr>
        <w:t>the Discom will contact th</w:t>
      </w:r>
      <w:r w:rsidR="009F58B3">
        <w:rPr>
          <w:rFonts w:ascii="Garamond" w:hAnsi="Garamond"/>
        </w:rPr>
        <w:t xml:space="preserve">at </w:t>
      </w:r>
      <w:r w:rsidR="00E508F6">
        <w:rPr>
          <w:rFonts w:ascii="Garamond" w:hAnsi="Garamond"/>
        </w:rPr>
        <w:t xml:space="preserve">regional government, </w:t>
      </w:r>
      <w:r w:rsidR="00BC20FB">
        <w:rPr>
          <w:rFonts w:ascii="Garamond" w:hAnsi="Garamond"/>
        </w:rPr>
        <w:t>which</w:t>
      </w:r>
      <w:r w:rsidR="009F58B3">
        <w:rPr>
          <w:rFonts w:ascii="Garamond" w:hAnsi="Garamond"/>
        </w:rPr>
        <w:t xml:space="preserve"> will be asked to pay the </w:t>
      </w:r>
      <w:r w:rsidR="00BC4798">
        <w:rPr>
          <w:rFonts w:ascii="Garamond" w:hAnsi="Garamond"/>
        </w:rPr>
        <w:t xml:space="preserve">amount due. (The regional government will have </w:t>
      </w:r>
      <w:r w:rsidR="005C444C">
        <w:rPr>
          <w:rFonts w:ascii="Garamond" w:hAnsi="Garamond"/>
        </w:rPr>
        <w:t xml:space="preserve">contractually </w:t>
      </w:r>
      <w:r w:rsidR="00BC4798">
        <w:rPr>
          <w:rFonts w:ascii="Garamond" w:hAnsi="Garamond"/>
        </w:rPr>
        <w:t xml:space="preserve">agreed to this arrangement well in advance, as a condition of the REPIF </w:t>
      </w:r>
      <w:r w:rsidR="005C444C">
        <w:rPr>
          <w:rFonts w:ascii="Garamond" w:hAnsi="Garamond"/>
        </w:rPr>
        <w:t>beginning operations in the region.) If that also doesn’t work, the REPIF will contact the national government</w:t>
      </w:r>
      <w:r w:rsidR="008D2C80">
        <w:rPr>
          <w:rFonts w:ascii="Garamond" w:hAnsi="Garamond"/>
        </w:rPr>
        <w:t xml:space="preserve">, which likewise will have agreed in advance to serve as a fallback guarantor of Discom </w:t>
      </w:r>
      <w:r w:rsidR="00781F0C">
        <w:rPr>
          <w:rFonts w:ascii="Garamond" w:hAnsi="Garamond"/>
        </w:rPr>
        <w:t xml:space="preserve">payment streams. In both cases, governments will have agreed to serve as the Discoms’ guarantors </w:t>
      </w:r>
      <w:r w:rsidR="00515514">
        <w:rPr>
          <w:rFonts w:ascii="Garamond" w:hAnsi="Garamond"/>
        </w:rPr>
        <w:lastRenderedPageBreak/>
        <w:t xml:space="preserve">in the interests of enabling more reliable, lower-priced electricity supplies. </w:t>
      </w:r>
      <w:r w:rsidR="00FD68EE">
        <w:rPr>
          <w:rFonts w:ascii="Garamond" w:hAnsi="Garamond"/>
        </w:rPr>
        <w:t xml:space="preserve">If necessary, in extraordinary circumstances, the debt the REPIF is seeking to collect will be added to the national government’s debt stock, and the REPIF will </w:t>
      </w:r>
      <w:r w:rsidR="000D3393">
        <w:rPr>
          <w:rFonts w:ascii="Garamond" w:hAnsi="Garamond"/>
        </w:rPr>
        <w:t>turn to a multilateral financial institution, such as MIGA, to make it whole. Alternatively, a new account could be set up</w:t>
      </w:r>
      <w:r w:rsidR="007B0EF3">
        <w:rPr>
          <w:rFonts w:ascii="Garamond" w:hAnsi="Garamond"/>
        </w:rPr>
        <w:t xml:space="preserve">, perhaps administered by MIGA, to which a group of willing highly developed countries could </w:t>
      </w:r>
      <w:r w:rsidR="00C531C4">
        <w:rPr>
          <w:rFonts w:ascii="Garamond" w:hAnsi="Garamond"/>
        </w:rPr>
        <w:t xml:space="preserve">agree to </w:t>
      </w:r>
      <w:r w:rsidR="007B0EF3">
        <w:rPr>
          <w:rFonts w:ascii="Garamond" w:hAnsi="Garamond"/>
        </w:rPr>
        <w:t xml:space="preserve">contribute contingency funding to </w:t>
      </w:r>
      <w:r w:rsidR="00C531C4">
        <w:rPr>
          <w:rFonts w:ascii="Garamond" w:hAnsi="Garamond"/>
        </w:rPr>
        <w:t xml:space="preserve">make REPIFs whole if and when a REPIF is unable to collect debts from any other source. </w:t>
      </w:r>
    </w:p>
    <w:p w14:paraId="233DD96D" w14:textId="77777777" w:rsidR="004525DD" w:rsidRDefault="004525DD" w:rsidP="00732188">
      <w:pPr>
        <w:jc w:val="both"/>
        <w:rPr>
          <w:rFonts w:ascii="Garamond" w:hAnsi="Garamond"/>
        </w:rPr>
      </w:pPr>
    </w:p>
    <w:p w14:paraId="5FCCB257" w14:textId="1D4B5D4A" w:rsidR="001E364E" w:rsidRDefault="00132432" w:rsidP="00732188">
      <w:pPr>
        <w:jc w:val="both"/>
        <w:rPr>
          <w:rFonts w:ascii="Garamond" w:hAnsi="Garamond"/>
        </w:rPr>
      </w:pPr>
      <w:r>
        <w:rPr>
          <w:rFonts w:ascii="Garamond" w:hAnsi="Garamond"/>
        </w:rPr>
        <w:t>Each</w:t>
      </w:r>
      <w:r w:rsidR="00200165">
        <w:rPr>
          <w:rFonts w:ascii="Garamond" w:hAnsi="Garamond"/>
        </w:rPr>
        <w:t xml:space="preserve"> REPIF will be systemically influential</w:t>
      </w:r>
      <w:r w:rsidR="006F4700">
        <w:rPr>
          <w:rFonts w:ascii="Garamond" w:hAnsi="Garamond"/>
        </w:rPr>
        <w:t xml:space="preserve"> in its region of operation</w:t>
      </w:r>
      <w:r w:rsidR="00B36E8D">
        <w:rPr>
          <w:rFonts w:ascii="Garamond" w:hAnsi="Garamond"/>
        </w:rPr>
        <w:t xml:space="preserve">. It will help advance </w:t>
      </w:r>
      <w:r w:rsidR="00E14EE1">
        <w:rPr>
          <w:rFonts w:ascii="Garamond" w:hAnsi="Garamond"/>
        </w:rPr>
        <w:t xml:space="preserve">the operational and financial reliability of </w:t>
      </w:r>
      <w:r w:rsidR="006D0FB3">
        <w:rPr>
          <w:rFonts w:ascii="Garamond" w:hAnsi="Garamond"/>
        </w:rPr>
        <w:t>regional electricit</w:t>
      </w:r>
      <w:r w:rsidR="006F4700">
        <w:rPr>
          <w:rFonts w:ascii="Garamond" w:hAnsi="Garamond"/>
        </w:rPr>
        <w:t>y</w:t>
      </w:r>
      <w:r w:rsidR="006D0FB3">
        <w:rPr>
          <w:rFonts w:ascii="Garamond" w:hAnsi="Garamond"/>
        </w:rPr>
        <w:t xml:space="preserve"> supply and distribution systems and entities by</w:t>
      </w:r>
      <w:r w:rsidR="006F4700">
        <w:rPr>
          <w:rFonts w:ascii="Garamond" w:hAnsi="Garamond"/>
        </w:rPr>
        <w:t xml:space="preserve"> cultivating deep relationships with</w:t>
      </w:r>
      <w:r w:rsidR="00233E39">
        <w:rPr>
          <w:rFonts w:ascii="Garamond" w:hAnsi="Garamond"/>
        </w:rPr>
        <w:t xml:space="preserve"> electricity providers and off-takers, with</w:t>
      </w:r>
      <w:r w:rsidR="006F4700">
        <w:rPr>
          <w:rFonts w:ascii="Garamond" w:hAnsi="Garamond"/>
        </w:rPr>
        <w:t xml:space="preserve"> local and regional governance agencies relevant to the </w:t>
      </w:r>
      <w:r w:rsidR="00291238">
        <w:rPr>
          <w:rFonts w:ascii="Garamond" w:hAnsi="Garamond"/>
        </w:rPr>
        <w:t>electricity sector, and with providers of technical and regulatory advisory services such as the World Bank’s ESMAP</w:t>
      </w:r>
      <w:r w:rsidR="002D7220">
        <w:rPr>
          <w:rFonts w:ascii="Garamond" w:hAnsi="Garamond"/>
        </w:rPr>
        <w:t xml:space="preserve"> (</w:t>
      </w:r>
      <w:r w:rsidR="002D7220" w:rsidRPr="002D7220">
        <w:rPr>
          <w:rFonts w:ascii="Garamond" w:hAnsi="Garamond"/>
        </w:rPr>
        <w:t>Energy Sector Management Assistance Program</w:t>
      </w:r>
      <w:r w:rsidR="00A4635A">
        <w:rPr>
          <w:rFonts w:ascii="Garamond" w:hAnsi="Garamond"/>
        </w:rPr>
        <w:t>)</w:t>
      </w:r>
      <w:r w:rsidR="0065201B">
        <w:rPr>
          <w:rFonts w:ascii="Garamond" w:hAnsi="Garamond"/>
        </w:rPr>
        <w:t xml:space="preserve">; </w:t>
      </w:r>
      <w:r w:rsidR="0065201B" w:rsidRPr="0065201B">
        <w:rPr>
          <w:rFonts w:ascii="Garamond" w:hAnsi="Garamond"/>
        </w:rPr>
        <w:t>REN21 (Renewable Energy Policy Network for the 21st Century)</w:t>
      </w:r>
      <w:r w:rsidR="0065201B">
        <w:rPr>
          <w:rFonts w:ascii="Garamond" w:hAnsi="Garamond"/>
        </w:rPr>
        <w:t>;</w:t>
      </w:r>
      <w:r w:rsidR="0065201B" w:rsidRPr="0065201B">
        <w:rPr>
          <w:rFonts w:ascii="Garamond" w:hAnsi="Garamond"/>
        </w:rPr>
        <w:t> </w:t>
      </w:r>
      <w:r w:rsidR="00854560">
        <w:rPr>
          <w:rFonts w:ascii="Garamond" w:hAnsi="Garamond"/>
        </w:rPr>
        <w:t>the ISA (International Solar Alliance); IRENA (I</w:t>
      </w:r>
      <w:r w:rsidR="001E364E">
        <w:rPr>
          <w:rFonts w:ascii="Garamond" w:hAnsi="Garamond"/>
        </w:rPr>
        <w:t xml:space="preserve">nternational Renewable Energy Agency); </w:t>
      </w:r>
      <w:r w:rsidR="00233E39">
        <w:rPr>
          <w:rFonts w:ascii="Garamond" w:hAnsi="Garamond"/>
        </w:rPr>
        <w:t>and</w:t>
      </w:r>
      <w:r w:rsidR="00854560">
        <w:rPr>
          <w:rFonts w:ascii="Garamond" w:hAnsi="Garamond"/>
        </w:rPr>
        <w:t xml:space="preserve"> </w:t>
      </w:r>
      <w:r w:rsidR="00CE60AA">
        <w:rPr>
          <w:rFonts w:ascii="Garamond" w:hAnsi="Garamond"/>
        </w:rPr>
        <w:t xml:space="preserve">development agencies with relevant programs, such as Germany’s </w:t>
      </w:r>
      <w:proofErr w:type="spellStart"/>
      <w:r w:rsidR="00291238">
        <w:rPr>
          <w:rFonts w:ascii="Garamond" w:hAnsi="Garamond"/>
        </w:rPr>
        <w:t>GiZ</w:t>
      </w:r>
      <w:proofErr w:type="spellEnd"/>
      <w:r w:rsidR="00CE60AA">
        <w:rPr>
          <w:rFonts w:ascii="Garamond" w:hAnsi="Garamond"/>
        </w:rPr>
        <w:t xml:space="preserve"> or France’s AFD.</w:t>
      </w:r>
      <w:r w:rsidR="00291238">
        <w:rPr>
          <w:rFonts w:ascii="Garamond" w:hAnsi="Garamond"/>
        </w:rPr>
        <w:t xml:space="preserve"> </w:t>
      </w:r>
    </w:p>
    <w:p w14:paraId="03BB0091" w14:textId="0D169BE3" w:rsidR="00200165" w:rsidRDefault="00132432" w:rsidP="00732188">
      <w:pPr>
        <w:jc w:val="both"/>
        <w:rPr>
          <w:rFonts w:ascii="Garamond" w:hAnsi="Garamond"/>
        </w:rPr>
      </w:pPr>
      <w:r>
        <w:rPr>
          <w:rFonts w:ascii="Garamond" w:hAnsi="Garamond"/>
        </w:rPr>
        <w:t xml:space="preserve">These agencies will assist </w:t>
      </w:r>
      <w:r w:rsidR="00291238">
        <w:rPr>
          <w:rFonts w:ascii="Garamond" w:hAnsi="Garamond"/>
        </w:rPr>
        <w:t xml:space="preserve">REPIFs </w:t>
      </w:r>
      <w:r>
        <w:rPr>
          <w:rFonts w:ascii="Garamond" w:hAnsi="Garamond"/>
        </w:rPr>
        <w:t>by</w:t>
      </w:r>
      <w:r w:rsidR="00291238">
        <w:rPr>
          <w:rFonts w:ascii="Garamond" w:hAnsi="Garamond"/>
        </w:rPr>
        <w:t xml:space="preserve"> </w:t>
      </w:r>
      <w:r w:rsidR="00EB1AB3">
        <w:rPr>
          <w:rFonts w:ascii="Garamond" w:hAnsi="Garamond"/>
        </w:rPr>
        <w:t>work</w:t>
      </w:r>
      <w:r>
        <w:rPr>
          <w:rFonts w:ascii="Garamond" w:hAnsi="Garamond"/>
        </w:rPr>
        <w:t>ing</w:t>
      </w:r>
      <w:r w:rsidR="00EB1AB3">
        <w:rPr>
          <w:rFonts w:ascii="Garamond" w:hAnsi="Garamond"/>
        </w:rPr>
        <w:t xml:space="preserve"> with regional governments and off-taker companies (which are often state-owned) to improve administrative, financial, and technical </w:t>
      </w:r>
      <w:r w:rsidR="00D0713B">
        <w:rPr>
          <w:rFonts w:ascii="Garamond" w:hAnsi="Garamond"/>
        </w:rPr>
        <w:t xml:space="preserve">practices to reduce or eliminate the systemic problems that tend to lead to non-payment or late payment for </w:t>
      </w:r>
      <w:r w:rsidR="00B452D1">
        <w:rPr>
          <w:rFonts w:ascii="Garamond" w:hAnsi="Garamond"/>
        </w:rPr>
        <w:t xml:space="preserve">electricity delivered. </w:t>
      </w:r>
    </w:p>
    <w:p w14:paraId="11623E07" w14:textId="4F5E266B" w:rsidR="00732188" w:rsidRDefault="00732188" w:rsidP="00732188">
      <w:pPr>
        <w:jc w:val="both"/>
        <w:rPr>
          <w:rFonts w:ascii="Garamond" w:hAnsi="Garamond"/>
        </w:rPr>
      </w:pPr>
      <w:r>
        <w:rPr>
          <w:rFonts w:ascii="Garamond" w:hAnsi="Garamond"/>
        </w:rPr>
        <w:t xml:space="preserve">This approach is directly inspired by a similar mechanism administered by </w:t>
      </w:r>
      <w:r w:rsidR="00A566C7">
        <w:rPr>
          <w:rFonts w:ascii="Garamond" w:hAnsi="Garamond"/>
        </w:rPr>
        <w:t>the</w:t>
      </w:r>
      <w:r>
        <w:rPr>
          <w:rFonts w:ascii="Garamond" w:hAnsi="Garamond"/>
        </w:rPr>
        <w:t xml:space="preserve"> Solar Energy Corporation</w:t>
      </w:r>
      <w:r w:rsidR="00A566C7">
        <w:rPr>
          <w:rFonts w:ascii="Garamond" w:hAnsi="Garamond"/>
        </w:rPr>
        <w:t xml:space="preserve"> of India, SECI</w:t>
      </w:r>
      <w:r>
        <w:rPr>
          <w:rFonts w:ascii="Garamond" w:hAnsi="Garamond"/>
        </w:rPr>
        <w:t>, which has worked well.</w:t>
      </w:r>
      <w:r w:rsidR="00A566C7">
        <w:rPr>
          <w:rFonts w:ascii="Garamond" w:hAnsi="Garamond"/>
        </w:rPr>
        <w:t xml:space="preserve"> SECI uses a </w:t>
      </w:r>
      <w:hyperlink r:id="rId10" w:history="1">
        <w:r w:rsidR="00A566C7" w:rsidRPr="007C2559">
          <w:rPr>
            <w:rStyle w:val="Hyperlink"/>
            <w:rFonts w:ascii="Garamond" w:hAnsi="Garamond"/>
          </w:rPr>
          <w:t>standard</w:t>
        </w:r>
        <w:r w:rsidR="007C2559" w:rsidRPr="007C2559">
          <w:rPr>
            <w:rStyle w:val="Hyperlink"/>
            <w:rFonts w:ascii="Garamond" w:hAnsi="Garamond"/>
          </w:rPr>
          <w:t xml:space="preserve"> PPA</w:t>
        </w:r>
      </w:hyperlink>
      <w:r w:rsidR="007C2559">
        <w:rPr>
          <w:rFonts w:ascii="Garamond" w:hAnsi="Garamond"/>
        </w:rPr>
        <w:t xml:space="preserve"> in its deals with </w:t>
      </w:r>
      <w:r w:rsidR="00A756AE">
        <w:rPr>
          <w:rFonts w:ascii="Garamond" w:hAnsi="Garamond"/>
        </w:rPr>
        <w:t>renewable</w:t>
      </w:r>
      <w:r w:rsidR="007C2559">
        <w:rPr>
          <w:rFonts w:ascii="Garamond" w:hAnsi="Garamond"/>
        </w:rPr>
        <w:t xml:space="preserve"> power providers, reducing administrative friction.</w:t>
      </w:r>
      <w:r>
        <w:rPr>
          <w:rFonts w:ascii="Garamond" w:hAnsi="Garamond"/>
        </w:rPr>
        <w:t xml:space="preserve"> </w:t>
      </w:r>
      <w:r w:rsidR="002A5EA9">
        <w:rPr>
          <w:rFonts w:ascii="Garamond" w:hAnsi="Garamond"/>
        </w:rPr>
        <w:t xml:space="preserve">The net effect is that </w:t>
      </w:r>
      <w:r w:rsidR="00170DD7">
        <w:rPr>
          <w:rFonts w:ascii="Garamond" w:hAnsi="Garamond"/>
        </w:rPr>
        <w:t>a REPIF acts as a guarantor of timely payments for electricity provided by renewable energy project developers</w:t>
      </w:r>
      <w:r w:rsidR="00B0173E">
        <w:rPr>
          <w:rFonts w:ascii="Garamond" w:hAnsi="Garamond"/>
        </w:rPr>
        <w:t xml:space="preserve"> to off-takers (electricity distribution companies or other clients, e.g., large industrial parks)</w:t>
      </w:r>
      <w:r w:rsidR="00170DD7">
        <w:rPr>
          <w:rFonts w:ascii="Garamond" w:hAnsi="Garamond"/>
        </w:rPr>
        <w:t xml:space="preserve">, and as a </w:t>
      </w:r>
      <w:r w:rsidR="00B0173E">
        <w:rPr>
          <w:rFonts w:ascii="Garamond" w:hAnsi="Garamond"/>
        </w:rPr>
        <w:t>payments collector vis-à-vis off-takers.</w:t>
      </w:r>
      <w:r w:rsidR="00525149">
        <w:rPr>
          <w:rFonts w:ascii="Garamond" w:hAnsi="Garamond"/>
        </w:rPr>
        <w:t xml:space="preserve"> This reduces the financial risks faced by power generators, which should </w:t>
      </w:r>
      <w:r w:rsidR="008D0AAB">
        <w:rPr>
          <w:rFonts w:ascii="Garamond" w:hAnsi="Garamond"/>
        </w:rPr>
        <w:t xml:space="preserve">enable power generators to refinance themselves at a lower interest rate, </w:t>
      </w:r>
      <w:r w:rsidR="00B943F1">
        <w:rPr>
          <w:rFonts w:ascii="Garamond" w:hAnsi="Garamond"/>
        </w:rPr>
        <w:t xml:space="preserve">and in turn, this should enable them to sell electricity at a lower price per MWh. </w:t>
      </w:r>
    </w:p>
    <w:p w14:paraId="31C944D4" w14:textId="5C3EE258" w:rsidR="00732188" w:rsidRDefault="00A51DE4" w:rsidP="004B58D8">
      <w:pPr>
        <w:jc w:val="both"/>
        <w:rPr>
          <w:rFonts w:ascii="Garamond" w:hAnsi="Garamond"/>
        </w:rPr>
      </w:pPr>
      <w:r>
        <w:rPr>
          <w:rFonts w:ascii="Garamond" w:hAnsi="Garamond"/>
        </w:rPr>
        <w:t xml:space="preserve">In some cases, </w:t>
      </w:r>
      <w:r w:rsidR="00DD1B68">
        <w:rPr>
          <w:rFonts w:ascii="Garamond" w:hAnsi="Garamond"/>
        </w:rPr>
        <w:t xml:space="preserve">PPAs </w:t>
      </w:r>
      <w:r w:rsidR="00BC7448">
        <w:rPr>
          <w:rFonts w:ascii="Garamond" w:hAnsi="Garamond"/>
        </w:rPr>
        <w:t xml:space="preserve">between project operating companies and a regional REPIF </w:t>
      </w:r>
      <w:r w:rsidR="00DD1B68">
        <w:rPr>
          <w:rFonts w:ascii="Garamond" w:hAnsi="Garamond"/>
        </w:rPr>
        <w:t>could be agreed on a contingen</w:t>
      </w:r>
      <w:r w:rsidR="005F7057">
        <w:rPr>
          <w:rFonts w:ascii="Garamond" w:hAnsi="Garamond"/>
        </w:rPr>
        <w:t xml:space="preserve">t basis before new renewable energy projects are even built, </w:t>
      </w:r>
      <w:r w:rsidR="00DF52DC">
        <w:rPr>
          <w:rFonts w:ascii="Garamond" w:hAnsi="Garamond"/>
        </w:rPr>
        <w:t xml:space="preserve">which would significantly de-risk the </w:t>
      </w:r>
      <w:r w:rsidR="00474D76">
        <w:rPr>
          <w:rFonts w:ascii="Garamond" w:hAnsi="Garamond"/>
        </w:rPr>
        <w:t xml:space="preserve">projects ahead of construction and thereby enable them to raise project development finance at a lower </w:t>
      </w:r>
      <w:r w:rsidR="0022601B">
        <w:rPr>
          <w:rFonts w:ascii="Garamond" w:hAnsi="Garamond"/>
        </w:rPr>
        <w:t xml:space="preserve">cost of capital. </w:t>
      </w:r>
      <w:r w:rsidR="00E748BC">
        <w:rPr>
          <w:rFonts w:ascii="Garamond" w:hAnsi="Garamond"/>
        </w:rPr>
        <w:t xml:space="preserve">With the prospect of a REPIF-administered PPA in hand, a solar power project developer in </w:t>
      </w:r>
      <w:r w:rsidR="007F23A9">
        <w:rPr>
          <w:rFonts w:ascii="Garamond" w:hAnsi="Garamond"/>
        </w:rPr>
        <w:t xml:space="preserve">Senegal, for example, could approach an existing </w:t>
      </w:r>
      <w:r w:rsidR="004A5B2D">
        <w:rPr>
          <w:rFonts w:ascii="Garamond" w:hAnsi="Garamond"/>
        </w:rPr>
        <w:t xml:space="preserve">provider of project development finance (e.g., the African Development Bank) </w:t>
      </w:r>
      <w:r w:rsidR="00BA0F57">
        <w:rPr>
          <w:rFonts w:ascii="Garamond" w:hAnsi="Garamond"/>
        </w:rPr>
        <w:t>to</w:t>
      </w:r>
      <w:r w:rsidR="004A5B2D">
        <w:rPr>
          <w:rFonts w:ascii="Garamond" w:hAnsi="Garamond"/>
        </w:rPr>
        <w:t xml:space="preserve"> </w:t>
      </w:r>
      <w:r w:rsidR="00562625">
        <w:rPr>
          <w:rFonts w:ascii="Garamond" w:hAnsi="Garamond"/>
        </w:rPr>
        <w:t>obtain a project development loan</w:t>
      </w:r>
      <w:r w:rsidR="0052069F">
        <w:rPr>
          <w:rFonts w:ascii="Garamond" w:hAnsi="Garamond"/>
        </w:rPr>
        <w:t xml:space="preserve"> at a market rate of interest</w:t>
      </w:r>
      <w:r w:rsidR="00562625">
        <w:rPr>
          <w:rFonts w:ascii="Garamond" w:hAnsi="Garamond"/>
        </w:rPr>
        <w:t xml:space="preserve">. </w:t>
      </w:r>
      <w:r w:rsidR="006F59BF">
        <w:rPr>
          <w:rFonts w:ascii="Garamond" w:hAnsi="Garamond"/>
        </w:rPr>
        <w:t xml:space="preserve">Once the solar park was complete and connected to the grid, generating electricity, </w:t>
      </w:r>
      <w:r w:rsidR="0052069F">
        <w:rPr>
          <w:rFonts w:ascii="Garamond" w:hAnsi="Garamond"/>
        </w:rPr>
        <w:t xml:space="preserve">the near-absence of </w:t>
      </w:r>
      <w:r w:rsidR="004447E9">
        <w:rPr>
          <w:rFonts w:ascii="Garamond" w:hAnsi="Garamond"/>
        </w:rPr>
        <w:t xml:space="preserve">risk of off-taker non-payment (thanks to its PPA with the REPIF) would enable the solar park owner to refinance </w:t>
      </w:r>
      <w:r w:rsidR="00AA3072">
        <w:rPr>
          <w:rFonts w:ascii="Garamond" w:hAnsi="Garamond"/>
        </w:rPr>
        <w:t>the project development loan at a lower rate of interest (since the higher-risk project development phase would already be in the past)</w:t>
      </w:r>
      <w:r w:rsidR="00DA1097">
        <w:rPr>
          <w:rFonts w:ascii="Garamond" w:hAnsi="Garamond"/>
        </w:rPr>
        <w:t xml:space="preserve">. Again, this will allow the power project operators to offer electricity at a lower price per MWh, </w:t>
      </w:r>
      <w:r w:rsidR="006B4DBE">
        <w:rPr>
          <w:rFonts w:ascii="Garamond" w:hAnsi="Garamond"/>
        </w:rPr>
        <w:t>since cost of capital is such a crucial factor in determining the power provider’s all-in costs per MWh.</w:t>
      </w:r>
    </w:p>
    <w:p w14:paraId="3A12D157" w14:textId="15925675" w:rsidR="4ED4DB52" w:rsidRPr="000B06DA" w:rsidRDefault="00974ED5" w:rsidP="006B4DBE">
      <w:pPr>
        <w:jc w:val="both"/>
        <w:rPr>
          <w:rFonts w:ascii="Garamond" w:eastAsia="Times New Roman" w:hAnsi="Garamond" w:cs="Times New Roman"/>
          <w:color w:val="000000" w:themeColor="text1"/>
          <w:sz w:val="24"/>
          <w:szCs w:val="24"/>
          <w:rPrChange w:id="51" w:author="Nils Burkhard Patrik Zimmermann" w:date="2024-10-24T15:12:00Z" w16du:dateUtc="2024-10-24T19:12:00Z">
            <w:rPr>
              <w:rFonts w:ascii="Times New Roman" w:eastAsia="Times New Roman" w:hAnsi="Times New Roman" w:cs="Times New Roman"/>
              <w:color w:val="000000" w:themeColor="text1"/>
              <w:sz w:val="24"/>
              <w:szCs w:val="24"/>
            </w:rPr>
          </w:rPrChange>
        </w:rPr>
      </w:pPr>
      <w:r>
        <w:rPr>
          <w:rFonts w:ascii="Garamond" w:hAnsi="Garamond"/>
        </w:rPr>
        <w:t>Each major global region could have a dedicated REPIF</w:t>
      </w:r>
      <w:r w:rsidR="00697A29">
        <w:rPr>
          <w:rFonts w:ascii="Garamond" w:hAnsi="Garamond"/>
        </w:rPr>
        <w:t xml:space="preserve">; for example, North Africa and sub-Saharan Africa could each </w:t>
      </w:r>
      <w:r w:rsidR="00DE75A3">
        <w:rPr>
          <w:rFonts w:ascii="Garamond" w:hAnsi="Garamond"/>
        </w:rPr>
        <w:t xml:space="preserve">be assisted by a </w:t>
      </w:r>
      <w:r w:rsidR="00AD5C52">
        <w:rPr>
          <w:rFonts w:ascii="Garamond" w:hAnsi="Garamond"/>
        </w:rPr>
        <w:t xml:space="preserve">region-specific </w:t>
      </w:r>
      <w:r w:rsidR="00702437">
        <w:rPr>
          <w:rFonts w:ascii="Garamond" w:hAnsi="Garamond"/>
        </w:rPr>
        <w:t>REPIF</w:t>
      </w:r>
      <w:r w:rsidR="00AD5C52">
        <w:rPr>
          <w:rFonts w:ascii="Garamond" w:hAnsi="Garamond"/>
        </w:rPr>
        <w:t xml:space="preserve">. </w:t>
      </w:r>
    </w:p>
    <w:p w14:paraId="4DE3C197" w14:textId="1F80C860" w:rsidR="2586C323" w:rsidRPr="000B06DA" w:rsidRDefault="2586C323" w:rsidP="2586C323">
      <w:pPr>
        <w:jc w:val="both"/>
        <w:rPr>
          <w:rFonts w:ascii="Garamond" w:hAnsi="Garamond"/>
          <w:rPrChange w:id="52" w:author="Nils Burkhard Patrik Zimmermann" w:date="2024-10-24T15:12:00Z" w16du:dateUtc="2024-10-24T19:12:00Z">
            <w:rPr/>
          </w:rPrChange>
        </w:rPr>
      </w:pPr>
    </w:p>
    <w:sectPr w:rsidR="2586C323" w:rsidRPr="000B06DA">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9F4FAC" w14:textId="77777777" w:rsidR="00D510D7" w:rsidRDefault="00D510D7" w:rsidP="003421C7">
      <w:pPr>
        <w:spacing w:after="0" w:line="240" w:lineRule="auto"/>
      </w:pPr>
      <w:r>
        <w:separator/>
      </w:r>
    </w:p>
  </w:endnote>
  <w:endnote w:type="continuationSeparator" w:id="0">
    <w:p w14:paraId="018E0EB4" w14:textId="77777777" w:rsidR="00D510D7" w:rsidRDefault="00D510D7" w:rsidP="003421C7">
      <w:pPr>
        <w:spacing w:after="0" w:line="240" w:lineRule="auto"/>
      </w:pPr>
      <w:r>
        <w:continuationSeparator/>
      </w:r>
    </w:p>
  </w:endnote>
  <w:endnote w:type="continuationNotice" w:id="1">
    <w:p w14:paraId="68A7FD2E" w14:textId="77777777" w:rsidR="00D510D7" w:rsidRDefault="00D510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30238699"/>
      <w:docPartObj>
        <w:docPartGallery w:val="Page Numbers (Bottom of Page)"/>
        <w:docPartUnique/>
      </w:docPartObj>
    </w:sdtPr>
    <w:sdtEndPr>
      <w:rPr>
        <w:noProof/>
      </w:rPr>
    </w:sdtEndPr>
    <w:sdtContent>
      <w:p w14:paraId="6DDF3678" w14:textId="5C3BB1E0" w:rsidR="006B4DBE" w:rsidRDefault="006B4DB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0A2407" w14:textId="77777777" w:rsidR="006B4DBE" w:rsidRDefault="006B4D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D738C3" w14:textId="77777777" w:rsidR="00D510D7" w:rsidRDefault="00D510D7" w:rsidP="003421C7">
      <w:pPr>
        <w:spacing w:after="0" w:line="240" w:lineRule="auto"/>
      </w:pPr>
      <w:r>
        <w:separator/>
      </w:r>
    </w:p>
  </w:footnote>
  <w:footnote w:type="continuationSeparator" w:id="0">
    <w:p w14:paraId="3A0A7973" w14:textId="77777777" w:rsidR="00D510D7" w:rsidRDefault="00D510D7" w:rsidP="003421C7">
      <w:pPr>
        <w:spacing w:after="0" w:line="240" w:lineRule="auto"/>
      </w:pPr>
      <w:r>
        <w:continuationSeparator/>
      </w:r>
    </w:p>
  </w:footnote>
  <w:footnote w:type="continuationNotice" w:id="1">
    <w:p w14:paraId="00AFC1B9" w14:textId="77777777" w:rsidR="00D510D7" w:rsidRDefault="00D510D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B96B9D"/>
    <w:multiLevelType w:val="hybridMultilevel"/>
    <w:tmpl w:val="7FD2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E625B6"/>
    <w:multiLevelType w:val="hybridMultilevel"/>
    <w:tmpl w:val="FA182A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8019B9"/>
    <w:multiLevelType w:val="hybridMultilevel"/>
    <w:tmpl w:val="B7ACDF82"/>
    <w:lvl w:ilvl="0" w:tplc="4EE40AA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234745"/>
    <w:multiLevelType w:val="hybridMultilevel"/>
    <w:tmpl w:val="6B12F3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FB3D3B"/>
    <w:multiLevelType w:val="hybridMultilevel"/>
    <w:tmpl w:val="737AB2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5E33C2"/>
    <w:multiLevelType w:val="multilevel"/>
    <w:tmpl w:val="9812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8B9239"/>
    <w:multiLevelType w:val="hybridMultilevel"/>
    <w:tmpl w:val="21704B8C"/>
    <w:lvl w:ilvl="0" w:tplc="AD2AAAE4">
      <w:start w:val="1"/>
      <w:numFmt w:val="decimal"/>
      <w:lvlText w:val="%1."/>
      <w:lvlJc w:val="left"/>
      <w:pPr>
        <w:ind w:left="720" w:hanging="360"/>
      </w:pPr>
    </w:lvl>
    <w:lvl w:ilvl="1" w:tplc="9462E34E">
      <w:start w:val="1"/>
      <w:numFmt w:val="lowerLetter"/>
      <w:lvlText w:val="%2."/>
      <w:lvlJc w:val="left"/>
      <w:pPr>
        <w:ind w:left="1440" w:hanging="360"/>
      </w:pPr>
    </w:lvl>
    <w:lvl w:ilvl="2" w:tplc="C03EBD6A">
      <w:start w:val="1"/>
      <w:numFmt w:val="lowerRoman"/>
      <w:lvlText w:val="%3."/>
      <w:lvlJc w:val="right"/>
      <w:pPr>
        <w:ind w:left="2160" w:hanging="180"/>
      </w:pPr>
    </w:lvl>
    <w:lvl w:ilvl="3" w:tplc="FC8E79F8">
      <w:start w:val="1"/>
      <w:numFmt w:val="decimal"/>
      <w:lvlText w:val="%4."/>
      <w:lvlJc w:val="left"/>
      <w:pPr>
        <w:ind w:left="2880" w:hanging="360"/>
      </w:pPr>
    </w:lvl>
    <w:lvl w:ilvl="4" w:tplc="817CEA48">
      <w:start w:val="1"/>
      <w:numFmt w:val="lowerLetter"/>
      <w:lvlText w:val="%5."/>
      <w:lvlJc w:val="left"/>
      <w:pPr>
        <w:ind w:left="3600" w:hanging="360"/>
      </w:pPr>
    </w:lvl>
    <w:lvl w:ilvl="5" w:tplc="5EE63B7C">
      <w:start w:val="1"/>
      <w:numFmt w:val="lowerRoman"/>
      <w:lvlText w:val="%6."/>
      <w:lvlJc w:val="right"/>
      <w:pPr>
        <w:ind w:left="4320" w:hanging="180"/>
      </w:pPr>
    </w:lvl>
    <w:lvl w:ilvl="6" w:tplc="811C6E9A">
      <w:start w:val="1"/>
      <w:numFmt w:val="decimal"/>
      <w:lvlText w:val="%7."/>
      <w:lvlJc w:val="left"/>
      <w:pPr>
        <w:ind w:left="5040" w:hanging="360"/>
      </w:pPr>
    </w:lvl>
    <w:lvl w:ilvl="7" w:tplc="93DE2B8C">
      <w:start w:val="1"/>
      <w:numFmt w:val="lowerLetter"/>
      <w:lvlText w:val="%8."/>
      <w:lvlJc w:val="left"/>
      <w:pPr>
        <w:ind w:left="5760" w:hanging="360"/>
      </w:pPr>
    </w:lvl>
    <w:lvl w:ilvl="8" w:tplc="263055DC">
      <w:start w:val="1"/>
      <w:numFmt w:val="lowerRoman"/>
      <w:lvlText w:val="%9."/>
      <w:lvlJc w:val="right"/>
      <w:pPr>
        <w:ind w:left="6480" w:hanging="180"/>
      </w:pPr>
    </w:lvl>
  </w:abstractNum>
  <w:abstractNum w:abstractNumId="7" w15:restartNumberingAfterBreak="0">
    <w:nsid w:val="6A1E594B"/>
    <w:multiLevelType w:val="hybridMultilevel"/>
    <w:tmpl w:val="BA2E0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5603905">
    <w:abstractNumId w:val="6"/>
  </w:num>
  <w:num w:numId="2" w16cid:durableId="948508120">
    <w:abstractNumId w:val="4"/>
  </w:num>
  <w:num w:numId="3" w16cid:durableId="656958948">
    <w:abstractNumId w:val="3"/>
  </w:num>
  <w:num w:numId="4" w16cid:durableId="453837879">
    <w:abstractNumId w:val="0"/>
  </w:num>
  <w:num w:numId="5" w16cid:durableId="60832059">
    <w:abstractNumId w:val="2"/>
  </w:num>
  <w:num w:numId="6" w16cid:durableId="1097990234">
    <w:abstractNumId w:val="7"/>
  </w:num>
  <w:num w:numId="7" w16cid:durableId="492843474">
    <w:abstractNumId w:val="1"/>
  </w:num>
  <w:num w:numId="8" w16cid:durableId="172093969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ils Burkhard Patrik Zimmermann">
    <w15:presenceInfo w15:providerId="AD" w15:userId="S::nzimmermann@worldbank.org::ff02bda6-aa1d-49f9-bc1c-920e1083da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OztDA2NTA2NzA3tTRQ0lEKTi0uzszPAykwqwUAcfDzOywAAAA="/>
  </w:docVars>
  <w:rsids>
    <w:rsidRoot w:val="00CD4AFE"/>
    <w:rsid w:val="00006864"/>
    <w:rsid w:val="00006E32"/>
    <w:rsid w:val="00010551"/>
    <w:rsid w:val="00011D90"/>
    <w:rsid w:val="00013A21"/>
    <w:rsid w:val="00013A81"/>
    <w:rsid w:val="0001601A"/>
    <w:rsid w:val="00017076"/>
    <w:rsid w:val="0001734C"/>
    <w:rsid w:val="00017910"/>
    <w:rsid w:val="000225AA"/>
    <w:rsid w:val="0002496D"/>
    <w:rsid w:val="00024FF5"/>
    <w:rsid w:val="00025AD9"/>
    <w:rsid w:val="00030585"/>
    <w:rsid w:val="00030D82"/>
    <w:rsid w:val="000331D5"/>
    <w:rsid w:val="000374DE"/>
    <w:rsid w:val="00037A8E"/>
    <w:rsid w:val="00042C51"/>
    <w:rsid w:val="0004433A"/>
    <w:rsid w:val="000456CE"/>
    <w:rsid w:val="00046E1F"/>
    <w:rsid w:val="00046E3D"/>
    <w:rsid w:val="000476AA"/>
    <w:rsid w:val="00055E79"/>
    <w:rsid w:val="000566A2"/>
    <w:rsid w:val="00057869"/>
    <w:rsid w:val="000618FC"/>
    <w:rsid w:val="00064996"/>
    <w:rsid w:val="00065221"/>
    <w:rsid w:val="000679DD"/>
    <w:rsid w:val="0007263F"/>
    <w:rsid w:val="000745BA"/>
    <w:rsid w:val="00083CD3"/>
    <w:rsid w:val="000864FD"/>
    <w:rsid w:val="00086C24"/>
    <w:rsid w:val="000906C3"/>
    <w:rsid w:val="00092444"/>
    <w:rsid w:val="00096E55"/>
    <w:rsid w:val="000A600B"/>
    <w:rsid w:val="000A6D2A"/>
    <w:rsid w:val="000B06DA"/>
    <w:rsid w:val="000B0BD6"/>
    <w:rsid w:val="000B107E"/>
    <w:rsid w:val="000B1B65"/>
    <w:rsid w:val="000B1C07"/>
    <w:rsid w:val="000B233D"/>
    <w:rsid w:val="000B2C3A"/>
    <w:rsid w:val="000B306C"/>
    <w:rsid w:val="000B355C"/>
    <w:rsid w:val="000B41E0"/>
    <w:rsid w:val="000B4681"/>
    <w:rsid w:val="000B75B9"/>
    <w:rsid w:val="000C2F7E"/>
    <w:rsid w:val="000C52BE"/>
    <w:rsid w:val="000C682A"/>
    <w:rsid w:val="000C695C"/>
    <w:rsid w:val="000D17F5"/>
    <w:rsid w:val="000D3393"/>
    <w:rsid w:val="000D3397"/>
    <w:rsid w:val="000D494B"/>
    <w:rsid w:val="000D4A30"/>
    <w:rsid w:val="000D6C9F"/>
    <w:rsid w:val="000E4097"/>
    <w:rsid w:val="000E5D5C"/>
    <w:rsid w:val="000E6C13"/>
    <w:rsid w:val="000F4CDA"/>
    <w:rsid w:val="000F5760"/>
    <w:rsid w:val="000F6586"/>
    <w:rsid w:val="000F7EA4"/>
    <w:rsid w:val="00101417"/>
    <w:rsid w:val="00102172"/>
    <w:rsid w:val="00104510"/>
    <w:rsid w:val="001058B2"/>
    <w:rsid w:val="00110530"/>
    <w:rsid w:val="00112308"/>
    <w:rsid w:val="0011393F"/>
    <w:rsid w:val="00114961"/>
    <w:rsid w:val="00123D20"/>
    <w:rsid w:val="001255A7"/>
    <w:rsid w:val="00126A97"/>
    <w:rsid w:val="001305BA"/>
    <w:rsid w:val="00131BC0"/>
    <w:rsid w:val="001322E1"/>
    <w:rsid w:val="00132432"/>
    <w:rsid w:val="00135D51"/>
    <w:rsid w:val="00144547"/>
    <w:rsid w:val="001531B8"/>
    <w:rsid w:val="001533A6"/>
    <w:rsid w:val="00157ED1"/>
    <w:rsid w:val="001611CE"/>
    <w:rsid w:val="0016155E"/>
    <w:rsid w:val="001618CC"/>
    <w:rsid w:val="001657CC"/>
    <w:rsid w:val="0016699E"/>
    <w:rsid w:val="00167AFE"/>
    <w:rsid w:val="00170280"/>
    <w:rsid w:val="00170DD7"/>
    <w:rsid w:val="0017240C"/>
    <w:rsid w:val="00173A4D"/>
    <w:rsid w:val="00173BA2"/>
    <w:rsid w:val="001741FC"/>
    <w:rsid w:val="0017731B"/>
    <w:rsid w:val="00177770"/>
    <w:rsid w:val="00181580"/>
    <w:rsid w:val="00181FAC"/>
    <w:rsid w:val="001850B8"/>
    <w:rsid w:val="0019026B"/>
    <w:rsid w:val="001A0981"/>
    <w:rsid w:val="001A2AB9"/>
    <w:rsid w:val="001A2F94"/>
    <w:rsid w:val="001A3C21"/>
    <w:rsid w:val="001A4A39"/>
    <w:rsid w:val="001A6C7C"/>
    <w:rsid w:val="001C00E7"/>
    <w:rsid w:val="001C2E98"/>
    <w:rsid w:val="001C302A"/>
    <w:rsid w:val="001C49BE"/>
    <w:rsid w:val="001D229D"/>
    <w:rsid w:val="001D22C9"/>
    <w:rsid w:val="001D3B63"/>
    <w:rsid w:val="001D4D3A"/>
    <w:rsid w:val="001D5098"/>
    <w:rsid w:val="001E2057"/>
    <w:rsid w:val="001E2732"/>
    <w:rsid w:val="001E2786"/>
    <w:rsid w:val="001E3241"/>
    <w:rsid w:val="001E364E"/>
    <w:rsid w:val="001E395C"/>
    <w:rsid w:val="001E4C93"/>
    <w:rsid w:val="001F2A47"/>
    <w:rsid w:val="00200165"/>
    <w:rsid w:val="0020723F"/>
    <w:rsid w:val="00214BD2"/>
    <w:rsid w:val="0021604D"/>
    <w:rsid w:val="00222165"/>
    <w:rsid w:val="00223B44"/>
    <w:rsid w:val="00224BF9"/>
    <w:rsid w:val="0022601B"/>
    <w:rsid w:val="00232BC3"/>
    <w:rsid w:val="00233E39"/>
    <w:rsid w:val="00241F22"/>
    <w:rsid w:val="00242EFA"/>
    <w:rsid w:val="00242FBF"/>
    <w:rsid w:val="00243453"/>
    <w:rsid w:val="002513C9"/>
    <w:rsid w:val="0025324D"/>
    <w:rsid w:val="00255368"/>
    <w:rsid w:val="00262187"/>
    <w:rsid w:val="00265D3A"/>
    <w:rsid w:val="00265E0B"/>
    <w:rsid w:val="002662FC"/>
    <w:rsid w:val="002669D1"/>
    <w:rsid w:val="00270207"/>
    <w:rsid w:val="0027434C"/>
    <w:rsid w:val="00276ED2"/>
    <w:rsid w:val="00280670"/>
    <w:rsid w:val="0028078A"/>
    <w:rsid w:val="0028762E"/>
    <w:rsid w:val="00291238"/>
    <w:rsid w:val="002916CF"/>
    <w:rsid w:val="0029581C"/>
    <w:rsid w:val="002A1519"/>
    <w:rsid w:val="002A51D6"/>
    <w:rsid w:val="002A5EA9"/>
    <w:rsid w:val="002A6DE2"/>
    <w:rsid w:val="002B3034"/>
    <w:rsid w:val="002B41C9"/>
    <w:rsid w:val="002D43CB"/>
    <w:rsid w:val="002D46FC"/>
    <w:rsid w:val="002D5658"/>
    <w:rsid w:val="002D6C27"/>
    <w:rsid w:val="002D7220"/>
    <w:rsid w:val="002D7B46"/>
    <w:rsid w:val="002E0BFE"/>
    <w:rsid w:val="002E1F2A"/>
    <w:rsid w:val="002E2B06"/>
    <w:rsid w:val="002E405A"/>
    <w:rsid w:val="002E4C13"/>
    <w:rsid w:val="002F189B"/>
    <w:rsid w:val="002F3394"/>
    <w:rsid w:val="002F4AEE"/>
    <w:rsid w:val="003040DE"/>
    <w:rsid w:val="0030561F"/>
    <w:rsid w:val="00313ECC"/>
    <w:rsid w:val="003144D5"/>
    <w:rsid w:val="00314C67"/>
    <w:rsid w:val="00315328"/>
    <w:rsid w:val="00317B9A"/>
    <w:rsid w:val="00321405"/>
    <w:rsid w:val="003217CD"/>
    <w:rsid w:val="00321D2B"/>
    <w:rsid w:val="003252B7"/>
    <w:rsid w:val="00327329"/>
    <w:rsid w:val="00330CC7"/>
    <w:rsid w:val="0033235F"/>
    <w:rsid w:val="00332ACD"/>
    <w:rsid w:val="00334FE2"/>
    <w:rsid w:val="003352BC"/>
    <w:rsid w:val="00335887"/>
    <w:rsid w:val="003421C7"/>
    <w:rsid w:val="00344420"/>
    <w:rsid w:val="0034536E"/>
    <w:rsid w:val="003471D9"/>
    <w:rsid w:val="003504EA"/>
    <w:rsid w:val="0035114B"/>
    <w:rsid w:val="003712C2"/>
    <w:rsid w:val="00371ED9"/>
    <w:rsid w:val="00376624"/>
    <w:rsid w:val="003823A4"/>
    <w:rsid w:val="0038466F"/>
    <w:rsid w:val="00392FA3"/>
    <w:rsid w:val="00397439"/>
    <w:rsid w:val="003A0B6B"/>
    <w:rsid w:val="003A171A"/>
    <w:rsid w:val="003A2FD9"/>
    <w:rsid w:val="003A3A80"/>
    <w:rsid w:val="003A3CE0"/>
    <w:rsid w:val="003A49F5"/>
    <w:rsid w:val="003A75DF"/>
    <w:rsid w:val="003B0CD7"/>
    <w:rsid w:val="003B64F5"/>
    <w:rsid w:val="003B71EC"/>
    <w:rsid w:val="003C1E55"/>
    <w:rsid w:val="003C24FD"/>
    <w:rsid w:val="003C37CF"/>
    <w:rsid w:val="003C6045"/>
    <w:rsid w:val="003C6967"/>
    <w:rsid w:val="003D4E8C"/>
    <w:rsid w:val="003D6DC8"/>
    <w:rsid w:val="003D7132"/>
    <w:rsid w:val="003E1895"/>
    <w:rsid w:val="003E34F9"/>
    <w:rsid w:val="003E3CEE"/>
    <w:rsid w:val="003E5C48"/>
    <w:rsid w:val="003F7157"/>
    <w:rsid w:val="00400C11"/>
    <w:rsid w:val="00401654"/>
    <w:rsid w:val="00401A95"/>
    <w:rsid w:val="00406747"/>
    <w:rsid w:val="00412EB7"/>
    <w:rsid w:val="00415058"/>
    <w:rsid w:val="00422567"/>
    <w:rsid w:val="004235B2"/>
    <w:rsid w:val="004235DC"/>
    <w:rsid w:val="00423F21"/>
    <w:rsid w:val="00433470"/>
    <w:rsid w:val="004344B3"/>
    <w:rsid w:val="00434500"/>
    <w:rsid w:val="0044277B"/>
    <w:rsid w:val="004447E9"/>
    <w:rsid w:val="00445A1B"/>
    <w:rsid w:val="004525DD"/>
    <w:rsid w:val="004531C5"/>
    <w:rsid w:val="00454339"/>
    <w:rsid w:val="00464E4E"/>
    <w:rsid w:val="004660DE"/>
    <w:rsid w:val="0046685C"/>
    <w:rsid w:val="004709AE"/>
    <w:rsid w:val="00474D76"/>
    <w:rsid w:val="004846B7"/>
    <w:rsid w:val="00485094"/>
    <w:rsid w:val="004864BC"/>
    <w:rsid w:val="00486FE1"/>
    <w:rsid w:val="0048F752"/>
    <w:rsid w:val="0049221A"/>
    <w:rsid w:val="00493E8B"/>
    <w:rsid w:val="00493FC8"/>
    <w:rsid w:val="004940CF"/>
    <w:rsid w:val="0049488A"/>
    <w:rsid w:val="00497E63"/>
    <w:rsid w:val="00497EC8"/>
    <w:rsid w:val="004A5B2D"/>
    <w:rsid w:val="004A683D"/>
    <w:rsid w:val="004B151E"/>
    <w:rsid w:val="004B1683"/>
    <w:rsid w:val="004B1FEF"/>
    <w:rsid w:val="004B4FC7"/>
    <w:rsid w:val="004B53F8"/>
    <w:rsid w:val="004B58D8"/>
    <w:rsid w:val="004B7BA2"/>
    <w:rsid w:val="004B7C47"/>
    <w:rsid w:val="004C2683"/>
    <w:rsid w:val="004D001C"/>
    <w:rsid w:val="004D34C1"/>
    <w:rsid w:val="004D4649"/>
    <w:rsid w:val="004D47F9"/>
    <w:rsid w:val="004E1498"/>
    <w:rsid w:val="004E50E2"/>
    <w:rsid w:val="004E5473"/>
    <w:rsid w:val="004E55E1"/>
    <w:rsid w:val="004F365A"/>
    <w:rsid w:val="004F6DE8"/>
    <w:rsid w:val="0050082F"/>
    <w:rsid w:val="00502B18"/>
    <w:rsid w:val="00503353"/>
    <w:rsid w:val="0050459B"/>
    <w:rsid w:val="0050625F"/>
    <w:rsid w:val="005118D0"/>
    <w:rsid w:val="005132CA"/>
    <w:rsid w:val="00515514"/>
    <w:rsid w:val="005162E2"/>
    <w:rsid w:val="0052069F"/>
    <w:rsid w:val="00523E64"/>
    <w:rsid w:val="00525149"/>
    <w:rsid w:val="00526A0F"/>
    <w:rsid w:val="00533993"/>
    <w:rsid w:val="00534E13"/>
    <w:rsid w:val="00535224"/>
    <w:rsid w:val="00535306"/>
    <w:rsid w:val="00536B4A"/>
    <w:rsid w:val="00542B42"/>
    <w:rsid w:val="00545FD3"/>
    <w:rsid w:val="00556489"/>
    <w:rsid w:val="005572FC"/>
    <w:rsid w:val="00562625"/>
    <w:rsid w:val="00564A4A"/>
    <w:rsid w:val="005661D9"/>
    <w:rsid w:val="00567A4F"/>
    <w:rsid w:val="00572D6F"/>
    <w:rsid w:val="00577FD5"/>
    <w:rsid w:val="00587358"/>
    <w:rsid w:val="005942E4"/>
    <w:rsid w:val="0059479B"/>
    <w:rsid w:val="00595B24"/>
    <w:rsid w:val="005A164E"/>
    <w:rsid w:val="005A3E9B"/>
    <w:rsid w:val="005A4F3B"/>
    <w:rsid w:val="005A7D84"/>
    <w:rsid w:val="005B4D7B"/>
    <w:rsid w:val="005C283F"/>
    <w:rsid w:val="005C444C"/>
    <w:rsid w:val="005C6B5B"/>
    <w:rsid w:val="005C759A"/>
    <w:rsid w:val="005D155B"/>
    <w:rsid w:val="005D4781"/>
    <w:rsid w:val="005E0353"/>
    <w:rsid w:val="005E077E"/>
    <w:rsid w:val="005E1D52"/>
    <w:rsid w:val="005E6832"/>
    <w:rsid w:val="005F7057"/>
    <w:rsid w:val="005F70D9"/>
    <w:rsid w:val="006020F7"/>
    <w:rsid w:val="00606062"/>
    <w:rsid w:val="00607307"/>
    <w:rsid w:val="00612C54"/>
    <w:rsid w:val="00614A3B"/>
    <w:rsid w:val="00620BC9"/>
    <w:rsid w:val="006215F4"/>
    <w:rsid w:val="00625488"/>
    <w:rsid w:val="006265B3"/>
    <w:rsid w:val="006320A1"/>
    <w:rsid w:val="00632CFA"/>
    <w:rsid w:val="0063301C"/>
    <w:rsid w:val="006337BE"/>
    <w:rsid w:val="00633D1B"/>
    <w:rsid w:val="00633F62"/>
    <w:rsid w:val="0063611E"/>
    <w:rsid w:val="00636747"/>
    <w:rsid w:val="006430E9"/>
    <w:rsid w:val="00643509"/>
    <w:rsid w:val="006448E5"/>
    <w:rsid w:val="00645CB4"/>
    <w:rsid w:val="00646B31"/>
    <w:rsid w:val="00650C15"/>
    <w:rsid w:val="0065201B"/>
    <w:rsid w:val="006549CB"/>
    <w:rsid w:val="0065580A"/>
    <w:rsid w:val="00655DA7"/>
    <w:rsid w:val="006668E4"/>
    <w:rsid w:val="0066778C"/>
    <w:rsid w:val="00673DDF"/>
    <w:rsid w:val="00676B47"/>
    <w:rsid w:val="0068221E"/>
    <w:rsid w:val="00695936"/>
    <w:rsid w:val="00695FCF"/>
    <w:rsid w:val="00697A29"/>
    <w:rsid w:val="006A1830"/>
    <w:rsid w:val="006A3490"/>
    <w:rsid w:val="006A735F"/>
    <w:rsid w:val="006B0C6A"/>
    <w:rsid w:val="006B4DBE"/>
    <w:rsid w:val="006B5F9C"/>
    <w:rsid w:val="006B7990"/>
    <w:rsid w:val="006C354D"/>
    <w:rsid w:val="006C5141"/>
    <w:rsid w:val="006C6C74"/>
    <w:rsid w:val="006D01DB"/>
    <w:rsid w:val="006D0FB3"/>
    <w:rsid w:val="006D13B1"/>
    <w:rsid w:val="006D179F"/>
    <w:rsid w:val="006D3429"/>
    <w:rsid w:val="006D3F53"/>
    <w:rsid w:val="006E0799"/>
    <w:rsid w:val="006E13A3"/>
    <w:rsid w:val="006E4850"/>
    <w:rsid w:val="006E4F4B"/>
    <w:rsid w:val="006E58CB"/>
    <w:rsid w:val="006F101B"/>
    <w:rsid w:val="006F2672"/>
    <w:rsid w:val="006F38EE"/>
    <w:rsid w:val="006F4700"/>
    <w:rsid w:val="006F59BF"/>
    <w:rsid w:val="006F6B62"/>
    <w:rsid w:val="006F71EE"/>
    <w:rsid w:val="00702437"/>
    <w:rsid w:val="00703363"/>
    <w:rsid w:val="00707360"/>
    <w:rsid w:val="0071179A"/>
    <w:rsid w:val="0071241A"/>
    <w:rsid w:val="0071793A"/>
    <w:rsid w:val="0072678F"/>
    <w:rsid w:val="00731863"/>
    <w:rsid w:val="00731BA2"/>
    <w:rsid w:val="00732188"/>
    <w:rsid w:val="00735393"/>
    <w:rsid w:val="00737F1E"/>
    <w:rsid w:val="00741163"/>
    <w:rsid w:val="0074238D"/>
    <w:rsid w:val="0074328A"/>
    <w:rsid w:val="007518CE"/>
    <w:rsid w:val="00752A45"/>
    <w:rsid w:val="00753ADC"/>
    <w:rsid w:val="00754739"/>
    <w:rsid w:val="00754AA0"/>
    <w:rsid w:val="00754E0C"/>
    <w:rsid w:val="00755046"/>
    <w:rsid w:val="00755521"/>
    <w:rsid w:val="00756533"/>
    <w:rsid w:val="0075653A"/>
    <w:rsid w:val="00757B43"/>
    <w:rsid w:val="007600B9"/>
    <w:rsid w:val="00762C9F"/>
    <w:rsid w:val="00763BE9"/>
    <w:rsid w:val="007703D1"/>
    <w:rsid w:val="00774954"/>
    <w:rsid w:val="00774BB5"/>
    <w:rsid w:val="007752E9"/>
    <w:rsid w:val="00781F0C"/>
    <w:rsid w:val="00786AA3"/>
    <w:rsid w:val="00786BA0"/>
    <w:rsid w:val="00793932"/>
    <w:rsid w:val="007A2991"/>
    <w:rsid w:val="007B0EF3"/>
    <w:rsid w:val="007B23E4"/>
    <w:rsid w:val="007B26D8"/>
    <w:rsid w:val="007B4200"/>
    <w:rsid w:val="007B60A7"/>
    <w:rsid w:val="007B7966"/>
    <w:rsid w:val="007C09F5"/>
    <w:rsid w:val="007C2559"/>
    <w:rsid w:val="007C2B35"/>
    <w:rsid w:val="007C4329"/>
    <w:rsid w:val="007C5653"/>
    <w:rsid w:val="007C5869"/>
    <w:rsid w:val="007C5BEE"/>
    <w:rsid w:val="007C6036"/>
    <w:rsid w:val="007D3385"/>
    <w:rsid w:val="007D752A"/>
    <w:rsid w:val="007E38A0"/>
    <w:rsid w:val="007E4D44"/>
    <w:rsid w:val="007E4FC1"/>
    <w:rsid w:val="007E644B"/>
    <w:rsid w:val="007F23A9"/>
    <w:rsid w:val="007F3611"/>
    <w:rsid w:val="007F3D91"/>
    <w:rsid w:val="007F4C26"/>
    <w:rsid w:val="007F735F"/>
    <w:rsid w:val="00802088"/>
    <w:rsid w:val="00806B53"/>
    <w:rsid w:val="008122F7"/>
    <w:rsid w:val="0081277F"/>
    <w:rsid w:val="00815105"/>
    <w:rsid w:val="008159A8"/>
    <w:rsid w:val="00816283"/>
    <w:rsid w:val="00817362"/>
    <w:rsid w:val="00826804"/>
    <w:rsid w:val="0082775A"/>
    <w:rsid w:val="00830AFB"/>
    <w:rsid w:val="00830CC3"/>
    <w:rsid w:val="008340F9"/>
    <w:rsid w:val="00836BE8"/>
    <w:rsid w:val="008415F0"/>
    <w:rsid w:val="00843B5F"/>
    <w:rsid w:val="008464D2"/>
    <w:rsid w:val="0085116B"/>
    <w:rsid w:val="00851722"/>
    <w:rsid w:val="00854560"/>
    <w:rsid w:val="00862AE6"/>
    <w:rsid w:val="00872784"/>
    <w:rsid w:val="00880958"/>
    <w:rsid w:val="0088196D"/>
    <w:rsid w:val="00882235"/>
    <w:rsid w:val="0088350C"/>
    <w:rsid w:val="0088532A"/>
    <w:rsid w:val="008861CC"/>
    <w:rsid w:val="00886E7C"/>
    <w:rsid w:val="00895081"/>
    <w:rsid w:val="008A1B92"/>
    <w:rsid w:val="008A528B"/>
    <w:rsid w:val="008A5940"/>
    <w:rsid w:val="008B45BB"/>
    <w:rsid w:val="008B664B"/>
    <w:rsid w:val="008C2804"/>
    <w:rsid w:val="008D0AAB"/>
    <w:rsid w:val="008D2C80"/>
    <w:rsid w:val="008D4CDD"/>
    <w:rsid w:val="008D4DBB"/>
    <w:rsid w:val="008D530C"/>
    <w:rsid w:val="008D77B7"/>
    <w:rsid w:val="008E2DF7"/>
    <w:rsid w:val="008E40C8"/>
    <w:rsid w:val="008E7614"/>
    <w:rsid w:val="008E7A86"/>
    <w:rsid w:val="008F015E"/>
    <w:rsid w:val="008F18CE"/>
    <w:rsid w:val="008F211A"/>
    <w:rsid w:val="008F4821"/>
    <w:rsid w:val="008F586C"/>
    <w:rsid w:val="008F6A83"/>
    <w:rsid w:val="00900D56"/>
    <w:rsid w:val="00902D41"/>
    <w:rsid w:val="00904012"/>
    <w:rsid w:val="00916D8E"/>
    <w:rsid w:val="009171A4"/>
    <w:rsid w:val="00925914"/>
    <w:rsid w:val="0092730A"/>
    <w:rsid w:val="00932BB8"/>
    <w:rsid w:val="009419C5"/>
    <w:rsid w:val="00943969"/>
    <w:rsid w:val="00943FB4"/>
    <w:rsid w:val="00944F62"/>
    <w:rsid w:val="0094559B"/>
    <w:rsid w:val="00951B08"/>
    <w:rsid w:val="00952047"/>
    <w:rsid w:val="009535E4"/>
    <w:rsid w:val="00957016"/>
    <w:rsid w:val="00961CE5"/>
    <w:rsid w:val="00963978"/>
    <w:rsid w:val="00964D4A"/>
    <w:rsid w:val="009666C5"/>
    <w:rsid w:val="009676CA"/>
    <w:rsid w:val="00974231"/>
    <w:rsid w:val="00974ED5"/>
    <w:rsid w:val="00977B75"/>
    <w:rsid w:val="0098074C"/>
    <w:rsid w:val="00984AFA"/>
    <w:rsid w:val="0098572A"/>
    <w:rsid w:val="009864CC"/>
    <w:rsid w:val="00986AE6"/>
    <w:rsid w:val="00986F19"/>
    <w:rsid w:val="0099358C"/>
    <w:rsid w:val="00994A0D"/>
    <w:rsid w:val="009A1F05"/>
    <w:rsid w:val="009A4FF7"/>
    <w:rsid w:val="009A6348"/>
    <w:rsid w:val="009B0ADB"/>
    <w:rsid w:val="009B1DA2"/>
    <w:rsid w:val="009B283C"/>
    <w:rsid w:val="009B7FF4"/>
    <w:rsid w:val="009C09E2"/>
    <w:rsid w:val="009C1582"/>
    <w:rsid w:val="009C62B1"/>
    <w:rsid w:val="009D2B81"/>
    <w:rsid w:val="009D4D05"/>
    <w:rsid w:val="009D59A1"/>
    <w:rsid w:val="009D7BB9"/>
    <w:rsid w:val="009E056D"/>
    <w:rsid w:val="009E361E"/>
    <w:rsid w:val="009E5103"/>
    <w:rsid w:val="009E5E49"/>
    <w:rsid w:val="009E60A9"/>
    <w:rsid w:val="009E7387"/>
    <w:rsid w:val="009F0595"/>
    <w:rsid w:val="009F11D3"/>
    <w:rsid w:val="009F229D"/>
    <w:rsid w:val="009F2702"/>
    <w:rsid w:val="009F4A3B"/>
    <w:rsid w:val="009F58B3"/>
    <w:rsid w:val="00A00AA4"/>
    <w:rsid w:val="00A03071"/>
    <w:rsid w:val="00A04E00"/>
    <w:rsid w:val="00A1091E"/>
    <w:rsid w:val="00A10A2D"/>
    <w:rsid w:val="00A10B7B"/>
    <w:rsid w:val="00A11015"/>
    <w:rsid w:val="00A2025D"/>
    <w:rsid w:val="00A258DC"/>
    <w:rsid w:val="00A27386"/>
    <w:rsid w:val="00A33FB0"/>
    <w:rsid w:val="00A4045D"/>
    <w:rsid w:val="00A423B7"/>
    <w:rsid w:val="00A4306E"/>
    <w:rsid w:val="00A4635A"/>
    <w:rsid w:val="00A47E96"/>
    <w:rsid w:val="00A51DE4"/>
    <w:rsid w:val="00A52DE3"/>
    <w:rsid w:val="00A5391A"/>
    <w:rsid w:val="00A566C7"/>
    <w:rsid w:val="00A60238"/>
    <w:rsid w:val="00A627C4"/>
    <w:rsid w:val="00A6418A"/>
    <w:rsid w:val="00A64463"/>
    <w:rsid w:val="00A66B4D"/>
    <w:rsid w:val="00A67845"/>
    <w:rsid w:val="00A71A73"/>
    <w:rsid w:val="00A71A8E"/>
    <w:rsid w:val="00A726C3"/>
    <w:rsid w:val="00A7551B"/>
    <w:rsid w:val="00A756AE"/>
    <w:rsid w:val="00A764D9"/>
    <w:rsid w:val="00A838D2"/>
    <w:rsid w:val="00A8536F"/>
    <w:rsid w:val="00A85406"/>
    <w:rsid w:val="00A86D85"/>
    <w:rsid w:val="00A87D6C"/>
    <w:rsid w:val="00A87FE4"/>
    <w:rsid w:val="00A90377"/>
    <w:rsid w:val="00A95C78"/>
    <w:rsid w:val="00A971A9"/>
    <w:rsid w:val="00AA1DB6"/>
    <w:rsid w:val="00AA3072"/>
    <w:rsid w:val="00AA4FCF"/>
    <w:rsid w:val="00AB0A3B"/>
    <w:rsid w:val="00AB1CAC"/>
    <w:rsid w:val="00AB3CCE"/>
    <w:rsid w:val="00AB5D32"/>
    <w:rsid w:val="00AB674E"/>
    <w:rsid w:val="00AB7806"/>
    <w:rsid w:val="00AB78E9"/>
    <w:rsid w:val="00AC28E3"/>
    <w:rsid w:val="00AC78D1"/>
    <w:rsid w:val="00AC793A"/>
    <w:rsid w:val="00AD3D80"/>
    <w:rsid w:val="00AD5C52"/>
    <w:rsid w:val="00AE1328"/>
    <w:rsid w:val="00AE31CA"/>
    <w:rsid w:val="00AE577F"/>
    <w:rsid w:val="00AF1F36"/>
    <w:rsid w:val="00AF4129"/>
    <w:rsid w:val="00AF5E9B"/>
    <w:rsid w:val="00AF5F83"/>
    <w:rsid w:val="00AF727F"/>
    <w:rsid w:val="00AF75B4"/>
    <w:rsid w:val="00B0173E"/>
    <w:rsid w:val="00B02AC0"/>
    <w:rsid w:val="00B03DD6"/>
    <w:rsid w:val="00B0413C"/>
    <w:rsid w:val="00B04837"/>
    <w:rsid w:val="00B0712D"/>
    <w:rsid w:val="00B12922"/>
    <w:rsid w:val="00B15CBD"/>
    <w:rsid w:val="00B23459"/>
    <w:rsid w:val="00B26BBA"/>
    <w:rsid w:val="00B26D92"/>
    <w:rsid w:val="00B36E8D"/>
    <w:rsid w:val="00B36F4C"/>
    <w:rsid w:val="00B378AB"/>
    <w:rsid w:val="00B37F29"/>
    <w:rsid w:val="00B42E50"/>
    <w:rsid w:val="00B43581"/>
    <w:rsid w:val="00B452D1"/>
    <w:rsid w:val="00B464EA"/>
    <w:rsid w:val="00B51FD1"/>
    <w:rsid w:val="00B525E2"/>
    <w:rsid w:val="00B65011"/>
    <w:rsid w:val="00B72772"/>
    <w:rsid w:val="00B75590"/>
    <w:rsid w:val="00B76D04"/>
    <w:rsid w:val="00B8097F"/>
    <w:rsid w:val="00B851F1"/>
    <w:rsid w:val="00B93F81"/>
    <w:rsid w:val="00B94211"/>
    <w:rsid w:val="00B943F1"/>
    <w:rsid w:val="00B945B4"/>
    <w:rsid w:val="00B9712E"/>
    <w:rsid w:val="00B97296"/>
    <w:rsid w:val="00BA0099"/>
    <w:rsid w:val="00BA0F41"/>
    <w:rsid w:val="00BA0F57"/>
    <w:rsid w:val="00BA398D"/>
    <w:rsid w:val="00BA657C"/>
    <w:rsid w:val="00BB06E2"/>
    <w:rsid w:val="00BB2275"/>
    <w:rsid w:val="00BB4844"/>
    <w:rsid w:val="00BB5629"/>
    <w:rsid w:val="00BC20FB"/>
    <w:rsid w:val="00BC28EE"/>
    <w:rsid w:val="00BC4798"/>
    <w:rsid w:val="00BC6651"/>
    <w:rsid w:val="00BC7448"/>
    <w:rsid w:val="00BC752C"/>
    <w:rsid w:val="00BD30E1"/>
    <w:rsid w:val="00BD4C95"/>
    <w:rsid w:val="00BE389E"/>
    <w:rsid w:val="00BE4AC2"/>
    <w:rsid w:val="00BE7A01"/>
    <w:rsid w:val="00BF0B65"/>
    <w:rsid w:val="00BF1033"/>
    <w:rsid w:val="00BF1118"/>
    <w:rsid w:val="00BF1E4E"/>
    <w:rsid w:val="00BF1FFE"/>
    <w:rsid w:val="00BF69BB"/>
    <w:rsid w:val="00C01730"/>
    <w:rsid w:val="00C05AAC"/>
    <w:rsid w:val="00C07DAD"/>
    <w:rsid w:val="00C1129D"/>
    <w:rsid w:val="00C118DA"/>
    <w:rsid w:val="00C169F1"/>
    <w:rsid w:val="00C20D39"/>
    <w:rsid w:val="00C27EAA"/>
    <w:rsid w:val="00C34DA4"/>
    <w:rsid w:val="00C34E76"/>
    <w:rsid w:val="00C372A8"/>
    <w:rsid w:val="00C37548"/>
    <w:rsid w:val="00C37866"/>
    <w:rsid w:val="00C40AB0"/>
    <w:rsid w:val="00C410EA"/>
    <w:rsid w:val="00C411EC"/>
    <w:rsid w:val="00C42F7C"/>
    <w:rsid w:val="00C43166"/>
    <w:rsid w:val="00C43B26"/>
    <w:rsid w:val="00C457DC"/>
    <w:rsid w:val="00C47923"/>
    <w:rsid w:val="00C51E56"/>
    <w:rsid w:val="00C531C4"/>
    <w:rsid w:val="00C55E05"/>
    <w:rsid w:val="00C57A50"/>
    <w:rsid w:val="00C66CF7"/>
    <w:rsid w:val="00C732D9"/>
    <w:rsid w:val="00C73757"/>
    <w:rsid w:val="00C7597B"/>
    <w:rsid w:val="00C75F2B"/>
    <w:rsid w:val="00C85F07"/>
    <w:rsid w:val="00C86183"/>
    <w:rsid w:val="00C861F4"/>
    <w:rsid w:val="00C91674"/>
    <w:rsid w:val="00C93A63"/>
    <w:rsid w:val="00C94144"/>
    <w:rsid w:val="00C9761F"/>
    <w:rsid w:val="00CA4554"/>
    <w:rsid w:val="00CA54FF"/>
    <w:rsid w:val="00CA686E"/>
    <w:rsid w:val="00CB20B0"/>
    <w:rsid w:val="00CB2D54"/>
    <w:rsid w:val="00CB4B81"/>
    <w:rsid w:val="00CB7191"/>
    <w:rsid w:val="00CB7B6F"/>
    <w:rsid w:val="00CC18BE"/>
    <w:rsid w:val="00CC320D"/>
    <w:rsid w:val="00CC4050"/>
    <w:rsid w:val="00CC4FCE"/>
    <w:rsid w:val="00CC5342"/>
    <w:rsid w:val="00CC55B3"/>
    <w:rsid w:val="00CD43D1"/>
    <w:rsid w:val="00CD4AFE"/>
    <w:rsid w:val="00CD5D71"/>
    <w:rsid w:val="00CE1407"/>
    <w:rsid w:val="00CE1C26"/>
    <w:rsid w:val="00CE60AA"/>
    <w:rsid w:val="00CE6C85"/>
    <w:rsid w:val="00CE7159"/>
    <w:rsid w:val="00CF0E7D"/>
    <w:rsid w:val="00CF1302"/>
    <w:rsid w:val="00CF30AE"/>
    <w:rsid w:val="00D00017"/>
    <w:rsid w:val="00D02336"/>
    <w:rsid w:val="00D042EA"/>
    <w:rsid w:val="00D06457"/>
    <w:rsid w:val="00D0713B"/>
    <w:rsid w:val="00D104EA"/>
    <w:rsid w:val="00D105E0"/>
    <w:rsid w:val="00D12433"/>
    <w:rsid w:val="00D139DC"/>
    <w:rsid w:val="00D16159"/>
    <w:rsid w:val="00D16B4D"/>
    <w:rsid w:val="00D17327"/>
    <w:rsid w:val="00D17F1B"/>
    <w:rsid w:val="00D20191"/>
    <w:rsid w:val="00D22085"/>
    <w:rsid w:val="00D22267"/>
    <w:rsid w:val="00D238ED"/>
    <w:rsid w:val="00D23A77"/>
    <w:rsid w:val="00D2572F"/>
    <w:rsid w:val="00D25935"/>
    <w:rsid w:val="00D27C6E"/>
    <w:rsid w:val="00D31377"/>
    <w:rsid w:val="00D3146F"/>
    <w:rsid w:val="00D35819"/>
    <w:rsid w:val="00D35873"/>
    <w:rsid w:val="00D401A6"/>
    <w:rsid w:val="00D40C79"/>
    <w:rsid w:val="00D46B09"/>
    <w:rsid w:val="00D510D7"/>
    <w:rsid w:val="00D51BE9"/>
    <w:rsid w:val="00D539C7"/>
    <w:rsid w:val="00D54476"/>
    <w:rsid w:val="00D555B7"/>
    <w:rsid w:val="00D6028D"/>
    <w:rsid w:val="00D61EEA"/>
    <w:rsid w:val="00D63BC9"/>
    <w:rsid w:val="00D65873"/>
    <w:rsid w:val="00D7029C"/>
    <w:rsid w:val="00D76D4F"/>
    <w:rsid w:val="00D76D9F"/>
    <w:rsid w:val="00D80274"/>
    <w:rsid w:val="00D84121"/>
    <w:rsid w:val="00D85572"/>
    <w:rsid w:val="00D96ECC"/>
    <w:rsid w:val="00DA0A2E"/>
    <w:rsid w:val="00DA1097"/>
    <w:rsid w:val="00DB04FB"/>
    <w:rsid w:val="00DB1FCC"/>
    <w:rsid w:val="00DB2151"/>
    <w:rsid w:val="00DB5A94"/>
    <w:rsid w:val="00DB6AF8"/>
    <w:rsid w:val="00DC2846"/>
    <w:rsid w:val="00DC3D65"/>
    <w:rsid w:val="00DD1B68"/>
    <w:rsid w:val="00DD2596"/>
    <w:rsid w:val="00DE2620"/>
    <w:rsid w:val="00DE75A3"/>
    <w:rsid w:val="00DE79DD"/>
    <w:rsid w:val="00DF363F"/>
    <w:rsid w:val="00DF4C41"/>
    <w:rsid w:val="00DF52DC"/>
    <w:rsid w:val="00DF60C5"/>
    <w:rsid w:val="00DF7109"/>
    <w:rsid w:val="00DF7C5F"/>
    <w:rsid w:val="00E04A27"/>
    <w:rsid w:val="00E1222E"/>
    <w:rsid w:val="00E14EE1"/>
    <w:rsid w:val="00E25D7B"/>
    <w:rsid w:val="00E26E9D"/>
    <w:rsid w:val="00E33912"/>
    <w:rsid w:val="00E372D0"/>
    <w:rsid w:val="00E41C12"/>
    <w:rsid w:val="00E4249C"/>
    <w:rsid w:val="00E42A9D"/>
    <w:rsid w:val="00E47014"/>
    <w:rsid w:val="00E500A6"/>
    <w:rsid w:val="00E508F6"/>
    <w:rsid w:val="00E51598"/>
    <w:rsid w:val="00E529F4"/>
    <w:rsid w:val="00E55963"/>
    <w:rsid w:val="00E57197"/>
    <w:rsid w:val="00E5803D"/>
    <w:rsid w:val="00E60F0D"/>
    <w:rsid w:val="00E6644B"/>
    <w:rsid w:val="00E720EB"/>
    <w:rsid w:val="00E748BC"/>
    <w:rsid w:val="00E76945"/>
    <w:rsid w:val="00E77588"/>
    <w:rsid w:val="00E77CC5"/>
    <w:rsid w:val="00E83E87"/>
    <w:rsid w:val="00E84103"/>
    <w:rsid w:val="00E91B9D"/>
    <w:rsid w:val="00E91ED9"/>
    <w:rsid w:val="00EA09C1"/>
    <w:rsid w:val="00EA2E62"/>
    <w:rsid w:val="00EA4BE0"/>
    <w:rsid w:val="00EA6BAB"/>
    <w:rsid w:val="00EB1AB3"/>
    <w:rsid w:val="00EB5783"/>
    <w:rsid w:val="00EB619A"/>
    <w:rsid w:val="00EB75D4"/>
    <w:rsid w:val="00EC265E"/>
    <w:rsid w:val="00EC449E"/>
    <w:rsid w:val="00ED1E0D"/>
    <w:rsid w:val="00ED3384"/>
    <w:rsid w:val="00EE400D"/>
    <w:rsid w:val="00EE6972"/>
    <w:rsid w:val="00EE75F1"/>
    <w:rsid w:val="00EE7AAA"/>
    <w:rsid w:val="00EF1102"/>
    <w:rsid w:val="00EF12D7"/>
    <w:rsid w:val="00EF1CF4"/>
    <w:rsid w:val="00EF596D"/>
    <w:rsid w:val="00EF5DF0"/>
    <w:rsid w:val="00F015F9"/>
    <w:rsid w:val="00F01874"/>
    <w:rsid w:val="00F03FCD"/>
    <w:rsid w:val="00F11B77"/>
    <w:rsid w:val="00F137B9"/>
    <w:rsid w:val="00F15D45"/>
    <w:rsid w:val="00F23FD9"/>
    <w:rsid w:val="00F26609"/>
    <w:rsid w:val="00F307B6"/>
    <w:rsid w:val="00F3217F"/>
    <w:rsid w:val="00F337A5"/>
    <w:rsid w:val="00F35A77"/>
    <w:rsid w:val="00F37079"/>
    <w:rsid w:val="00F41591"/>
    <w:rsid w:val="00F44A8F"/>
    <w:rsid w:val="00F46714"/>
    <w:rsid w:val="00F47E27"/>
    <w:rsid w:val="00F5307F"/>
    <w:rsid w:val="00F54D70"/>
    <w:rsid w:val="00F5786D"/>
    <w:rsid w:val="00F62605"/>
    <w:rsid w:val="00F63320"/>
    <w:rsid w:val="00F64C9D"/>
    <w:rsid w:val="00F67A34"/>
    <w:rsid w:val="00F67E51"/>
    <w:rsid w:val="00F738DA"/>
    <w:rsid w:val="00F76E3E"/>
    <w:rsid w:val="00F821CF"/>
    <w:rsid w:val="00F850F2"/>
    <w:rsid w:val="00F8697A"/>
    <w:rsid w:val="00F92477"/>
    <w:rsid w:val="00F933F7"/>
    <w:rsid w:val="00F95F36"/>
    <w:rsid w:val="00F9616C"/>
    <w:rsid w:val="00FA1DE7"/>
    <w:rsid w:val="00FB59FF"/>
    <w:rsid w:val="00FB5DCC"/>
    <w:rsid w:val="00FD1A06"/>
    <w:rsid w:val="00FD1E35"/>
    <w:rsid w:val="00FD2579"/>
    <w:rsid w:val="00FD679E"/>
    <w:rsid w:val="00FD68EE"/>
    <w:rsid w:val="00FE25F2"/>
    <w:rsid w:val="00FE2AC8"/>
    <w:rsid w:val="00FE6884"/>
    <w:rsid w:val="00FE73E2"/>
    <w:rsid w:val="00FE74DA"/>
    <w:rsid w:val="00FE7A10"/>
    <w:rsid w:val="00FF0B61"/>
    <w:rsid w:val="00FF2789"/>
    <w:rsid w:val="00FF4138"/>
    <w:rsid w:val="00FF7865"/>
    <w:rsid w:val="01251C07"/>
    <w:rsid w:val="020C110C"/>
    <w:rsid w:val="02126745"/>
    <w:rsid w:val="02603F46"/>
    <w:rsid w:val="0273D0FA"/>
    <w:rsid w:val="027A22D5"/>
    <w:rsid w:val="027DADCD"/>
    <w:rsid w:val="02CC23D7"/>
    <w:rsid w:val="02D479D1"/>
    <w:rsid w:val="02DD34BF"/>
    <w:rsid w:val="031CDFB6"/>
    <w:rsid w:val="03A37D7B"/>
    <w:rsid w:val="03C3EF7C"/>
    <w:rsid w:val="03CFF0BA"/>
    <w:rsid w:val="05B66171"/>
    <w:rsid w:val="060600C8"/>
    <w:rsid w:val="064CFD7D"/>
    <w:rsid w:val="0666BAA6"/>
    <w:rsid w:val="06F90545"/>
    <w:rsid w:val="06FB7A82"/>
    <w:rsid w:val="071C2A4B"/>
    <w:rsid w:val="074533C5"/>
    <w:rsid w:val="074E630D"/>
    <w:rsid w:val="0767EE8C"/>
    <w:rsid w:val="076A7A1E"/>
    <w:rsid w:val="076D4DFD"/>
    <w:rsid w:val="08124925"/>
    <w:rsid w:val="081BE5CC"/>
    <w:rsid w:val="0830FE33"/>
    <w:rsid w:val="08549F5F"/>
    <w:rsid w:val="0856353C"/>
    <w:rsid w:val="08BCAE27"/>
    <w:rsid w:val="08F3D525"/>
    <w:rsid w:val="09064A7F"/>
    <w:rsid w:val="091EC688"/>
    <w:rsid w:val="093EB094"/>
    <w:rsid w:val="09733097"/>
    <w:rsid w:val="097A166B"/>
    <w:rsid w:val="09B1B01F"/>
    <w:rsid w:val="09FA8F55"/>
    <w:rsid w:val="0A03D778"/>
    <w:rsid w:val="0A10E902"/>
    <w:rsid w:val="0A3AA2B0"/>
    <w:rsid w:val="0A8B2CBB"/>
    <w:rsid w:val="0AA21AE0"/>
    <w:rsid w:val="0AF6BF81"/>
    <w:rsid w:val="0AFCBE6F"/>
    <w:rsid w:val="0B15E6CC"/>
    <w:rsid w:val="0B6221BB"/>
    <w:rsid w:val="0BB0A629"/>
    <w:rsid w:val="0BD67311"/>
    <w:rsid w:val="0BE9C266"/>
    <w:rsid w:val="0C0BB584"/>
    <w:rsid w:val="0C678850"/>
    <w:rsid w:val="0CAAD159"/>
    <w:rsid w:val="0D839856"/>
    <w:rsid w:val="0E12FABC"/>
    <w:rsid w:val="0E2B208D"/>
    <w:rsid w:val="0E58DBAC"/>
    <w:rsid w:val="0E77413C"/>
    <w:rsid w:val="0F0E13D3"/>
    <w:rsid w:val="0F1964F5"/>
    <w:rsid w:val="0F2A3E24"/>
    <w:rsid w:val="0F31517E"/>
    <w:rsid w:val="0FC949BE"/>
    <w:rsid w:val="0FF9E940"/>
    <w:rsid w:val="100A0D69"/>
    <w:rsid w:val="102A0B28"/>
    <w:rsid w:val="10388604"/>
    <w:rsid w:val="104D559A"/>
    <w:rsid w:val="108D52B1"/>
    <w:rsid w:val="10A87E6C"/>
    <w:rsid w:val="10A9E434"/>
    <w:rsid w:val="10EF8455"/>
    <w:rsid w:val="114FF9EB"/>
    <w:rsid w:val="1165884C"/>
    <w:rsid w:val="1201BF6F"/>
    <w:rsid w:val="121681F9"/>
    <w:rsid w:val="122310C2"/>
    <w:rsid w:val="125105B7"/>
    <w:rsid w:val="125342D4"/>
    <w:rsid w:val="1268111B"/>
    <w:rsid w:val="12BDEE66"/>
    <w:rsid w:val="14050B9B"/>
    <w:rsid w:val="140F0623"/>
    <w:rsid w:val="149D404A"/>
    <w:rsid w:val="153D35D3"/>
    <w:rsid w:val="15478D5E"/>
    <w:rsid w:val="1552244A"/>
    <w:rsid w:val="1597E7E2"/>
    <w:rsid w:val="1608315C"/>
    <w:rsid w:val="1628D997"/>
    <w:rsid w:val="1774EC28"/>
    <w:rsid w:val="177AC546"/>
    <w:rsid w:val="17921734"/>
    <w:rsid w:val="179D31BE"/>
    <w:rsid w:val="17F858D2"/>
    <w:rsid w:val="1819034D"/>
    <w:rsid w:val="1837A37D"/>
    <w:rsid w:val="1877DEF4"/>
    <w:rsid w:val="18C41687"/>
    <w:rsid w:val="18F5E399"/>
    <w:rsid w:val="1914E1B7"/>
    <w:rsid w:val="194E4949"/>
    <w:rsid w:val="19710149"/>
    <w:rsid w:val="198A9053"/>
    <w:rsid w:val="19C65048"/>
    <w:rsid w:val="1A15D1F5"/>
    <w:rsid w:val="1A255964"/>
    <w:rsid w:val="1A32A9FF"/>
    <w:rsid w:val="1A51D709"/>
    <w:rsid w:val="1A58D978"/>
    <w:rsid w:val="1A6F32ED"/>
    <w:rsid w:val="1AAC3D35"/>
    <w:rsid w:val="1AE902D7"/>
    <w:rsid w:val="1AEAF8C9"/>
    <w:rsid w:val="1B6CA498"/>
    <w:rsid w:val="1B7AC77E"/>
    <w:rsid w:val="1B941243"/>
    <w:rsid w:val="1B9BDF81"/>
    <w:rsid w:val="1BB59F8F"/>
    <w:rsid w:val="1C427A55"/>
    <w:rsid w:val="1C750B1A"/>
    <w:rsid w:val="1D6A30D5"/>
    <w:rsid w:val="1D8FBC1E"/>
    <w:rsid w:val="1D9C009A"/>
    <w:rsid w:val="1E247BFA"/>
    <w:rsid w:val="1E8E4AFA"/>
    <w:rsid w:val="1EE9D6D1"/>
    <w:rsid w:val="1F324C7F"/>
    <w:rsid w:val="1F48995E"/>
    <w:rsid w:val="1F508877"/>
    <w:rsid w:val="1F7140C7"/>
    <w:rsid w:val="20851379"/>
    <w:rsid w:val="208B3986"/>
    <w:rsid w:val="2116A323"/>
    <w:rsid w:val="216A5850"/>
    <w:rsid w:val="218A1143"/>
    <w:rsid w:val="21B3CAF1"/>
    <w:rsid w:val="21C5EBBC"/>
    <w:rsid w:val="21F50DD8"/>
    <w:rsid w:val="2222F124"/>
    <w:rsid w:val="225CBE53"/>
    <w:rsid w:val="226F1707"/>
    <w:rsid w:val="231EFBD0"/>
    <w:rsid w:val="234F9B52"/>
    <w:rsid w:val="236459CE"/>
    <w:rsid w:val="243232FD"/>
    <w:rsid w:val="24510AE2"/>
    <w:rsid w:val="245347EF"/>
    <w:rsid w:val="246EA02A"/>
    <w:rsid w:val="247CE9C8"/>
    <w:rsid w:val="24A4E584"/>
    <w:rsid w:val="25111399"/>
    <w:rsid w:val="2586C323"/>
    <w:rsid w:val="25CA1B0D"/>
    <w:rsid w:val="25D74120"/>
    <w:rsid w:val="25E0F8B1"/>
    <w:rsid w:val="25E5CD18"/>
    <w:rsid w:val="25F0697D"/>
    <w:rsid w:val="26060C99"/>
    <w:rsid w:val="2614B348"/>
    <w:rsid w:val="261910E1"/>
    <w:rsid w:val="263D8A60"/>
    <w:rsid w:val="2692770B"/>
    <w:rsid w:val="269E4F05"/>
    <w:rsid w:val="27330EE1"/>
    <w:rsid w:val="27A907E9"/>
    <w:rsid w:val="2870F350"/>
    <w:rsid w:val="2874C47C"/>
    <w:rsid w:val="28B65688"/>
    <w:rsid w:val="28CA761F"/>
    <w:rsid w:val="2903C2A3"/>
    <w:rsid w:val="2911FBBD"/>
    <w:rsid w:val="298CDCCB"/>
    <w:rsid w:val="29B03B92"/>
    <w:rsid w:val="29EC3DFB"/>
    <w:rsid w:val="29FE776D"/>
    <w:rsid w:val="2A17AE4D"/>
    <w:rsid w:val="2A3C8710"/>
    <w:rsid w:val="2A7A28EC"/>
    <w:rsid w:val="2B5947CD"/>
    <w:rsid w:val="2BB2AEFC"/>
    <w:rsid w:val="2BCAC52B"/>
    <w:rsid w:val="2BD85771"/>
    <w:rsid w:val="2C057B5A"/>
    <w:rsid w:val="2C227857"/>
    <w:rsid w:val="2C3E2A62"/>
    <w:rsid w:val="2CEAE37A"/>
    <w:rsid w:val="2D3D0DD5"/>
    <w:rsid w:val="2D439E7B"/>
    <w:rsid w:val="2DAB8D54"/>
    <w:rsid w:val="2DFCFC01"/>
    <w:rsid w:val="2E0CCA8B"/>
    <w:rsid w:val="2E2F73E8"/>
    <w:rsid w:val="2E3AD3AA"/>
    <w:rsid w:val="2E40F49B"/>
    <w:rsid w:val="2F1496F7"/>
    <w:rsid w:val="2F6C2B96"/>
    <w:rsid w:val="2F70B4D1"/>
    <w:rsid w:val="2F8A7EC2"/>
    <w:rsid w:val="2FCBA8C0"/>
    <w:rsid w:val="2FEE820D"/>
    <w:rsid w:val="30B23E73"/>
    <w:rsid w:val="30D04213"/>
    <w:rsid w:val="314E595E"/>
    <w:rsid w:val="31A1A46E"/>
    <w:rsid w:val="3228C609"/>
    <w:rsid w:val="326D1333"/>
    <w:rsid w:val="32E92749"/>
    <w:rsid w:val="3301D32C"/>
    <w:rsid w:val="3342D352"/>
    <w:rsid w:val="33548445"/>
    <w:rsid w:val="33B33A60"/>
    <w:rsid w:val="33B6C997"/>
    <w:rsid w:val="33D33BBB"/>
    <w:rsid w:val="33E4EB06"/>
    <w:rsid w:val="34052C26"/>
    <w:rsid w:val="344D4BED"/>
    <w:rsid w:val="34B1B4DA"/>
    <w:rsid w:val="34BD5F43"/>
    <w:rsid w:val="355D6D8F"/>
    <w:rsid w:val="35A2DBB4"/>
    <w:rsid w:val="35B27065"/>
    <w:rsid w:val="36F262D2"/>
    <w:rsid w:val="3706109B"/>
    <w:rsid w:val="370FF81A"/>
    <w:rsid w:val="375DC09C"/>
    <w:rsid w:val="378FA081"/>
    <w:rsid w:val="379122D1"/>
    <w:rsid w:val="37A14B5E"/>
    <w:rsid w:val="38B7E4C9"/>
    <w:rsid w:val="38BEC7FF"/>
    <w:rsid w:val="39574F0C"/>
    <w:rsid w:val="39E8291D"/>
    <w:rsid w:val="3A1DC302"/>
    <w:rsid w:val="3A4A5FD9"/>
    <w:rsid w:val="3A9229AD"/>
    <w:rsid w:val="3ADF3C5F"/>
    <w:rsid w:val="3AFBFAE5"/>
    <w:rsid w:val="3B111AE0"/>
    <w:rsid w:val="3B2F22BD"/>
    <w:rsid w:val="3C0D9AAA"/>
    <w:rsid w:val="3C1AE240"/>
    <w:rsid w:val="3C21B1E9"/>
    <w:rsid w:val="3C809AFD"/>
    <w:rsid w:val="3C904A79"/>
    <w:rsid w:val="3C956270"/>
    <w:rsid w:val="3CB88480"/>
    <w:rsid w:val="3CBF870C"/>
    <w:rsid w:val="3CD945BE"/>
    <w:rsid w:val="3CE23E2E"/>
    <w:rsid w:val="3CF007BC"/>
    <w:rsid w:val="3D2BCAD3"/>
    <w:rsid w:val="3D7910C5"/>
    <w:rsid w:val="3D923922"/>
    <w:rsid w:val="3DA1F4FB"/>
    <w:rsid w:val="3DBC9E72"/>
    <w:rsid w:val="3E2B7770"/>
    <w:rsid w:val="3E3BC407"/>
    <w:rsid w:val="3EC3D047"/>
    <w:rsid w:val="3ED20961"/>
    <w:rsid w:val="3EE6B7E1"/>
    <w:rsid w:val="3F402A4E"/>
    <w:rsid w:val="3F830C59"/>
    <w:rsid w:val="3FE26B4A"/>
    <w:rsid w:val="403E4244"/>
    <w:rsid w:val="4094A6DB"/>
    <w:rsid w:val="40ABB9C0"/>
    <w:rsid w:val="40B0B187"/>
    <w:rsid w:val="40D93885"/>
    <w:rsid w:val="40EE3D38"/>
    <w:rsid w:val="41026C52"/>
    <w:rsid w:val="4177B144"/>
    <w:rsid w:val="4230773C"/>
    <w:rsid w:val="423A2992"/>
    <w:rsid w:val="424C81E8"/>
    <w:rsid w:val="427C224D"/>
    <w:rsid w:val="429D1136"/>
    <w:rsid w:val="42AF12FD"/>
    <w:rsid w:val="430E9DA7"/>
    <w:rsid w:val="44567D7C"/>
    <w:rsid w:val="44A63489"/>
    <w:rsid w:val="45864407"/>
    <w:rsid w:val="459E30FB"/>
    <w:rsid w:val="45C405FC"/>
    <w:rsid w:val="45E2E898"/>
    <w:rsid w:val="463EC412"/>
    <w:rsid w:val="4661A9F1"/>
    <w:rsid w:val="469B9809"/>
    <w:rsid w:val="46A6FDCB"/>
    <w:rsid w:val="47C8131C"/>
    <w:rsid w:val="47DB3F21"/>
    <w:rsid w:val="486B9A5F"/>
    <w:rsid w:val="489FB8C0"/>
    <w:rsid w:val="48E6CD39"/>
    <w:rsid w:val="49F15A7C"/>
    <w:rsid w:val="4A5BC2AD"/>
    <w:rsid w:val="4A71A21E"/>
    <w:rsid w:val="4A99CB62"/>
    <w:rsid w:val="4AD65A88"/>
    <w:rsid w:val="4C381008"/>
    <w:rsid w:val="4C9822D7"/>
    <w:rsid w:val="4CA77BE0"/>
    <w:rsid w:val="4D38F093"/>
    <w:rsid w:val="4DC26B3D"/>
    <w:rsid w:val="4E1575D5"/>
    <w:rsid w:val="4E176E13"/>
    <w:rsid w:val="4ED4DB52"/>
    <w:rsid w:val="4F011A1D"/>
    <w:rsid w:val="4F0F5337"/>
    <w:rsid w:val="4FD06601"/>
    <w:rsid w:val="50327448"/>
    <w:rsid w:val="5037F040"/>
    <w:rsid w:val="50A10B06"/>
    <w:rsid w:val="50DBBCA3"/>
    <w:rsid w:val="5123BBDF"/>
    <w:rsid w:val="5134B9AA"/>
    <w:rsid w:val="51736151"/>
    <w:rsid w:val="51FE0439"/>
    <w:rsid w:val="523B81DC"/>
    <w:rsid w:val="52A1DC46"/>
    <w:rsid w:val="52AC22BC"/>
    <w:rsid w:val="52ACDAAD"/>
    <w:rsid w:val="52C0A31A"/>
    <w:rsid w:val="530ACDC0"/>
    <w:rsid w:val="531033A8"/>
    <w:rsid w:val="535668A5"/>
    <w:rsid w:val="53A1A85B"/>
    <w:rsid w:val="54188464"/>
    <w:rsid w:val="54190934"/>
    <w:rsid w:val="5480C922"/>
    <w:rsid w:val="54E78DB0"/>
    <w:rsid w:val="55197EBC"/>
    <w:rsid w:val="555811E3"/>
    <w:rsid w:val="5573C3EE"/>
    <w:rsid w:val="55E414FC"/>
    <w:rsid w:val="5636FC65"/>
    <w:rsid w:val="56B2FFB8"/>
    <w:rsid w:val="56F96D78"/>
    <w:rsid w:val="574537D9"/>
    <w:rsid w:val="57627DDA"/>
    <w:rsid w:val="5841B7A3"/>
    <w:rsid w:val="585522F0"/>
    <w:rsid w:val="5870B0F3"/>
    <w:rsid w:val="58A14EE1"/>
    <w:rsid w:val="58D5E658"/>
    <w:rsid w:val="58ED3202"/>
    <w:rsid w:val="5934B26F"/>
    <w:rsid w:val="596B0A4F"/>
    <w:rsid w:val="59EA23A8"/>
    <w:rsid w:val="59F0F351"/>
    <w:rsid w:val="5A1AACFF"/>
    <w:rsid w:val="5A1F3155"/>
    <w:rsid w:val="5A33D55C"/>
    <w:rsid w:val="5A5A9FD7"/>
    <w:rsid w:val="5A71667E"/>
    <w:rsid w:val="5A9A1E9C"/>
    <w:rsid w:val="5AB17F96"/>
    <w:rsid w:val="5AD5F915"/>
    <w:rsid w:val="5B456FDE"/>
    <w:rsid w:val="5B53883B"/>
    <w:rsid w:val="5B822865"/>
    <w:rsid w:val="5C9B4C1F"/>
    <w:rsid w:val="5CB282A3"/>
    <w:rsid w:val="5D21AE3F"/>
    <w:rsid w:val="5D7DD229"/>
    <w:rsid w:val="5DBE9D5C"/>
    <w:rsid w:val="5E09819F"/>
    <w:rsid w:val="5E383DE3"/>
    <w:rsid w:val="5E48F23F"/>
    <w:rsid w:val="5E573CBA"/>
    <w:rsid w:val="5E6891F5"/>
    <w:rsid w:val="5EF519E5"/>
    <w:rsid w:val="5F5B1CB8"/>
    <w:rsid w:val="60397E39"/>
    <w:rsid w:val="6085C7B9"/>
    <w:rsid w:val="610445F2"/>
    <w:rsid w:val="6189503F"/>
    <w:rsid w:val="61DC0D30"/>
    <w:rsid w:val="62E25001"/>
    <w:rsid w:val="6317A6D4"/>
    <w:rsid w:val="63375966"/>
    <w:rsid w:val="633F45AA"/>
    <w:rsid w:val="63599AD1"/>
    <w:rsid w:val="6377DD91"/>
    <w:rsid w:val="644331DC"/>
    <w:rsid w:val="654294BC"/>
    <w:rsid w:val="659DEC96"/>
    <w:rsid w:val="65B39ADF"/>
    <w:rsid w:val="66221EB8"/>
    <w:rsid w:val="66324358"/>
    <w:rsid w:val="67612767"/>
    <w:rsid w:val="6793F490"/>
    <w:rsid w:val="67B2A5C0"/>
    <w:rsid w:val="690422B7"/>
    <w:rsid w:val="690CA125"/>
    <w:rsid w:val="69564A3A"/>
    <w:rsid w:val="6966AD55"/>
    <w:rsid w:val="69723AAD"/>
    <w:rsid w:val="69A1EBB8"/>
    <w:rsid w:val="69B9AB27"/>
    <w:rsid w:val="69E68FC9"/>
    <w:rsid w:val="6AABE631"/>
    <w:rsid w:val="6B3DBC19"/>
    <w:rsid w:val="6B579571"/>
    <w:rsid w:val="6B946F2C"/>
    <w:rsid w:val="6BA58A21"/>
    <w:rsid w:val="6C1C52B3"/>
    <w:rsid w:val="6CC08945"/>
    <w:rsid w:val="6D3FBF8F"/>
    <w:rsid w:val="6D7BC4CA"/>
    <w:rsid w:val="6D7CFABB"/>
    <w:rsid w:val="6E0731A8"/>
    <w:rsid w:val="6E39E4FF"/>
    <w:rsid w:val="6ECB7866"/>
    <w:rsid w:val="6F202A2C"/>
    <w:rsid w:val="6F5C8001"/>
    <w:rsid w:val="6F601FFE"/>
    <w:rsid w:val="6F92535A"/>
    <w:rsid w:val="6FB522D4"/>
    <w:rsid w:val="6FC7655D"/>
    <w:rsid w:val="70A03CCC"/>
    <w:rsid w:val="70B7FAE4"/>
    <w:rsid w:val="71205FAF"/>
    <w:rsid w:val="714EF4C5"/>
    <w:rsid w:val="716569D4"/>
    <w:rsid w:val="716D3870"/>
    <w:rsid w:val="7193D540"/>
    <w:rsid w:val="71B99A55"/>
    <w:rsid w:val="71CF94FC"/>
    <w:rsid w:val="7236DC46"/>
    <w:rsid w:val="7258A721"/>
    <w:rsid w:val="729C7841"/>
    <w:rsid w:val="72F74B6A"/>
    <w:rsid w:val="737CC684"/>
    <w:rsid w:val="7383962D"/>
    <w:rsid w:val="74006CB0"/>
    <w:rsid w:val="7417802A"/>
    <w:rsid w:val="7476732C"/>
    <w:rsid w:val="74981549"/>
    <w:rsid w:val="74A1A807"/>
    <w:rsid w:val="74F13B17"/>
    <w:rsid w:val="7505B679"/>
    <w:rsid w:val="7534303A"/>
    <w:rsid w:val="756FD6D8"/>
    <w:rsid w:val="75DD1084"/>
    <w:rsid w:val="76A7E102"/>
    <w:rsid w:val="76B46746"/>
    <w:rsid w:val="76BB36EF"/>
    <w:rsid w:val="76C32475"/>
    <w:rsid w:val="76D650B2"/>
    <w:rsid w:val="7741369A"/>
    <w:rsid w:val="7802F530"/>
    <w:rsid w:val="784D7DA0"/>
    <w:rsid w:val="78563E02"/>
    <w:rsid w:val="789F921D"/>
    <w:rsid w:val="78A7C49D"/>
    <w:rsid w:val="7900329B"/>
    <w:rsid w:val="79098C29"/>
    <w:rsid w:val="79AFE590"/>
    <w:rsid w:val="79C4AC3A"/>
    <w:rsid w:val="79C68DCB"/>
    <w:rsid w:val="79EC0808"/>
    <w:rsid w:val="7A5352EE"/>
    <w:rsid w:val="7A694494"/>
    <w:rsid w:val="7ADBC409"/>
    <w:rsid w:val="7B00D89A"/>
    <w:rsid w:val="7B106DF1"/>
    <w:rsid w:val="7B3AC5C0"/>
    <w:rsid w:val="7B79AC45"/>
    <w:rsid w:val="7B94C084"/>
    <w:rsid w:val="7BC04F46"/>
    <w:rsid w:val="7BEFF297"/>
    <w:rsid w:val="7C1B73AF"/>
    <w:rsid w:val="7C296E91"/>
    <w:rsid w:val="7CF393B2"/>
    <w:rsid w:val="7CF39AC0"/>
    <w:rsid w:val="7CFA91AB"/>
    <w:rsid w:val="7D616031"/>
    <w:rsid w:val="7E07267B"/>
    <w:rsid w:val="7E1E3DE8"/>
    <w:rsid w:val="7E30D603"/>
    <w:rsid w:val="7F701A4F"/>
    <w:rsid w:val="7FD12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2D00"/>
  <w15:chartTrackingRefBased/>
  <w15:docId w15:val="{9D8DB3C3-5AC0-4BFC-A443-4ED2604DC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36E"/>
  </w:style>
  <w:style w:type="paragraph" w:styleId="Heading1">
    <w:name w:val="heading 1"/>
    <w:basedOn w:val="Normal"/>
    <w:next w:val="Normal"/>
    <w:link w:val="Heading1Char"/>
    <w:uiPriority w:val="9"/>
    <w:qFormat/>
    <w:rsid w:val="00695F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456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456C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D4AF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AF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95FCF"/>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29581C"/>
    <w:pPr>
      <w:ind w:left="720"/>
      <w:contextualSpacing/>
    </w:pPr>
  </w:style>
  <w:style w:type="character" w:styleId="PlaceholderText">
    <w:name w:val="Placeholder Text"/>
    <w:basedOn w:val="DefaultParagraphFont"/>
    <w:uiPriority w:val="99"/>
    <w:semiHidden/>
    <w:rsid w:val="00CE1407"/>
    <w:rPr>
      <w:color w:val="808080"/>
    </w:rPr>
  </w:style>
  <w:style w:type="character" w:customStyle="1" w:styleId="Heading2Char">
    <w:name w:val="Heading 2 Char"/>
    <w:basedOn w:val="DefaultParagraphFont"/>
    <w:link w:val="Heading2"/>
    <w:uiPriority w:val="9"/>
    <w:rsid w:val="000456C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456CE"/>
    <w:rPr>
      <w:rFonts w:asciiTheme="majorHAnsi" w:eastAsiaTheme="majorEastAsia" w:hAnsiTheme="majorHAnsi" w:cstheme="majorBidi"/>
      <w:color w:val="1F3763" w:themeColor="accent1" w:themeShade="7F"/>
      <w:sz w:val="24"/>
      <w:szCs w:val="24"/>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807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078A"/>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6215F4"/>
    <w:rPr>
      <w:b/>
      <w:bCs/>
    </w:rPr>
  </w:style>
  <w:style w:type="character" w:customStyle="1" w:styleId="CommentSubjectChar">
    <w:name w:val="Comment Subject Char"/>
    <w:basedOn w:val="CommentTextChar"/>
    <w:link w:val="CommentSubject"/>
    <w:uiPriority w:val="99"/>
    <w:semiHidden/>
    <w:rsid w:val="006215F4"/>
    <w:rPr>
      <w:b/>
      <w:bCs/>
      <w:sz w:val="20"/>
      <w:szCs w:val="20"/>
    </w:rPr>
  </w:style>
  <w:style w:type="paragraph" w:styleId="Revision">
    <w:name w:val="Revision"/>
    <w:hidden/>
    <w:uiPriority w:val="99"/>
    <w:semiHidden/>
    <w:rsid w:val="006215F4"/>
    <w:pPr>
      <w:spacing w:after="0" w:line="240" w:lineRule="auto"/>
    </w:pPr>
  </w:style>
  <w:style w:type="paragraph" w:styleId="FootnoteText">
    <w:name w:val="footnote text"/>
    <w:basedOn w:val="Normal"/>
    <w:link w:val="FootnoteTextChar"/>
    <w:uiPriority w:val="99"/>
    <w:semiHidden/>
    <w:unhideWhenUsed/>
    <w:rsid w:val="003421C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421C7"/>
    <w:rPr>
      <w:sz w:val="20"/>
      <w:szCs w:val="20"/>
    </w:rPr>
  </w:style>
  <w:style w:type="character" w:styleId="FootnoteReference">
    <w:name w:val="footnote reference"/>
    <w:basedOn w:val="DefaultParagraphFont"/>
    <w:uiPriority w:val="99"/>
    <w:semiHidden/>
    <w:unhideWhenUsed/>
    <w:rsid w:val="003421C7"/>
    <w:rPr>
      <w:vertAlign w:val="superscript"/>
    </w:rPr>
  </w:style>
  <w:style w:type="character" w:styleId="Hyperlink">
    <w:name w:val="Hyperlink"/>
    <w:basedOn w:val="DefaultParagraphFont"/>
    <w:uiPriority w:val="99"/>
    <w:unhideWhenUsed/>
    <w:rsid w:val="005162E2"/>
    <w:rPr>
      <w:color w:val="0563C1" w:themeColor="hyperlink"/>
      <w:u w:val="single"/>
    </w:rPr>
  </w:style>
  <w:style w:type="character" w:styleId="UnresolvedMention">
    <w:name w:val="Unresolved Mention"/>
    <w:basedOn w:val="DefaultParagraphFont"/>
    <w:uiPriority w:val="99"/>
    <w:semiHidden/>
    <w:unhideWhenUsed/>
    <w:rsid w:val="005162E2"/>
    <w:rPr>
      <w:color w:val="605E5C"/>
      <w:shd w:val="clear" w:color="auto" w:fill="E1DFDD"/>
    </w:rPr>
  </w:style>
  <w:style w:type="paragraph" w:styleId="Header">
    <w:name w:val="header"/>
    <w:basedOn w:val="Normal"/>
    <w:link w:val="HeaderChar"/>
    <w:uiPriority w:val="99"/>
    <w:unhideWhenUsed/>
    <w:rsid w:val="00A85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536F"/>
  </w:style>
  <w:style w:type="paragraph" w:styleId="Footer">
    <w:name w:val="footer"/>
    <w:basedOn w:val="Normal"/>
    <w:link w:val="FooterChar"/>
    <w:uiPriority w:val="99"/>
    <w:unhideWhenUsed/>
    <w:rsid w:val="00A853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536F"/>
  </w:style>
  <w:style w:type="paragraph" w:styleId="Subtitle">
    <w:name w:val="Subtitle"/>
    <w:basedOn w:val="Normal"/>
    <w:next w:val="Normal"/>
    <w:link w:val="SubtitleChar"/>
    <w:uiPriority w:val="11"/>
    <w:qFormat/>
    <w:rsid w:val="00A6784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67845"/>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503842">
      <w:bodyDiv w:val="1"/>
      <w:marLeft w:val="0"/>
      <w:marRight w:val="0"/>
      <w:marTop w:val="0"/>
      <w:marBottom w:val="0"/>
      <w:divBdr>
        <w:top w:val="none" w:sz="0" w:space="0" w:color="auto"/>
        <w:left w:val="none" w:sz="0" w:space="0" w:color="auto"/>
        <w:bottom w:val="none" w:sz="0" w:space="0" w:color="auto"/>
        <w:right w:val="none" w:sz="0" w:space="0" w:color="auto"/>
      </w:divBdr>
      <w:divsChild>
        <w:div w:id="1357468471">
          <w:marLeft w:val="0"/>
          <w:marRight w:val="0"/>
          <w:marTop w:val="0"/>
          <w:marBottom w:val="0"/>
          <w:divBdr>
            <w:top w:val="none" w:sz="0" w:space="0" w:color="auto"/>
            <w:left w:val="none" w:sz="0" w:space="0" w:color="auto"/>
            <w:bottom w:val="none" w:sz="0" w:space="0" w:color="auto"/>
            <w:right w:val="none" w:sz="0" w:space="0" w:color="auto"/>
          </w:divBdr>
        </w:div>
      </w:divsChild>
    </w:div>
    <w:div w:id="248395578">
      <w:bodyDiv w:val="1"/>
      <w:marLeft w:val="0"/>
      <w:marRight w:val="0"/>
      <w:marTop w:val="0"/>
      <w:marBottom w:val="0"/>
      <w:divBdr>
        <w:top w:val="none" w:sz="0" w:space="0" w:color="auto"/>
        <w:left w:val="none" w:sz="0" w:space="0" w:color="auto"/>
        <w:bottom w:val="none" w:sz="0" w:space="0" w:color="auto"/>
        <w:right w:val="none" w:sz="0" w:space="0" w:color="auto"/>
      </w:divBdr>
    </w:div>
    <w:div w:id="777264045">
      <w:bodyDiv w:val="1"/>
      <w:marLeft w:val="0"/>
      <w:marRight w:val="0"/>
      <w:marTop w:val="0"/>
      <w:marBottom w:val="0"/>
      <w:divBdr>
        <w:top w:val="none" w:sz="0" w:space="0" w:color="auto"/>
        <w:left w:val="none" w:sz="0" w:space="0" w:color="auto"/>
        <w:bottom w:val="none" w:sz="0" w:space="0" w:color="auto"/>
        <w:right w:val="none" w:sz="0" w:space="0" w:color="auto"/>
      </w:divBdr>
      <w:divsChild>
        <w:div w:id="1496144597">
          <w:marLeft w:val="0"/>
          <w:marRight w:val="0"/>
          <w:marTop w:val="0"/>
          <w:marBottom w:val="0"/>
          <w:divBdr>
            <w:top w:val="none" w:sz="0" w:space="0" w:color="auto"/>
            <w:left w:val="none" w:sz="0" w:space="0" w:color="auto"/>
            <w:bottom w:val="none" w:sz="0" w:space="0" w:color="auto"/>
            <w:right w:val="none" w:sz="0" w:space="0" w:color="auto"/>
          </w:divBdr>
        </w:div>
        <w:div w:id="925311475">
          <w:marLeft w:val="0"/>
          <w:marRight w:val="0"/>
          <w:marTop w:val="0"/>
          <w:marBottom w:val="0"/>
          <w:divBdr>
            <w:top w:val="none" w:sz="0" w:space="0" w:color="auto"/>
            <w:left w:val="none" w:sz="0" w:space="0" w:color="auto"/>
            <w:bottom w:val="none" w:sz="0" w:space="0" w:color="auto"/>
            <w:right w:val="none" w:sz="0" w:space="0" w:color="auto"/>
          </w:divBdr>
        </w:div>
        <w:div w:id="1984385911">
          <w:marLeft w:val="0"/>
          <w:marRight w:val="0"/>
          <w:marTop w:val="0"/>
          <w:marBottom w:val="0"/>
          <w:divBdr>
            <w:top w:val="none" w:sz="0" w:space="0" w:color="auto"/>
            <w:left w:val="none" w:sz="0" w:space="0" w:color="auto"/>
            <w:bottom w:val="none" w:sz="0" w:space="0" w:color="auto"/>
            <w:right w:val="none" w:sz="0" w:space="0" w:color="auto"/>
          </w:divBdr>
        </w:div>
      </w:divsChild>
    </w:div>
    <w:div w:id="882401596">
      <w:bodyDiv w:val="1"/>
      <w:marLeft w:val="0"/>
      <w:marRight w:val="0"/>
      <w:marTop w:val="0"/>
      <w:marBottom w:val="0"/>
      <w:divBdr>
        <w:top w:val="none" w:sz="0" w:space="0" w:color="auto"/>
        <w:left w:val="none" w:sz="0" w:space="0" w:color="auto"/>
        <w:bottom w:val="none" w:sz="0" w:space="0" w:color="auto"/>
        <w:right w:val="none" w:sz="0" w:space="0" w:color="auto"/>
      </w:divBdr>
      <w:divsChild>
        <w:div w:id="227156555">
          <w:marLeft w:val="0"/>
          <w:marRight w:val="0"/>
          <w:marTop w:val="0"/>
          <w:marBottom w:val="0"/>
          <w:divBdr>
            <w:top w:val="none" w:sz="0" w:space="0" w:color="auto"/>
            <w:left w:val="none" w:sz="0" w:space="0" w:color="auto"/>
            <w:bottom w:val="none" w:sz="0" w:space="0" w:color="auto"/>
            <w:right w:val="none" w:sz="0" w:space="0" w:color="auto"/>
          </w:divBdr>
        </w:div>
      </w:divsChild>
    </w:div>
    <w:div w:id="1379744513">
      <w:bodyDiv w:val="1"/>
      <w:marLeft w:val="0"/>
      <w:marRight w:val="0"/>
      <w:marTop w:val="0"/>
      <w:marBottom w:val="0"/>
      <w:divBdr>
        <w:top w:val="none" w:sz="0" w:space="0" w:color="auto"/>
        <w:left w:val="none" w:sz="0" w:space="0" w:color="auto"/>
        <w:bottom w:val="none" w:sz="0" w:space="0" w:color="auto"/>
        <w:right w:val="none" w:sz="0" w:space="0" w:color="auto"/>
      </w:divBdr>
      <w:divsChild>
        <w:div w:id="976645625">
          <w:marLeft w:val="0"/>
          <w:marRight w:val="0"/>
          <w:marTop w:val="0"/>
          <w:marBottom w:val="0"/>
          <w:divBdr>
            <w:top w:val="none" w:sz="0" w:space="0" w:color="auto"/>
            <w:left w:val="none" w:sz="0" w:space="0" w:color="auto"/>
            <w:bottom w:val="none" w:sz="0" w:space="0" w:color="auto"/>
            <w:right w:val="none" w:sz="0" w:space="0" w:color="auto"/>
          </w:divBdr>
        </w:div>
        <w:div w:id="586229871">
          <w:marLeft w:val="0"/>
          <w:marRight w:val="0"/>
          <w:marTop w:val="0"/>
          <w:marBottom w:val="0"/>
          <w:divBdr>
            <w:top w:val="none" w:sz="0" w:space="0" w:color="auto"/>
            <w:left w:val="none" w:sz="0" w:space="0" w:color="auto"/>
            <w:bottom w:val="none" w:sz="0" w:space="0" w:color="auto"/>
            <w:right w:val="none" w:sz="0" w:space="0" w:color="auto"/>
          </w:divBdr>
        </w:div>
        <w:div w:id="1181049978">
          <w:marLeft w:val="0"/>
          <w:marRight w:val="0"/>
          <w:marTop w:val="0"/>
          <w:marBottom w:val="0"/>
          <w:divBdr>
            <w:top w:val="none" w:sz="0" w:space="0" w:color="auto"/>
            <w:left w:val="none" w:sz="0" w:space="0" w:color="auto"/>
            <w:bottom w:val="none" w:sz="0" w:space="0" w:color="auto"/>
            <w:right w:val="none" w:sz="0" w:space="0" w:color="auto"/>
          </w:divBdr>
        </w:div>
      </w:divsChild>
    </w:div>
    <w:div w:id="1832023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zimmermann@worldbank.org" TargetMode="Externa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seci.co.in/Upload/Tender/SECI000122-9751774-StandardSECIPPASolarISTSXII-finalupload.pdf" TargetMode="External"/><Relationship Id="rId4" Type="http://schemas.openxmlformats.org/officeDocument/2006/relationships/settings" Target="settings.xml"/><Relationship Id="rId9" Type="http://schemas.openxmlformats.org/officeDocument/2006/relationships/hyperlink" Target="mailto:sstretton@worldbank.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47"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433009-F162-42DC-A08D-706F8C046390}">
  <we:reference id="wa104382081" version="1.35.0.0" store="en-GB" storeType="OMEX"/>
  <we:alternateReferences>
    <we:reference id="WA104382081" version="1.35.0.0" store="" storeType="OMEX"/>
  </we:alternateReferences>
  <we:properties>
    <we:property name="MENDELEY_CITATIONS" value="[{&quot;citationID&quot;:&quot;MENDELEY_CITATION_80adf05d-a006-4d12-88c6-b6baf0ee34f4&quot;,&quot;properties&quot;:{&quot;noteIndex&quot;:0},&quot;isEdited&quot;:false,&quot;manualOverride&quot;:{&quot;isManuallyOverridden&quot;:false,&quot;citeprocText&quot;:&quot;(IEA, 2021b, 2021a)&quot;,&quot;manualOverrideText&quot;:&quot;&quot;},&quot;citationTag&quot;:&quot;MENDELEY_CITATION_v3_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&quot;,&quot;citationItems&quot;:[{&quot;id&quot;:&quot;7bd0cd80-6c7f-34cf-91d1-6ca8b14eb191&quot;,&quot;itemData&quot;:{&quot;type&quot;:&quot;report&quot;,&quot;id&quot;:&quot;7bd0cd80-6c7f-34cf-91d1-6ca8b14eb191&quot;,&quot;title&quot;:&quot;Net Zero by 2050 A Roadmap for the Global Energy Sector&quot;,&quot;groupId&quot;:&quot;9d691000-f273-3775-b7be-5ee236a532e4&quot;,&quot;author&quot;:[{&quot;family&quot;:&quot;IEA&quot;,&quot;given&quot;:&quot;&quot;,&quot;parse-names&quot;:false,&quot;dropping-particle&quot;:&quot;&quot;,&quot;non-dropping-particle&quot;:&quot;&quot;}],&quot;URL&quot;:&quot;www.iea.org/t&amp;c/&quot;,&quot;issued&quot;:{&quot;date-parts&quot;:[[2021]]},&quot;number-of-pages&quot;:&quot;222&quot;,&quot;abstract&quot;:&quot;The number of countries announcing pledges to achieve net-zero emissions over the coming decades continues to grow. But the pledges by governments to date – even if fully achieved – fall well short of what is required to bring global energy-related carbon dioxide emissions to net zero by 2050 and give the world an even chance of limiting the global temperature rise to 1.5 °C. This special report is the world’s first comprehensive study of how to transition to a net zero energy system by 2050 while ensuring stable and affordable energy supplies, providing universal energy access, and enabling robust economic growth. It sets out a cost-effective and economically productive pathway, resulting in a clean, dynamic and resilient energy economy dominated by renewables like solar and wind instead of fossil fuels. The report also examines key uncertainties, such as the roles of bioenergy, carbon capture and behavioural changes in reaching net zero.&quot;,&quot;container-title-short&quot;:&quot;&quot;},&quot;isTemporary&quot;:false},{&quot;id&quot;:&quot;a1038c95-f19b-3a18-8608-a01cb05a84e2&quot;,&quot;itemData&quot;:{&quot;type&quot;:&quot;report&quot;,&quot;id&quot;:&quot;a1038c95-f19b-3a18-8608-a01cb05a84e2&quot;,&quot;title&quot;:&quot;Financing Clean Energy Transitions in Emerging and Developing Economies&quot;,&quot;groupId&quot;:&quot;9d691000-f273-3775-b7be-5ee236a532e4&quot;,&quot;author&quot;:[{&quot;family&quot;:&quot;IEA&quot;,&quot;given&quot;:&quot;&quot;,&quot;parse-names&quot;:false,&quot;dropping-particle&quot;:&quot;&quot;,&quot;non-dropping-particle&quot;:&quot;&quot;}],&quot;container-title&quot;:&quot;Iea&quot;,&quot;URL&quot;:&quot;https://iea.blob.core.windows.net/assets/6756ccd2-0772-4ffd-85e4-b73428ff9c72/FinancingCleanEnergyTransitionsinEMDEs_WorldEnergyInvestment2021SpecialReport.pdf&quot;,&quot;issued&quot;:{&quot;date-parts&quot;:[[2021]]},&quot;abstract&quot;:&quot;This special report aims to address the challenge of mobilising investment and finance to support clean energy transitions in the emerging and developing world. This is based on detailed analysis of successful projects and initiatives, including almost 50 real-world case studies – across clean power, efficiency and electrification, as well as transitions for fuels and emissions-intensive sectors – in countries ranging from Brazil to Indonesia and from Senegal to Bangladesh. The priorities focus on financing sectors that are market-ready, based on technologies at mature and early adoption stages, such as renewables and efficiency. They also examine options for financing transitions in fuels and emissions-intensive sectors where decisions taken over the next decade can lay the groundwork for the integration of new technologies – or could potentially lock in emissions for decades to come. We focus on actions that need to be taken between now and 2030 – a pivotal decade for economic recovery, for the realisation of the UN Sustainable Development Goals and for climate action.&quot;,&quot;container-title-short&quot;:&quot;&quot;},&quot;isTemporary&quot;:false}]}]"/>
    <we:property name="MENDELEY_CITATIONS_STYLE" value="{&quot;id&quot;:&quot;https://www.zotero.org/styles/apa&quot;,&quot;title&quot;:&quot;American Psychological Association 7th edition&quot;,&quot;format&quot;:&quot;author-date&quot;,&quot;defaultLocale&quot;:null}"/>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5183A15C-9991-4FE9-BA56-410671AB6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10673</TotalTime>
  <Pages>2</Pages>
  <Words>1130</Words>
  <Characters>6445</Characters>
  <Application>Microsoft Office Word</Application>
  <DocSecurity>0</DocSecurity>
  <Lines>53</Lines>
  <Paragraphs>15</Paragraphs>
  <ScaleCrop>false</ScaleCrop>
  <Company/>
  <LinksUpToDate>false</LinksUpToDate>
  <CharactersWithSpaces>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Nils Burkhard Patrik Zimmermann</cp:lastModifiedBy>
  <cp:revision>589</cp:revision>
  <dcterms:created xsi:type="dcterms:W3CDTF">2024-10-11T14:43:00Z</dcterms:created>
  <dcterms:modified xsi:type="dcterms:W3CDTF">2024-11-11T23:17:00Z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49d4917ab0dfe8a32fde0d9d728cbc3b980bdeeb276f992536cf5b4a3c52ab06</vt:lpwstr>
  </property>
</Properties>
</file>