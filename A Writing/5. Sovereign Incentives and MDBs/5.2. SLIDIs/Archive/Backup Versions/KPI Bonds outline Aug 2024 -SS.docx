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BB9A9" w14:textId="77777777" w:rsidR="009B6C34" w:rsidRPr="00874F48" w:rsidRDefault="009B6C34" w:rsidP="009B6C34">
      <w:pPr>
        <w:pStyle w:val="Heading1"/>
      </w:pPr>
      <w:r w:rsidRPr="00874F48">
        <w:t>Mobilizing Private Finance for the Climate Agenda through KPI Bonds</w:t>
      </w:r>
    </w:p>
    <w:p w14:paraId="286E4144" w14:textId="77777777" w:rsidR="009B6C34" w:rsidRPr="00A71794" w:rsidRDefault="009B6C34" w:rsidP="009B6C34">
      <w:pPr>
        <w:pStyle w:val="Heading2"/>
      </w:pPr>
      <w:r w:rsidRPr="00A71794">
        <w:t>Abstract</w:t>
      </w:r>
    </w:p>
    <w:p w14:paraId="28CAA260" w14:textId="1D591897" w:rsidR="009B6C34" w:rsidRPr="00874F48" w:rsidRDefault="009B6C34" w:rsidP="009B6C34">
      <w:pPr>
        <w:jc w:val="both"/>
      </w:pPr>
      <w:r w:rsidRPr="008C38B7">
        <w:t xml:space="preserve">This paper explores innovative financial mechanisms designed to attract private sector capital to the climate agenda, </w:t>
      </w:r>
      <w:del w:id="0" w:author="Stephen John Stretton" w:date="2024-08-22T10:40:00Z">
        <w:r w:rsidRPr="008C38B7" w:rsidDel="00A83823">
          <w:delText>with a particular focus on</w:delText>
        </w:r>
      </w:del>
      <w:ins w:id="1" w:author="Stephen John Stretton" w:date="2024-08-22T10:40:00Z">
        <w:r w:rsidR="00A83823">
          <w:t>in particular, introducing the concept of</w:t>
        </w:r>
      </w:ins>
      <w:r w:rsidRPr="008C38B7">
        <w:t xml:space="preserve"> </w:t>
      </w:r>
      <w:ins w:id="2" w:author="Stephen John Stretton" w:date="2024-08-22T10:41:00Z">
        <w:r w:rsidR="00A83823">
          <w:t>‘</w:t>
        </w:r>
      </w:ins>
      <w:r w:rsidRPr="008C38B7">
        <w:t>KPI</w:t>
      </w:r>
      <w:del w:id="3" w:author="Stephen John Stretton" w:date="2024-08-22T10:41:00Z">
        <w:r w:rsidRPr="008C38B7" w:rsidDel="00A83823">
          <w:delText>-</w:delText>
        </w:r>
      </w:del>
      <w:ins w:id="4" w:author="Stephen John Stretton" w:date="2024-08-22T10:41:00Z">
        <w:r w:rsidR="00A83823">
          <w:t xml:space="preserve"> </w:t>
        </w:r>
      </w:ins>
      <w:del w:id="5" w:author="Stephen John Stretton" w:date="2024-08-22T10:41:00Z">
        <w:r w:rsidRPr="008C38B7" w:rsidDel="00A83823">
          <w:delText xml:space="preserve">linked </w:delText>
        </w:r>
      </w:del>
      <w:ins w:id="6" w:author="Stephen John Stretton" w:date="2024-08-22T10:41:00Z">
        <w:r w:rsidR="00A83823">
          <w:t xml:space="preserve"> </w:t>
        </w:r>
      </w:ins>
      <w:r w:rsidRPr="008C38B7">
        <w:t>bonds</w:t>
      </w:r>
      <w:ins w:id="7" w:author="Stephen John Stretton" w:date="2024-08-22T10:41:00Z">
        <w:r w:rsidR="00A83823">
          <w:t>’</w:t>
        </w:r>
      </w:ins>
      <w:r w:rsidRPr="008C38B7">
        <w:t xml:space="preserve">. These bonds address the critical shortcomings of existing sustainability-linked bonds (SLBs) by offering a more effective structure for </w:t>
      </w:r>
      <w:ins w:id="8" w:author="Stephen John Stretton" w:date="2024-08-22T12:23:00Z">
        <w:r w:rsidR="00B67E1A">
          <w:t xml:space="preserve">incentivizing climate policies and </w:t>
        </w:r>
      </w:ins>
      <w:r w:rsidRPr="008C38B7">
        <w:t xml:space="preserve">mobilizing </w:t>
      </w:r>
      <w:ins w:id="9" w:author="Stephen John Stretton" w:date="2024-08-22T12:24:00Z">
        <w:r w:rsidR="00F75A0D">
          <w:t xml:space="preserve">green </w:t>
        </w:r>
      </w:ins>
      <w:r w:rsidRPr="008C38B7">
        <w:t xml:space="preserve">investment in developing countries, where the need for climate finance is most urgent. </w:t>
      </w:r>
      <w:ins w:id="10" w:author="Stephen John Stretton" w:date="2024-08-22T10:48:00Z">
        <w:r w:rsidR="00A83823">
          <w:t>Like sovereign SLB</w:t>
        </w:r>
      </w:ins>
      <w:ins w:id="11" w:author="Stephen John Stretton" w:date="2024-08-22T10:50:00Z">
        <w:r w:rsidR="00AE6D5C">
          <w:t>s</w:t>
        </w:r>
      </w:ins>
      <w:ins w:id="12" w:author="Stephen John Stretton" w:date="2024-08-22T10:48:00Z">
        <w:r w:rsidR="00A83823">
          <w:t xml:space="preserve">, KPI bonds </w:t>
        </w:r>
      </w:ins>
      <w:ins w:id="13" w:author="Stephen John Stretton" w:date="2024-08-22T10:50:00Z">
        <w:r w:rsidR="00AE6D5C">
          <w:t xml:space="preserve">would </w:t>
        </w:r>
      </w:ins>
      <w:ins w:id="14" w:author="Stephen John Stretton" w:date="2024-08-22T10:49:00Z">
        <w:r w:rsidR="00AE6D5C">
          <w:t xml:space="preserve">provide </w:t>
        </w:r>
      </w:ins>
      <w:ins w:id="15" w:author="Stephen John Stretton" w:date="2024-08-22T10:50:00Z">
        <w:r w:rsidR="00AE6D5C">
          <w:t xml:space="preserve">reduced interest rates to governments on achievement of Key performance Indicators (KPIs). Different from SLBs, </w:t>
        </w:r>
      </w:ins>
      <w:r w:rsidRPr="008C38B7">
        <w:t xml:space="preserve">KPI bonds provide </w:t>
      </w:r>
      <w:r w:rsidRPr="00AE6D5C">
        <w:rPr>
          <w:i/>
          <w:iCs/>
          <w:rPrChange w:id="16" w:author="Stephen John Stretton" w:date="2024-08-22T10:50:00Z">
            <w:rPr/>
          </w:rPrChange>
        </w:rPr>
        <w:t>fixed</w:t>
      </w:r>
      <w:r w:rsidRPr="008C38B7">
        <w:t xml:space="preserve"> coupon payments to private investors</w:t>
      </w:r>
      <w:ins w:id="17" w:author="Stephen John Stretton" w:date="2024-08-22T10:51:00Z">
        <w:r w:rsidR="00AE6D5C">
          <w:t xml:space="preserve">, increasing their attractiveness </w:t>
        </w:r>
      </w:ins>
      <w:ins w:id="18" w:author="Stephen John Stretton" w:date="2024-08-22T12:24:00Z">
        <w:r w:rsidR="00F75A0D">
          <w:t xml:space="preserve">to investors </w:t>
        </w:r>
      </w:ins>
      <w:ins w:id="19" w:author="Stephen John Stretton" w:date="2024-08-22T10:51:00Z">
        <w:r w:rsidR="00AE6D5C">
          <w:t>relative to SLBs</w:t>
        </w:r>
      </w:ins>
      <w:del w:id="20" w:author="Stephen John Stretton" w:date="2024-08-22T10:51:00Z">
        <w:r w:rsidRPr="008C38B7" w:rsidDel="00AE6D5C">
          <w:delText>, decoupling investor returns from the achievement of climate-related key performance indicators (KPIs), which are instead incentivized through co-lending by development partners and robust de-risking mechanisms</w:delText>
        </w:r>
      </w:del>
      <w:r w:rsidRPr="008C38B7">
        <w:t xml:space="preserve">. The paper outlines the challenges that have hindered private sector investment in climate initiatives, such as the "tragedy of the commons" problem, geopolitical conflicts, and bureaucratic inertia within multilateral organizations. By proposing two implementation models—one involving side payments from the World Bank and another utilizing a trusted intermediary—this paper demonstrates how KPI bonds can align the interests of sovereign issuers, private investors, and development partners to accelerate the global transition to a net-zero emissions economy. The roles of development partners in structuring, monitoring, and guaranteeing these bonds are discussed, alongside the technical considerations necessary for their success. </w:t>
      </w:r>
      <w:r>
        <w:t>T</w:t>
      </w:r>
      <w:r w:rsidRPr="008C38B7">
        <w:t>he KPI-linked bond is presented as a scalable and practical solution to bridge the substantial investment gap in global climate finance, particularly in the most vulnerable regions.</w:t>
      </w:r>
    </w:p>
    <w:p w14:paraId="00C3FA18" w14:textId="77777777" w:rsidR="009B6C34" w:rsidRPr="00874F48" w:rsidRDefault="009B6C34" w:rsidP="009B6C34">
      <w:pPr>
        <w:pStyle w:val="Heading2"/>
      </w:pPr>
      <w:r w:rsidRPr="00874F48">
        <w:t>I. Introduction</w:t>
      </w:r>
    </w:p>
    <w:p w14:paraId="795E2D8D" w14:textId="2A5BBBAC" w:rsidR="009B6C34" w:rsidRPr="00874F48" w:rsidRDefault="009B6C34" w:rsidP="009B6C34">
      <w:pPr>
        <w:jc w:val="both"/>
      </w:pPr>
      <w:r w:rsidRPr="00874F48">
        <w:t xml:space="preserve">Context and Importance: The global transition to a net-zero emissions (NZE) economy by 2050 requires </w:t>
      </w:r>
      <w:ins w:id="21" w:author="Stephen John Stretton" w:date="2024-08-22T11:02:00Z">
        <w:r w:rsidR="00C15079">
          <w:t xml:space="preserve">policies to decarbonize the energy system and </w:t>
        </w:r>
      </w:ins>
      <w:ins w:id="22" w:author="Stephen John Stretton" w:date="2024-08-22T11:08:00Z">
        <w:r w:rsidR="00812B05">
          <w:t xml:space="preserve">to </w:t>
        </w:r>
      </w:ins>
      <w:ins w:id="23" w:author="Stephen John Stretton" w:date="2024-08-22T11:02:00Z">
        <w:r w:rsidR="00C15079">
          <w:t xml:space="preserve">protect and enhance natural </w:t>
        </w:r>
      </w:ins>
      <w:ins w:id="24" w:author="Stephen John Stretton" w:date="2024-08-22T11:03:00Z">
        <w:r w:rsidR="00C15079">
          <w:t>carbon stocks</w:t>
        </w:r>
      </w:ins>
      <w:ins w:id="25" w:author="Stephen John Stretton" w:date="2024-08-22T11:09:00Z">
        <w:r w:rsidR="00812B05">
          <w:t xml:space="preserve">. </w:t>
        </w:r>
      </w:ins>
      <w:ins w:id="26" w:author="Stephen John Stretton" w:date="2024-08-22T11:05:00Z">
        <w:r w:rsidR="00EF2F73">
          <w:t xml:space="preserve">Current financing of governments through private sector and MDB finance fail to incentivize countries to take </w:t>
        </w:r>
      </w:ins>
      <w:ins w:id="27" w:author="Stephen John Stretton" w:date="2024-08-22T11:06:00Z">
        <w:r w:rsidR="00EF2F73">
          <w:t>sufficient policy change.</w:t>
        </w:r>
        <w:r w:rsidR="00226472">
          <w:t xml:space="preserve"> </w:t>
        </w:r>
      </w:ins>
      <w:ins w:id="28" w:author="Stephen John Stretton" w:date="2024-08-22T11:07:00Z">
        <w:r w:rsidR="00226472">
          <w:t>C</w:t>
        </w:r>
      </w:ins>
      <w:ins w:id="29" w:author="Stephen John Stretton" w:date="2024-08-22T11:06:00Z">
        <w:r w:rsidR="00226472">
          <w:t xml:space="preserve">limate change mitigation </w:t>
        </w:r>
      </w:ins>
      <w:ins w:id="30" w:author="Stephen John Stretton" w:date="2024-08-22T11:08:00Z">
        <w:r w:rsidR="00226472">
          <w:t xml:space="preserve">is </w:t>
        </w:r>
      </w:ins>
      <w:ins w:id="31" w:author="Stephen John Stretton" w:date="2024-08-22T11:06:00Z">
        <w:r w:rsidR="00226472">
          <w:t xml:space="preserve">highly capital intensive, </w:t>
        </w:r>
      </w:ins>
      <w:del w:id="32" w:author="Stephen John Stretton" w:date="2024-08-22T11:07:00Z">
        <w:r w:rsidRPr="00874F48" w:rsidDel="00226472">
          <w:delText>annual investments ranging from US$3.4 trillion to $8.1 trillion</w:delText>
        </w:r>
      </w:del>
      <w:r w:rsidRPr="00874F48">
        <w:t xml:space="preserve">, with developing countries needing approximately $2 trillion </w:t>
      </w:r>
      <w:commentRangeStart w:id="33"/>
      <w:r w:rsidRPr="00874F48">
        <w:t>annually (IMF, 2023)</w:t>
      </w:r>
      <w:ins w:id="34" w:author="Stephen John Stretton" w:date="2024-08-22T11:09:00Z">
        <w:r w:rsidR="00812B05">
          <w:t xml:space="preserve">, </w:t>
        </w:r>
      </w:ins>
      <w:commentRangeEnd w:id="33"/>
      <w:ins w:id="35" w:author="Stephen John Stretton" w:date="2024-08-22T12:55:00Z">
        <w:r w:rsidR="00A878D9">
          <w:rPr>
            <w:rStyle w:val="CommentReference"/>
          </w:rPr>
          <w:commentReference w:id="33"/>
        </w:r>
      </w:ins>
      <w:ins w:id="36" w:author="Stephen John Stretton" w:date="2024-08-22T11:09:00Z">
        <w:r w:rsidR="00812B05">
          <w:t xml:space="preserve">a substantial portion </w:t>
        </w:r>
      </w:ins>
      <w:ins w:id="37" w:author="Stephen John Stretton" w:date="2024-08-22T11:10:00Z">
        <w:r w:rsidR="00FA53DF">
          <w:t>of which is needed for</w:t>
        </w:r>
      </w:ins>
      <w:ins w:id="38" w:author="Stephen John Stretton" w:date="2024-08-22T11:09:00Z">
        <w:r w:rsidR="00812B05">
          <w:t xml:space="preserve"> public investment</w:t>
        </w:r>
      </w:ins>
      <w:r w:rsidRPr="00874F48">
        <w:t>. Current climate finance flows from developed to developing countries fall far short of these requirements</w:t>
      </w:r>
      <w:ins w:id="39" w:author="Stephen John Stretton" w:date="2024-08-22T11:09:00Z">
        <w:r w:rsidR="00812B05">
          <w:t xml:space="preserve"> both in scale and in</w:t>
        </w:r>
      </w:ins>
      <w:ins w:id="40" w:author="Stephen John Stretton" w:date="2024-08-22T11:10:00Z">
        <w:r w:rsidR="00812B05">
          <w:t xml:space="preserve"> the lack of incentives for global public goods</w:t>
        </w:r>
      </w:ins>
      <w:r w:rsidRPr="00874F48">
        <w:t>, highlighting the urgent need for innovative financial instruments to mobilize private sector capital at scale</w:t>
      </w:r>
      <w:ins w:id="41" w:author="Stephen John Stretton" w:date="2024-08-22T11:08:00Z">
        <w:r w:rsidR="00226472">
          <w:t xml:space="preserve"> and incentivize governments to implement green policies and protect natural capital stores</w:t>
        </w:r>
      </w:ins>
      <w:r w:rsidRPr="00874F48">
        <w:t>.</w:t>
      </w:r>
      <w:ins w:id="42" w:author="Stephen John Stretton" w:date="2024-08-22T12:56:00Z">
        <w:r w:rsidR="00A878D9">
          <w:t xml:space="preserve"> </w:t>
        </w:r>
      </w:ins>
    </w:p>
    <w:p w14:paraId="2D067B54" w14:textId="79964549" w:rsidR="009B6C34" w:rsidRPr="00874F48" w:rsidRDefault="009B6C34" w:rsidP="009B6C34">
      <w:pPr>
        <w:jc w:val="both"/>
      </w:pPr>
      <w:r w:rsidRPr="00874F48">
        <w:t xml:space="preserve">Objective: This paper introduces a novel financial instrument, the KPI-linked bond, designed to attract private institutional investors to the climate agenda. </w:t>
      </w:r>
      <w:ins w:id="43" w:author="Stephen John Stretton" w:date="2024-08-22T11:10:00Z">
        <w:r w:rsidR="00370C48">
          <w:t xml:space="preserve">KPI bonds, like SLBs, offer interest </w:t>
        </w:r>
      </w:ins>
      <w:ins w:id="44" w:author="Stephen John Stretton" w:date="2024-08-22T11:11:00Z">
        <w:r w:rsidR="00370C48">
          <w:t xml:space="preserve">rates that ‘step down’ on the achievement of Key Performance Indicators, but, unlike SLBs, KPI bonds offer a stable return to investors. </w:t>
        </w:r>
      </w:ins>
      <w:r w:rsidRPr="00874F48">
        <w:t>By addressing the shortcomings of existing sustainability</w:t>
      </w:r>
      <w:r>
        <w:t>-linked</w:t>
      </w:r>
      <w:r w:rsidRPr="00874F48">
        <w:t xml:space="preserve"> bonds </w:t>
      </w:r>
      <w:r>
        <w:t xml:space="preserve">(SLBs) </w:t>
      </w:r>
      <w:r w:rsidRPr="00874F48">
        <w:t>and incorporating steady coupon payments, clear KPIs, and robust de-risking mechanisms, KPI bonds offer a more effective means of crowding in private capital for environmentally responsible projects in developing countries.</w:t>
      </w:r>
    </w:p>
    <w:p w14:paraId="6CB60354" w14:textId="77777777" w:rsidR="009B6C34" w:rsidRPr="00874F48" w:rsidRDefault="009B6C34" w:rsidP="009B6C34">
      <w:pPr>
        <w:pStyle w:val="Heading2"/>
      </w:pPr>
      <w:r w:rsidRPr="00874F48">
        <w:lastRenderedPageBreak/>
        <w:t>II. Key Challenges to Attracting Private Sector Capital</w:t>
      </w:r>
    </w:p>
    <w:p w14:paraId="1DAAA81A" w14:textId="77777777" w:rsidR="009B6C34" w:rsidRPr="00874F48" w:rsidRDefault="009B6C34" w:rsidP="009B6C34">
      <w:pPr>
        <w:jc w:val="both"/>
      </w:pPr>
      <w:r w:rsidRPr="00874F48">
        <w:t>The Tragedy of the Commons and Fiduciary Responsibility</w:t>
      </w:r>
    </w:p>
    <w:p w14:paraId="36FFA737" w14:textId="77777777" w:rsidR="009B6C34" w:rsidRPr="00874F48" w:rsidRDefault="009B6C34" w:rsidP="009B6C34">
      <w:pPr>
        <w:jc w:val="both"/>
      </w:pPr>
      <w:r w:rsidRPr="00874F48">
        <w:t xml:space="preserve">Private agents typically do not internalize the broader impact of their investment decisions on climate transitions, partly due to the </w:t>
      </w:r>
      <w:commentRangeStart w:id="45"/>
      <w:r w:rsidRPr="00874F48">
        <w:t>"tragedy of the commons" problem</w:t>
      </w:r>
      <w:commentRangeEnd w:id="45"/>
      <w:r w:rsidR="00FD1022">
        <w:rPr>
          <w:rStyle w:val="CommentReference"/>
        </w:rPr>
        <w:commentReference w:id="45"/>
      </w:r>
      <w:r w:rsidRPr="00874F48">
        <w:t>. Additionally, money managers face fiduciary responsibilities that prioritize short-term asset profitability over long-term environmental outcomes.</w:t>
      </w:r>
    </w:p>
    <w:p w14:paraId="08BEC48C" w14:textId="77777777" w:rsidR="009B6C34" w:rsidRPr="00874F48" w:rsidRDefault="009B6C34" w:rsidP="009B6C34">
      <w:pPr>
        <w:jc w:val="both"/>
      </w:pPr>
      <w:r w:rsidRPr="00874F48">
        <w:t>Geo-Political Disagreements and Competitive Dynamics among Governments</w:t>
      </w:r>
    </w:p>
    <w:p w14:paraId="1986E0FD" w14:textId="77777777" w:rsidR="009B6C34" w:rsidRPr="00874F48" w:rsidRDefault="009B6C34" w:rsidP="009B6C34">
      <w:pPr>
        <w:jc w:val="both"/>
      </w:pPr>
      <w:r w:rsidRPr="00874F48">
        <w:t xml:space="preserve">Governments often face geopolitical disagreements and competitive concerns, which lead to reluctance </w:t>
      </w:r>
      <w:r>
        <w:t>to</w:t>
      </w:r>
      <w:r w:rsidRPr="00874F48">
        <w:t xml:space="preserve"> commit capital to </w:t>
      </w:r>
      <w:r>
        <w:t>Global C</w:t>
      </w:r>
      <w:r w:rsidRPr="00874F48">
        <w:t>ommon</w:t>
      </w:r>
      <w:r>
        <w:t>s</w:t>
      </w:r>
      <w:r w:rsidRPr="00874F48">
        <w:t xml:space="preserve"> climate goals. This challenge is especially pronounced in developing countries, where the high cost of capital exacerbates the difficulties of financing climate-related infrastructure projects.</w:t>
      </w:r>
    </w:p>
    <w:p w14:paraId="6672113D" w14:textId="77777777" w:rsidR="009B6C34" w:rsidRPr="00874F48" w:rsidRDefault="009B6C34" w:rsidP="009B6C34">
      <w:pPr>
        <w:jc w:val="both"/>
      </w:pPr>
      <w:r w:rsidRPr="00874F48">
        <w:t>Bureaucratic Inertia in Multilateral Organizations</w:t>
      </w:r>
    </w:p>
    <w:p w14:paraId="410C4E5E" w14:textId="77777777" w:rsidR="009B6C34" w:rsidRDefault="009B6C34" w:rsidP="009B6C34">
      <w:pPr>
        <w:jc w:val="both"/>
        <w:rPr>
          <w:ins w:id="46" w:author="Stephen John Stretton" w:date="2024-08-22T12:56:00Z"/>
        </w:rPr>
      </w:pPr>
      <w:r w:rsidRPr="00874F48">
        <w:t>Multilateral organizations, hampered by bureaucratic practices and a reluctance to innovate, face challenges similar to those of governments. Their hesitation to relinquish preferred creditor status to the private sector further complicates efforts to attract private capital, hindering the scale-up of climate finance in developing regions.</w:t>
      </w:r>
    </w:p>
    <w:p w14:paraId="43E2BC03" w14:textId="12EBD65C" w:rsidR="005F48CA" w:rsidRDefault="005F48CA" w:rsidP="009B6C34">
      <w:pPr>
        <w:jc w:val="both"/>
        <w:rPr>
          <w:ins w:id="47" w:author="Stephen John Stretton" w:date="2024-08-22T12:58:00Z"/>
        </w:rPr>
      </w:pPr>
      <w:ins w:id="48" w:author="Stephen John Stretton" w:date="2024-08-22T12:58:00Z">
        <w:r>
          <w:t>High Current Levels of Debt and Low Fiscal Space in Developing Countries</w:t>
        </w:r>
        <w:r w:rsidR="004C11D9">
          <w:t>p</w:t>
        </w:r>
      </w:ins>
    </w:p>
    <w:p w14:paraId="3E05ACC8" w14:textId="3374E73D" w:rsidR="004C11D9" w:rsidRDefault="004C11D9" w:rsidP="009B6C34">
      <w:pPr>
        <w:jc w:val="both"/>
        <w:rPr>
          <w:ins w:id="49" w:author="Stephen John Stretton" w:date="2024-08-22T12:58:00Z"/>
        </w:rPr>
      </w:pPr>
      <w:ins w:id="50" w:author="Stephen John Stretton" w:date="2024-08-22T12:58:00Z">
        <w:r>
          <w:t>[Discuss]</w:t>
        </w:r>
      </w:ins>
    </w:p>
    <w:p w14:paraId="13F813B5" w14:textId="77777777" w:rsidR="004C11D9" w:rsidRDefault="004C11D9" w:rsidP="009B6C34">
      <w:pPr>
        <w:jc w:val="both"/>
        <w:rPr>
          <w:ins w:id="51" w:author="Stephen John Stretton" w:date="2024-08-22T12:56:00Z"/>
        </w:rPr>
      </w:pPr>
    </w:p>
    <w:p w14:paraId="17D14983" w14:textId="2E620819" w:rsidR="00A878D9" w:rsidRDefault="00A878D9" w:rsidP="009B6C34">
      <w:pPr>
        <w:jc w:val="both"/>
        <w:rPr>
          <w:ins w:id="52" w:author="Stephen John Stretton" w:date="2024-08-22T12:56:00Z"/>
        </w:rPr>
      </w:pPr>
      <w:ins w:id="53" w:author="Stephen John Stretton" w:date="2024-08-22T12:56:00Z">
        <w:r>
          <w:t xml:space="preserve">Need for </w:t>
        </w:r>
      </w:ins>
      <w:ins w:id="54" w:author="Stephen John Stretton" w:date="2024-08-22T12:58:00Z">
        <w:r w:rsidR="004C11D9">
          <w:t>C</w:t>
        </w:r>
      </w:ins>
      <w:ins w:id="55" w:author="Stephen John Stretton" w:date="2024-08-22T12:56:00Z">
        <w:r w:rsidR="002E29BE">
          <w:t xml:space="preserve">limate </w:t>
        </w:r>
      </w:ins>
      <w:ins w:id="56" w:author="Stephen John Stretton" w:date="2024-08-22T12:58:00Z">
        <w:r w:rsidR="004C11D9">
          <w:t>F</w:t>
        </w:r>
      </w:ins>
      <w:ins w:id="57" w:author="Stephen John Stretton" w:date="2024-08-22T12:56:00Z">
        <w:r w:rsidR="002E29BE">
          <w:t xml:space="preserve">inance to be </w:t>
        </w:r>
      </w:ins>
      <w:ins w:id="58" w:author="Stephen John Stretton" w:date="2024-08-22T12:59:00Z">
        <w:r w:rsidR="004C11D9">
          <w:t>A</w:t>
        </w:r>
      </w:ins>
      <w:ins w:id="59" w:author="Stephen John Stretton" w:date="2024-08-22T12:56:00Z">
        <w:r w:rsidR="002E29BE">
          <w:t>dditional</w:t>
        </w:r>
      </w:ins>
      <w:ins w:id="60" w:author="Stephen John Stretton" w:date="2024-08-22T12:58:00Z">
        <w:r w:rsidR="004C11D9">
          <w:t xml:space="preserve"> as </w:t>
        </w:r>
      </w:ins>
      <w:ins w:id="61" w:author="Stephen John Stretton" w:date="2024-08-22T12:59:00Z">
        <w:r w:rsidR="004C11D9">
          <w:t>C</w:t>
        </w:r>
      </w:ins>
      <w:ins w:id="62" w:author="Stephen John Stretton" w:date="2024-08-22T12:58:00Z">
        <w:r w:rsidR="004C11D9">
          <w:t xml:space="preserve">limate </w:t>
        </w:r>
      </w:ins>
      <w:ins w:id="63" w:author="Stephen John Stretton" w:date="2024-08-22T12:59:00Z">
        <w:r w:rsidR="004C11D9">
          <w:t>N</w:t>
        </w:r>
      </w:ins>
      <w:ins w:id="64" w:author="Stephen John Stretton" w:date="2024-08-22T12:58:00Z">
        <w:r w:rsidR="004C11D9">
          <w:t xml:space="preserve">eeds are </w:t>
        </w:r>
      </w:ins>
      <w:ins w:id="65" w:author="Stephen John Stretton" w:date="2024-08-22T12:59:00Z">
        <w:r w:rsidR="004C11D9">
          <w:t>A</w:t>
        </w:r>
      </w:ins>
      <w:ins w:id="66" w:author="Stephen John Stretton" w:date="2024-08-22T12:58:00Z">
        <w:r w:rsidR="004C11D9">
          <w:t>dditional</w:t>
        </w:r>
      </w:ins>
    </w:p>
    <w:p w14:paraId="71D5DC2A" w14:textId="74537A48" w:rsidR="002E29BE" w:rsidRPr="00874F48" w:rsidRDefault="002E29BE" w:rsidP="009B6C34">
      <w:pPr>
        <w:jc w:val="both"/>
      </w:pPr>
      <w:ins w:id="67" w:author="Stephen John Stretton" w:date="2024-08-22T12:56:00Z">
        <w:r>
          <w:t>Given that climate mitigation and adaptation require add</w:t>
        </w:r>
      </w:ins>
      <w:ins w:id="68" w:author="Stephen John Stretton" w:date="2024-08-22T12:57:00Z">
        <w:r>
          <w:t xml:space="preserve">itional financing relative to normal development needs, </w:t>
        </w:r>
        <w:r w:rsidR="005F48CA">
          <w:t>it’s essential to develop structures that provide extra to existing lending envelopes. (ie MDBs provide an envelope of financing and so we need extra).</w:t>
        </w:r>
      </w:ins>
    </w:p>
    <w:p w14:paraId="102733A2" w14:textId="77777777" w:rsidR="009B6C34" w:rsidRPr="00874F48" w:rsidDel="00896686" w:rsidRDefault="009B6C34" w:rsidP="009B6C34">
      <w:pPr>
        <w:pStyle w:val="Heading2"/>
        <w:rPr>
          <w:del w:id="69" w:author="Stephen John Stretton" w:date="2024-08-22T11:45:00Z"/>
        </w:rPr>
      </w:pPr>
      <w:r w:rsidRPr="00874F48">
        <w:t>III. Why KPI Bonds?</w:t>
      </w:r>
    </w:p>
    <w:p w14:paraId="62759838" w14:textId="373A3D88" w:rsidR="00896686" w:rsidRDefault="00896686">
      <w:pPr>
        <w:pStyle w:val="Heading2"/>
        <w:rPr>
          <w:ins w:id="70" w:author="Stephen John Stretton" w:date="2024-08-22T11:45:00Z"/>
        </w:rPr>
        <w:pPrChange w:id="71" w:author="Stephen John Stretton" w:date="2024-08-22T11:45:00Z">
          <w:pPr>
            <w:jc w:val="both"/>
          </w:pPr>
        </w:pPrChange>
      </w:pPr>
    </w:p>
    <w:p w14:paraId="6D8F2237" w14:textId="77777777" w:rsidR="00896686" w:rsidRPr="00874F48" w:rsidRDefault="00896686" w:rsidP="00896686">
      <w:pPr>
        <w:jc w:val="both"/>
        <w:rPr>
          <w:moveTo w:id="72" w:author="Stephen John Stretton" w:date="2024-08-22T11:45:00Z"/>
        </w:rPr>
      </w:pPr>
      <w:moveToRangeStart w:id="73" w:author="Stephen John Stretton" w:date="2024-08-22T11:45:00Z" w:name="move175219573"/>
      <w:moveTo w:id="74" w:author="Stephen John Stretton" w:date="2024-08-22T11:45:00Z">
        <w:r w:rsidRPr="00874F48">
          <w:t>Incentivizing Climate Action</w:t>
        </w:r>
      </w:moveTo>
    </w:p>
    <w:p w14:paraId="27209BDB" w14:textId="77777777" w:rsidR="00896686" w:rsidRPr="00874F48" w:rsidDel="00896686" w:rsidRDefault="00896686" w:rsidP="00896686">
      <w:pPr>
        <w:jc w:val="both"/>
        <w:rPr>
          <w:del w:id="75" w:author="Stephen John Stretton" w:date="2024-08-22T11:45:00Z"/>
          <w:moveTo w:id="76" w:author="Stephen John Stretton" w:date="2024-08-22T11:45:00Z"/>
        </w:rPr>
      </w:pPr>
      <w:moveTo w:id="77" w:author="Stephen John Stretton" w:date="2024-08-22T11:45:00Z">
        <w:r w:rsidRPr="00874F48">
          <w:t>Existing financial instruments, such as carbon markets and sustainability-linked bonds (SLBs), have proven inadequate in providing the necessary incentives for climate action in developing nations. KPI bonds address this gap by creating a clear and effective incentive structure that encourages both public and private sector participation in climate-related investments.</w:t>
        </w:r>
      </w:moveTo>
    </w:p>
    <w:moveToRangeEnd w:id="73"/>
    <w:p w14:paraId="4AF48C44" w14:textId="312B6E6D" w:rsidR="009B6C34" w:rsidRPr="00874F48" w:rsidRDefault="009B6C34" w:rsidP="009B6C34">
      <w:pPr>
        <w:jc w:val="both"/>
      </w:pPr>
      <w:r w:rsidRPr="00874F48">
        <w:t>Mobilizing Investment: Quantity</w:t>
      </w:r>
    </w:p>
    <w:p w14:paraId="22B5F24F" w14:textId="77777777" w:rsidR="009B6C34" w:rsidRPr="00874F48" w:rsidRDefault="009B6C34" w:rsidP="009B6C34">
      <w:pPr>
        <w:jc w:val="both"/>
      </w:pPr>
      <w:r w:rsidRPr="00874F48">
        <w:t>To meet the vast investment needs for global climate transition, particularly in developing countries, new financial mechanisms are essential. KPI bonds provide a structured approach to attract the necessary private sector capital by aligning investor returns with measurable climate outcomes.</w:t>
      </w:r>
    </w:p>
    <w:p w14:paraId="391D7FDD" w14:textId="77777777" w:rsidR="009B6C34" w:rsidRPr="00874F48" w:rsidRDefault="009B6C34" w:rsidP="009B6C34">
      <w:pPr>
        <w:jc w:val="both"/>
      </w:pPr>
      <w:r w:rsidRPr="00874F48">
        <w:t>Mobilizing Investment: Cost</w:t>
      </w:r>
    </w:p>
    <w:p w14:paraId="3BBF1FD8" w14:textId="77777777" w:rsidR="009B6C34" w:rsidRPr="00874F48" w:rsidRDefault="009B6C34" w:rsidP="009B6C34">
      <w:pPr>
        <w:jc w:val="both"/>
      </w:pPr>
      <w:r w:rsidRPr="00874F48">
        <w:lastRenderedPageBreak/>
        <w:t>Developing countries face prohibitive costs of capital, making many renewable energy and infrastructure projects infeasible. KPI bonds offer a pathway to reduce these costs by incorporating de-risking mechanisms and leveraging the credibility of multilateral development banks (MDBs) and other development partners.</w:t>
      </w:r>
    </w:p>
    <w:p w14:paraId="2E358427" w14:textId="6675EDE5" w:rsidR="009B6C34" w:rsidRPr="00874F48" w:rsidDel="00896686" w:rsidRDefault="009B6C34" w:rsidP="009B6C34">
      <w:pPr>
        <w:jc w:val="both"/>
        <w:rPr>
          <w:moveFrom w:id="78" w:author="Stephen John Stretton" w:date="2024-08-22T11:45:00Z"/>
        </w:rPr>
      </w:pPr>
      <w:moveFromRangeStart w:id="79" w:author="Stephen John Stretton" w:date="2024-08-22T11:45:00Z" w:name="move175219573"/>
      <w:moveFrom w:id="80" w:author="Stephen John Stretton" w:date="2024-08-22T11:45:00Z">
        <w:r w:rsidRPr="00874F48" w:rsidDel="00896686">
          <w:t>Incentivizing Climate Action</w:t>
        </w:r>
      </w:moveFrom>
    </w:p>
    <w:p w14:paraId="561B881C" w14:textId="52284CCF" w:rsidR="009B6C34" w:rsidRPr="00874F48" w:rsidDel="00896686" w:rsidRDefault="009B6C34" w:rsidP="009B6C34">
      <w:pPr>
        <w:jc w:val="both"/>
        <w:rPr>
          <w:moveFrom w:id="81" w:author="Stephen John Stretton" w:date="2024-08-22T11:45:00Z"/>
        </w:rPr>
      </w:pPr>
      <w:moveFrom w:id="82" w:author="Stephen John Stretton" w:date="2024-08-22T11:45:00Z">
        <w:r w:rsidRPr="00874F48" w:rsidDel="00896686">
          <w:t>Existing financial instruments, such as carbon markets and sustainability-linked bonds (SLBs), have proven inadequate in providing the necessary incentives for climate action in developing nations. KPI bonds address this gap by creating a clear and effective incentive structure that encourages both public and private sector participation in climate-related investments.</w:t>
        </w:r>
      </w:moveFrom>
    </w:p>
    <w:moveFromRangeEnd w:id="79"/>
    <w:p w14:paraId="5BBD3187" w14:textId="77777777" w:rsidR="004A68FE" w:rsidRDefault="004A68FE" w:rsidP="009B6C34">
      <w:pPr>
        <w:pStyle w:val="Heading2"/>
        <w:rPr>
          <w:ins w:id="83" w:author="Stephen John Stretton" w:date="2024-08-22T12:06:00Z"/>
        </w:rPr>
      </w:pPr>
    </w:p>
    <w:p w14:paraId="79417FFF" w14:textId="6BB51895" w:rsidR="009B6C34" w:rsidRPr="00874F48" w:rsidRDefault="009B6C34" w:rsidP="009B6C34">
      <w:pPr>
        <w:pStyle w:val="Heading2"/>
      </w:pPr>
      <w:r w:rsidRPr="00874F48">
        <w:t>IV. Sustainability-Linked Bonds</w:t>
      </w:r>
      <w:ins w:id="84" w:author="Stephen John Stretton" w:date="2024-08-22T12:24:00Z">
        <w:r w:rsidR="00F75A0D">
          <w:t xml:space="preserve"> AND RELATED FINANCING OPTIONS</w:t>
        </w:r>
      </w:ins>
      <w:r w:rsidRPr="00874F48">
        <w:t>: Basic Concept</w:t>
      </w:r>
      <w:ins w:id="85" w:author="Stephen John Stretton" w:date="2024-08-22T12:24:00Z">
        <w:r w:rsidR="00F75A0D">
          <w:t>,</w:t>
        </w:r>
      </w:ins>
      <w:r w:rsidRPr="00874F48">
        <w:t xml:space="preserve"> </w:t>
      </w:r>
      <w:ins w:id="86" w:author="Stephen John Stretton" w:date="2024-08-22T12:24:00Z">
        <w:r w:rsidR="00F75A0D">
          <w:t>EXAMPLES</w:t>
        </w:r>
      </w:ins>
      <w:del w:id="87" w:author="Stephen John Stretton" w:date="2024-08-22T12:24:00Z">
        <w:r w:rsidRPr="00874F48" w:rsidDel="00F75A0D">
          <w:delText>&amp;</w:delText>
        </w:r>
      </w:del>
      <w:r w:rsidRPr="00874F48">
        <w:t xml:space="preserve"> Shortcomings</w:t>
      </w:r>
    </w:p>
    <w:p w14:paraId="034821EB" w14:textId="43B7D5B7" w:rsidR="00CA7434" w:rsidRDefault="00CA7434" w:rsidP="009B6C34">
      <w:pPr>
        <w:jc w:val="both"/>
        <w:rPr>
          <w:ins w:id="88" w:author="Stephen John Stretton" w:date="2024-08-22T12:07:00Z"/>
        </w:rPr>
      </w:pPr>
      <w:ins w:id="89" w:author="Stephen John Stretton" w:date="2024-08-22T12:07:00Z">
        <w:r>
          <w:t>Overview/Definition of Main Lending Concepts</w:t>
        </w:r>
      </w:ins>
    </w:p>
    <w:p w14:paraId="3F8089AE" w14:textId="73E613D4" w:rsidR="00CA7434" w:rsidRDefault="00CA7434" w:rsidP="009B6C34">
      <w:pPr>
        <w:jc w:val="both"/>
        <w:rPr>
          <w:ins w:id="90" w:author="Stephen John Stretton" w:date="2024-08-22T12:07:00Z"/>
        </w:rPr>
      </w:pPr>
      <w:ins w:id="91" w:author="Stephen John Stretton" w:date="2024-08-22T12:07:00Z">
        <w:r>
          <w:t xml:space="preserve">Green Bonds, SLBs, </w:t>
        </w:r>
      </w:ins>
      <w:ins w:id="92" w:author="Stephen John Stretton" w:date="2024-08-22T12:08:00Z">
        <w:r>
          <w:t>Debt-for-nature swaps, and MDB KPI-linked lending</w:t>
        </w:r>
      </w:ins>
      <w:ins w:id="93" w:author="Stephen John Stretton" w:date="2024-08-22T12:51:00Z">
        <w:r w:rsidR="003823CD">
          <w:t xml:space="preserve"> (Uruguay model)</w:t>
        </w:r>
      </w:ins>
    </w:p>
    <w:p w14:paraId="60D85411" w14:textId="076B5946" w:rsidR="009B6C34" w:rsidRPr="00874F48" w:rsidDel="00CA7434" w:rsidRDefault="009B6C34" w:rsidP="009B6C34">
      <w:pPr>
        <w:jc w:val="both"/>
        <w:rPr>
          <w:del w:id="94" w:author="Stephen John Stretton" w:date="2024-08-22T12:07:00Z"/>
        </w:rPr>
      </w:pPr>
      <w:del w:id="95" w:author="Stephen John Stretton" w:date="2024-08-22T12:07:00Z">
        <w:r w:rsidRPr="00874F48" w:rsidDel="00CA7434">
          <w:delText>Basic Concept</w:delText>
        </w:r>
      </w:del>
    </w:p>
    <w:p w14:paraId="661E08E2" w14:textId="77777777" w:rsidR="009B6C34" w:rsidRDefault="009B6C34" w:rsidP="009B6C34">
      <w:pPr>
        <w:jc w:val="both"/>
        <w:rPr>
          <w:ins w:id="96" w:author="Stephen John Stretton" w:date="2024-08-22T11:46:00Z"/>
        </w:rPr>
      </w:pPr>
      <w:r w:rsidRPr="00874F48">
        <w:t>SLBs link sovereign coupon payments to the achievement of sustainability-related KPIs, with step-down mechanisms reducing payments for achieving targets and step-up mechanisms increasing payments for falling short. While this structure theoretically aligns sovereign incentives with climate goals, it has proven unattractive to many investors due to the inherent variability and complexity of coupon payments.</w:t>
      </w:r>
    </w:p>
    <w:p w14:paraId="1E6416A0" w14:textId="30D02BC2" w:rsidR="00896686" w:rsidRPr="00874F48" w:rsidDel="00CA7434" w:rsidRDefault="00896686" w:rsidP="009B6C34">
      <w:pPr>
        <w:jc w:val="both"/>
        <w:rPr>
          <w:del w:id="97" w:author="Stephen John Stretton" w:date="2024-08-22T12:08:00Z"/>
        </w:rPr>
      </w:pPr>
      <w:ins w:id="98" w:author="Stephen John Stretton" w:date="2024-08-22T11:46:00Z">
        <w:r>
          <w:t>It's important to note the differences between SLBs (and KPI bonds) and ‘Green’ Bonds. Whereas green bonds focus on the use of rev</w:t>
        </w:r>
      </w:ins>
      <w:ins w:id="99" w:author="Stephen John Stretton" w:date="2024-08-22T11:47:00Z">
        <w:r>
          <w:t xml:space="preserve">enues for green projects, </w:t>
        </w:r>
        <w:r w:rsidR="00EE3C0F">
          <w:t xml:space="preserve">SLBs </w:t>
        </w:r>
      </w:ins>
      <w:ins w:id="100" w:author="Stephen John Stretton" w:date="2024-08-22T11:50:00Z">
        <w:r w:rsidR="00285CA9">
          <w:t xml:space="preserve">(and KPI bonds) </w:t>
        </w:r>
      </w:ins>
      <w:ins w:id="101" w:author="Stephen John Stretton" w:date="2024-08-22T11:47:00Z">
        <w:r w:rsidR="00EE3C0F">
          <w:t xml:space="preserve">focus on overall </w:t>
        </w:r>
      </w:ins>
      <w:ins w:id="102" w:author="Stephen John Stretton" w:date="2024-08-22T11:48:00Z">
        <w:r w:rsidR="00EB5D11">
          <w:t xml:space="preserve">KPIs </w:t>
        </w:r>
      </w:ins>
      <w:ins w:id="103" w:author="Stephen John Stretton" w:date="2024-08-22T11:47:00Z">
        <w:r w:rsidR="00EE3C0F">
          <w:t>(</w:t>
        </w:r>
      </w:ins>
      <w:ins w:id="104" w:author="Stephen John Stretton" w:date="2024-08-22T11:48:00Z">
        <w:r w:rsidR="00EB5D11">
          <w:t>w</w:t>
        </w:r>
      </w:ins>
      <w:ins w:id="105" w:author="Stephen John Stretton" w:date="2024-08-22T11:49:00Z">
        <w:r w:rsidR="00EB5D11">
          <w:t>hich could include aggregate</w:t>
        </w:r>
      </w:ins>
      <w:ins w:id="106" w:author="Stephen John Stretton" w:date="2024-08-22T11:47:00Z">
        <w:r w:rsidR="00EE3C0F">
          <w:t xml:space="preserve"> investment in green projects</w:t>
        </w:r>
      </w:ins>
      <w:ins w:id="107" w:author="Stephen John Stretton" w:date="2024-08-22T11:49:00Z">
        <w:r w:rsidR="00EB5D11">
          <w:t>).</w:t>
        </w:r>
      </w:ins>
      <w:ins w:id="108" w:author="Stephen John Stretton" w:date="2024-08-22T11:47:00Z">
        <w:r w:rsidR="00EE3C0F">
          <w:t xml:space="preserve"> </w:t>
        </w:r>
      </w:ins>
      <w:ins w:id="109" w:author="Stephen John Stretton" w:date="2024-08-22T11:49:00Z">
        <w:r w:rsidR="00285CA9">
          <w:t>Thus SLBs (and KPI bonds)</w:t>
        </w:r>
      </w:ins>
      <w:ins w:id="110" w:author="Stephen John Stretton" w:date="2024-08-22T11:50:00Z">
        <w:r w:rsidR="00285CA9">
          <w:t xml:space="preserve"> can be structured to ensure that the overall quantity of investment is sufficient, as opposed to focusing on individual projects per se. </w:t>
        </w:r>
      </w:ins>
    </w:p>
    <w:p w14:paraId="436AB822" w14:textId="1BF6C985" w:rsidR="00CA7434" w:rsidRDefault="00CA7434" w:rsidP="009B6C34">
      <w:pPr>
        <w:jc w:val="both"/>
        <w:rPr>
          <w:ins w:id="111" w:author="Stephen John Stretton" w:date="2024-08-22T12:09:00Z"/>
        </w:rPr>
      </w:pPr>
      <w:ins w:id="112" w:author="Stephen John Stretton" w:date="2024-08-22T12:08:00Z">
        <w:r>
          <w:t>Also define other concepts (Debt for nature swaps and WB KPI link</w:t>
        </w:r>
      </w:ins>
      <w:ins w:id="113" w:author="Stephen John Stretton" w:date="2024-08-22T12:09:00Z">
        <w:r>
          <w:t>ed lending).</w:t>
        </w:r>
      </w:ins>
    </w:p>
    <w:p w14:paraId="26F35DB8" w14:textId="73B2AB0B" w:rsidR="004A68FE" w:rsidRDefault="004A68FE" w:rsidP="009B6C34">
      <w:pPr>
        <w:jc w:val="both"/>
        <w:rPr>
          <w:ins w:id="114" w:author="Stephen John Stretton" w:date="2024-08-22T12:07:00Z"/>
        </w:rPr>
      </w:pPr>
      <w:ins w:id="115" w:author="Stephen John Stretton" w:date="2024-08-22T12:07:00Z">
        <w:r>
          <w:t>Examples</w:t>
        </w:r>
      </w:ins>
      <w:ins w:id="116" w:author="Stephen John Stretton" w:date="2024-08-22T12:09:00Z">
        <w:r w:rsidR="00CA7434">
          <w:t>:</w:t>
        </w:r>
      </w:ins>
    </w:p>
    <w:p w14:paraId="72E43B61" w14:textId="77777777" w:rsidR="00F75A0D" w:rsidRDefault="00F75A0D">
      <w:pPr>
        <w:pStyle w:val="ListParagraph"/>
        <w:numPr>
          <w:ilvl w:val="0"/>
          <w:numId w:val="2"/>
        </w:numPr>
        <w:jc w:val="both"/>
        <w:rPr>
          <w:ins w:id="117" w:author="Stephen John Stretton" w:date="2024-08-22T12:25:00Z"/>
        </w:rPr>
      </w:pPr>
      <w:ins w:id="118" w:author="Stephen John Stretton" w:date="2024-08-22T12:25:00Z">
        <w:r>
          <w:t>SLBs</w:t>
        </w:r>
      </w:ins>
    </w:p>
    <w:p w14:paraId="06101FB1" w14:textId="0EABE105" w:rsidR="004A68FE" w:rsidRDefault="00CA7434">
      <w:pPr>
        <w:pStyle w:val="ListParagraph"/>
        <w:numPr>
          <w:ilvl w:val="0"/>
          <w:numId w:val="2"/>
        </w:numPr>
        <w:jc w:val="both"/>
        <w:rPr>
          <w:ins w:id="119" w:author="Stephen John Stretton" w:date="2024-08-22T12:09:00Z"/>
        </w:rPr>
        <w:pPrChange w:id="120" w:author="Stephen John Stretton" w:date="2024-08-22T12:09:00Z">
          <w:pPr>
            <w:jc w:val="both"/>
          </w:pPr>
        </w:pPrChange>
      </w:pPr>
      <w:ins w:id="121" w:author="Stephen John Stretton" w:date="2024-08-22T12:08:00Z">
        <w:r>
          <w:t>WB, KPI linked</w:t>
        </w:r>
      </w:ins>
      <w:ins w:id="122" w:author="Stephen John Stretton" w:date="2024-08-22T12:09:00Z">
        <w:r>
          <w:t xml:space="preserve"> lending (Uruguay model)</w:t>
        </w:r>
      </w:ins>
    </w:p>
    <w:p w14:paraId="7104A1FF" w14:textId="77777777" w:rsidR="00F75A0D" w:rsidRDefault="00F75A0D">
      <w:pPr>
        <w:pStyle w:val="ListParagraph"/>
        <w:numPr>
          <w:ilvl w:val="0"/>
          <w:numId w:val="2"/>
        </w:numPr>
        <w:jc w:val="both"/>
        <w:rPr>
          <w:ins w:id="123" w:author="Stephen John Stretton" w:date="2024-08-22T12:25:00Z"/>
        </w:rPr>
      </w:pPr>
      <w:ins w:id="124" w:author="Stephen John Stretton" w:date="2024-08-22T12:25:00Z">
        <w:r>
          <w:t>Debt for Nature Swaps (Search online for examples)</w:t>
        </w:r>
      </w:ins>
    </w:p>
    <w:p w14:paraId="40EC34B7" w14:textId="19A91A76" w:rsidR="00CA7434" w:rsidRDefault="00F75A0D">
      <w:pPr>
        <w:pStyle w:val="ListParagraph"/>
        <w:numPr>
          <w:ilvl w:val="0"/>
          <w:numId w:val="2"/>
        </w:numPr>
        <w:jc w:val="both"/>
        <w:rPr>
          <w:ins w:id="125" w:author="Stephen John Stretton" w:date="2024-08-22T12:09:00Z"/>
        </w:rPr>
        <w:pPrChange w:id="126" w:author="Stephen John Stretton" w:date="2024-08-22T12:09:00Z">
          <w:pPr>
            <w:jc w:val="both"/>
          </w:pPr>
        </w:pPrChange>
      </w:pPr>
      <w:ins w:id="127" w:author="Stephen John Stretton" w:date="2024-08-22T12:25:00Z">
        <w:r>
          <w:t xml:space="preserve">SLB </w:t>
        </w:r>
      </w:ins>
      <w:ins w:id="128" w:author="Stephen John Stretton" w:date="2024-08-22T12:09:00Z">
        <w:r w:rsidR="00CA7434">
          <w:t xml:space="preserve">Guarantee Model (Ecuador, </w:t>
        </w:r>
      </w:ins>
      <w:ins w:id="129" w:author="Stephen John Stretton" w:date="2024-08-22T12:25:00Z">
        <w:r>
          <w:t>Galapagos</w:t>
        </w:r>
      </w:ins>
      <w:ins w:id="130" w:author="Stephen John Stretton" w:date="2024-08-22T12:09:00Z">
        <w:r w:rsidR="00CA7434">
          <w:t xml:space="preserve"> Islands)</w:t>
        </w:r>
      </w:ins>
    </w:p>
    <w:p w14:paraId="49AE91F4" w14:textId="77777777" w:rsidR="004A68FE" w:rsidRDefault="004A68FE" w:rsidP="009B6C34">
      <w:pPr>
        <w:jc w:val="both"/>
        <w:rPr>
          <w:ins w:id="131" w:author="Stephen John Stretton" w:date="2024-08-22T12:07:00Z"/>
        </w:rPr>
      </w:pPr>
    </w:p>
    <w:p w14:paraId="2947B7D8" w14:textId="76482B35" w:rsidR="009B6C34" w:rsidRPr="00874F48" w:rsidRDefault="009B6C34" w:rsidP="009B6C34">
      <w:pPr>
        <w:jc w:val="both"/>
      </w:pPr>
      <w:r w:rsidRPr="00874F48">
        <w:t>Shortcomings</w:t>
      </w:r>
    </w:p>
    <w:p w14:paraId="3F64A8F8" w14:textId="77777777" w:rsidR="009B6C34" w:rsidRPr="00874F48" w:rsidRDefault="009B6C34" w:rsidP="009B6C34">
      <w:pPr>
        <w:jc w:val="both"/>
      </w:pPr>
      <w:r w:rsidRPr="00874F48">
        <w:t>The primary shortcomings of SLBs include their perceived complexity, the risk of greenwashing, and the unattractive nature of variable coupon payments. These issues have limited the scalability of SLBs as a tool for mobilizing private capital at the scale required for global climate transitions.</w:t>
      </w:r>
    </w:p>
    <w:p w14:paraId="13B30139" w14:textId="77777777" w:rsidR="009B6C34" w:rsidRPr="00874F48" w:rsidRDefault="009B6C34" w:rsidP="009B6C34">
      <w:pPr>
        <w:pStyle w:val="Heading2"/>
      </w:pPr>
      <w:r w:rsidRPr="00874F48">
        <w:lastRenderedPageBreak/>
        <w:t>V. The KPI-Linked Bond: Basic Concept and Implementation Options</w:t>
      </w:r>
    </w:p>
    <w:p w14:paraId="554293FD" w14:textId="77777777" w:rsidR="009B6C34" w:rsidRPr="00874F48" w:rsidRDefault="009B6C34" w:rsidP="009B6C34">
      <w:pPr>
        <w:jc w:val="both"/>
      </w:pPr>
      <w:r w:rsidRPr="00874F48">
        <w:t>Basic Concept</w:t>
      </w:r>
    </w:p>
    <w:p w14:paraId="76343829" w14:textId="77777777" w:rsidR="009B6C34" w:rsidRPr="00874F48" w:rsidRDefault="009B6C34" w:rsidP="009B6C34">
      <w:pPr>
        <w:jc w:val="both"/>
      </w:pPr>
      <w:r w:rsidRPr="00874F48">
        <w:t>KPI bonds separate private sector returns from sovereign incentives, offering fixed coupon payments determined by market forces. This structure avoids the pitfalls of SLBs by</w:t>
      </w:r>
      <w:r>
        <w:t xml:space="preserve"> de-linking bond buyer returns from sustainability outcomes, and instead</w:t>
      </w:r>
      <w:r w:rsidRPr="00874F48">
        <w:t xml:space="preserve"> linking development partner co-lending to KPI achievement, thus aligning the interests of sovereigns, private investors, and development partners while providing a more predictable and stable return for investors.</w:t>
      </w:r>
    </w:p>
    <w:p w14:paraId="4C5B6246" w14:textId="27E48803" w:rsidR="009B6C34" w:rsidRPr="005817FC" w:rsidRDefault="009B6C34" w:rsidP="009B6C34">
      <w:pPr>
        <w:jc w:val="both"/>
        <w:rPr>
          <w:u w:val="single"/>
        </w:rPr>
      </w:pPr>
      <w:del w:id="132" w:author="Stephen John Stretton" w:date="2024-08-22T11:53:00Z">
        <w:r w:rsidRPr="005817FC" w:rsidDel="00544FFD">
          <w:rPr>
            <w:u w:val="single"/>
          </w:rPr>
          <w:delText xml:space="preserve">Implementation </w:delText>
        </w:r>
      </w:del>
      <w:ins w:id="133" w:author="Stephen John Stretton" w:date="2024-08-22T11:53:00Z">
        <w:r w:rsidR="00544FFD">
          <w:rPr>
            <w:u w:val="single"/>
          </w:rPr>
          <w:t xml:space="preserve">Two Basic </w:t>
        </w:r>
      </w:ins>
      <w:ins w:id="134" w:author="Stephen John Stretton" w:date="2024-08-22T11:58:00Z">
        <w:r w:rsidR="00FB343C">
          <w:rPr>
            <w:u w:val="single"/>
          </w:rPr>
          <w:t>Implementation</w:t>
        </w:r>
      </w:ins>
      <w:ins w:id="135" w:author="Stephen John Stretton" w:date="2024-08-22T11:53:00Z">
        <w:r w:rsidR="00544FFD" w:rsidRPr="005817FC">
          <w:rPr>
            <w:u w:val="single"/>
          </w:rPr>
          <w:t xml:space="preserve"> </w:t>
        </w:r>
      </w:ins>
      <w:r w:rsidRPr="005817FC">
        <w:rPr>
          <w:u w:val="single"/>
        </w:rPr>
        <w:t>Options</w:t>
      </w:r>
    </w:p>
    <w:p w14:paraId="68D5E820" w14:textId="77777777" w:rsidR="009B6C34" w:rsidRPr="00874F48" w:rsidRDefault="009B6C34" w:rsidP="009B6C34">
      <w:pPr>
        <w:jc w:val="both"/>
      </w:pPr>
      <w:r w:rsidRPr="00874F48">
        <w:t>Option One: WB Side Payments</w:t>
      </w:r>
    </w:p>
    <w:p w14:paraId="35D22BF2" w14:textId="29307DC3" w:rsidR="000B3367" w:rsidRDefault="009B6C34" w:rsidP="009B6C34">
      <w:pPr>
        <w:jc w:val="both"/>
      </w:pPr>
      <w:r w:rsidRPr="00874F48">
        <w:t>This model incorporates a distinct fund that disburses subsidies to sovereigns upon achieving KPIs, effectively reducing the financial burden on sovereigns while encouraging climate action. These subsidies could be funded by MDBs, donors, or carbon markets, with bond payments tied to both KPI achievement and private sector participation.</w:t>
      </w:r>
    </w:p>
    <w:p w14:paraId="4340B5C2" w14:textId="030D38F2" w:rsidR="000B3367" w:rsidDel="00544FFD" w:rsidRDefault="000B3367" w:rsidP="009B6C34">
      <w:pPr>
        <w:jc w:val="both"/>
        <w:rPr>
          <w:moveFrom w:id="136" w:author="Stephen John Stretton" w:date="2024-08-22T11:53:00Z"/>
        </w:rPr>
      </w:pPr>
      <w:moveFromRangeStart w:id="137" w:author="Stephen John Stretton" w:date="2024-08-22T11:53:00Z" w:name="move175220025"/>
      <w:moveFrom w:id="138" w:author="Stephen John Stretton" w:date="2024-08-22T11:53:00Z">
        <w:r w:rsidDel="00544FFD">
          <w:t xml:space="preserve">Option Two: </w:t>
        </w:r>
        <w:r w:rsidR="00852FD2" w:rsidDel="00544FFD">
          <w:t>Marcello</w:t>
        </w:r>
        <w:r w:rsidR="001D4260" w:rsidDel="00544FFD">
          <w:t>’s idea, 1%</w:t>
        </w:r>
        <w:r w:rsidR="00C86A31" w:rsidDel="00544FFD">
          <w:t xml:space="preserve"> of KPI bond issuance purchased by World Bank</w:t>
        </w:r>
      </w:moveFrom>
    </w:p>
    <w:p w14:paraId="13F54936" w14:textId="324DE9BA" w:rsidR="001D4260" w:rsidDel="00544FFD" w:rsidRDefault="008F6427" w:rsidP="009B6C34">
      <w:pPr>
        <w:jc w:val="both"/>
        <w:rPr>
          <w:moveFrom w:id="139" w:author="Stephen John Stretton" w:date="2024-08-22T11:53:00Z"/>
        </w:rPr>
      </w:pPr>
      <w:moveFrom w:id="140" w:author="Stephen John Stretton" w:date="2024-08-22T11:53:00Z">
        <w:r w:rsidDel="00544FFD">
          <w:t>(Details)</w:t>
        </w:r>
      </w:moveFrom>
    </w:p>
    <w:moveFromRangeEnd w:id="137"/>
    <w:p w14:paraId="64CE76C7" w14:textId="77777777" w:rsidR="000B3367" w:rsidRPr="00874F48" w:rsidRDefault="000B3367" w:rsidP="009B6C34">
      <w:pPr>
        <w:jc w:val="both"/>
      </w:pPr>
    </w:p>
    <w:p w14:paraId="66DB7663" w14:textId="3C339736" w:rsidR="009B6C34" w:rsidRPr="00874F48" w:rsidRDefault="009B6C34" w:rsidP="009B6C34">
      <w:pPr>
        <w:jc w:val="both"/>
      </w:pPr>
      <w:r w:rsidRPr="00874F48">
        <w:t xml:space="preserve">Option </w:t>
      </w:r>
      <w:del w:id="141" w:author="Stephen John Stretton" w:date="2024-08-22T11:53:00Z">
        <w:r w:rsidR="000B3367" w:rsidDel="00544FFD">
          <w:delText>Three</w:delText>
        </w:r>
      </w:del>
      <w:ins w:id="142" w:author="Stephen John Stretton" w:date="2024-08-22T11:53:00Z">
        <w:r w:rsidR="00544FFD">
          <w:t>Two</w:t>
        </w:r>
      </w:ins>
      <w:r w:rsidRPr="00874F48">
        <w:t>: Trusted Intermediary</w:t>
      </w:r>
    </w:p>
    <w:p w14:paraId="3BA30082" w14:textId="733AE638" w:rsidR="00A74AAE" w:rsidDel="00FB343C" w:rsidRDefault="009B6C34" w:rsidP="009B6C34">
      <w:pPr>
        <w:jc w:val="both"/>
        <w:rPr>
          <w:del w:id="143" w:author="Stephen John Stretton" w:date="2024-08-22T11:59:00Z"/>
        </w:rPr>
      </w:pPr>
      <w:r w:rsidRPr="00874F48">
        <w:t xml:space="preserve">This option involves the use of a trusted intermediary, </w:t>
      </w:r>
      <w:del w:id="144" w:author="Stephen John Stretton" w:date="2024-08-22T11:51:00Z">
        <w:r w:rsidRPr="00874F48" w:rsidDel="000F4AF6">
          <w:delText>such as the</w:delText>
        </w:r>
      </w:del>
      <w:ins w:id="145" w:author="Stephen John Stretton" w:date="2024-08-22T11:51:00Z">
        <w:r w:rsidR="000F4AF6">
          <w:t xml:space="preserve">for example </w:t>
        </w:r>
        <w:r w:rsidR="006D6C63">
          <w:t>a special purpose vehicle</w:t>
        </w:r>
        <w:r w:rsidR="000F4AF6">
          <w:t xml:space="preserve"> managed by the</w:t>
        </w:r>
      </w:ins>
      <w:r w:rsidRPr="00874F48">
        <w:t xml:space="preserve"> World Bank, to provide guarantees and manage disbursements based on KPI achievements. By maintaining a low-risk profile, the intermediary enhances investor confidence and broadens the appeal of KPI bonds to a wider range of private investors.</w:t>
      </w:r>
    </w:p>
    <w:p w14:paraId="4ABC26BC" w14:textId="7FBD24E1" w:rsidR="00DF5DB3" w:rsidRDefault="00DF5DB3" w:rsidP="009B6C34">
      <w:pPr>
        <w:jc w:val="both"/>
        <w:rPr>
          <w:ins w:id="146" w:author="Stephen John Stretton" w:date="2024-08-22T11:53:00Z"/>
        </w:rPr>
      </w:pPr>
      <w:r>
        <w:t xml:space="preserve">Note that KPI loans </w:t>
      </w:r>
      <w:r w:rsidR="009C5A5C">
        <w:t xml:space="preserve">from a trusted intermediary </w:t>
      </w:r>
      <w:r w:rsidR="001C50EB">
        <w:t xml:space="preserve">will be cheaper than KPI sovereign bonds </w:t>
      </w:r>
      <w:r w:rsidR="009C5A5C">
        <w:t xml:space="preserve">issued by a </w:t>
      </w:r>
      <w:r w:rsidR="00D02997">
        <w:t xml:space="preserve">developing country sovereign. </w:t>
      </w:r>
      <w:r w:rsidR="00897C6C">
        <w:t xml:space="preserve">A loan </w:t>
      </w:r>
      <w:r>
        <w:t>from a trusted intermediary</w:t>
      </w:r>
      <w:r w:rsidR="009C5A5C">
        <w:t xml:space="preserve"> backed by developed </w:t>
      </w:r>
      <w:del w:id="147" w:author="Stephen John Stretton" w:date="2024-08-22T11:48:00Z">
        <w:r w:rsidR="009C5A5C" w:rsidDel="00EB5D11">
          <w:delText>coutries</w:delText>
        </w:r>
      </w:del>
      <w:ins w:id="148" w:author="Stephen John Stretton" w:date="2024-08-22T11:48:00Z">
        <w:r w:rsidR="00EB5D11">
          <w:t>countries</w:t>
        </w:r>
      </w:ins>
      <w:r w:rsidR="00897C6C">
        <w:t xml:space="preserve"> </w:t>
      </w:r>
      <w:r>
        <w:t>to a developing country, from money raised by the intermediary</w:t>
      </w:r>
      <w:r w:rsidR="00893845">
        <w:t xml:space="preserve"> via </w:t>
      </w:r>
      <w:r w:rsidR="00837F1E">
        <w:t xml:space="preserve">first-world sovereign-backed bonds, </w:t>
      </w:r>
      <w:r w:rsidR="00897C6C">
        <w:t xml:space="preserve">is going to have a lower interest rate. </w:t>
      </w:r>
    </w:p>
    <w:p w14:paraId="0F6CD7F1" w14:textId="6369E029" w:rsidR="001A2FF7" w:rsidRDefault="001A2FF7" w:rsidP="00544FFD">
      <w:pPr>
        <w:jc w:val="both"/>
        <w:rPr>
          <w:ins w:id="149" w:author="Stephen John Stretton" w:date="2024-08-22T11:54:00Z"/>
        </w:rPr>
      </w:pPr>
      <w:ins w:id="150" w:author="Stephen John Stretton" w:date="2024-08-22T11:54:00Z">
        <w:r>
          <w:t>More Advanced Options</w:t>
        </w:r>
      </w:ins>
    </w:p>
    <w:p w14:paraId="5ABED294" w14:textId="6951FBE7" w:rsidR="00544FFD" w:rsidRDefault="00544FFD" w:rsidP="00544FFD">
      <w:pPr>
        <w:jc w:val="both"/>
        <w:rPr>
          <w:moveTo w:id="151" w:author="Stephen John Stretton" w:date="2024-08-22T11:53:00Z"/>
        </w:rPr>
      </w:pPr>
      <w:moveToRangeStart w:id="152" w:author="Stephen John Stretton" w:date="2024-08-22T11:53:00Z" w:name="move175220025"/>
      <w:moveTo w:id="153" w:author="Stephen John Stretton" w:date="2024-08-22T11:53:00Z">
        <w:r>
          <w:t xml:space="preserve">Option </w:t>
        </w:r>
        <w:del w:id="154" w:author="Stephen John Stretton" w:date="2024-08-22T11:53:00Z">
          <w:r w:rsidDel="00544FFD">
            <w:delText>Two</w:delText>
          </w:r>
        </w:del>
      </w:moveTo>
      <w:ins w:id="155" w:author="Stephen John Stretton" w:date="2024-08-22T11:53:00Z">
        <w:r>
          <w:t>Three</w:t>
        </w:r>
      </w:ins>
      <w:moveTo w:id="156" w:author="Stephen John Stretton" w:date="2024-08-22T11:53:00Z">
        <w:r>
          <w:t>: Marcello’s idea, 1% of KPI bond issuance purchased by World Bank</w:t>
        </w:r>
      </w:moveTo>
    </w:p>
    <w:p w14:paraId="6487F8D1" w14:textId="3C23ABDE" w:rsidR="00A5210F" w:rsidRDefault="00544FFD" w:rsidP="00544FFD">
      <w:pPr>
        <w:jc w:val="both"/>
        <w:rPr>
          <w:ins w:id="157" w:author="Stephen John Stretton" w:date="2024-08-22T11:57:00Z"/>
        </w:rPr>
      </w:pPr>
      <w:moveTo w:id="158" w:author="Stephen John Stretton" w:date="2024-08-22T11:53:00Z">
        <w:del w:id="159" w:author="Stephen John Stretton" w:date="2024-08-22T11:54:00Z">
          <w:r w:rsidDel="001A2FF7">
            <w:delText>(Details)</w:delText>
          </w:r>
        </w:del>
      </w:moveTo>
      <w:ins w:id="160" w:author="Stephen John Stretton" w:date="2024-08-22T11:57:00Z">
        <w:r w:rsidR="00A5210F">
          <w:t xml:space="preserve">The World Bank could purchase a proportion of the KPI bonds issued. </w:t>
        </w:r>
      </w:ins>
      <w:ins w:id="161" w:author="Stephen John Stretton" w:date="2024-08-22T12:00:00Z">
        <w:r w:rsidR="009F1B42">
          <w:t>This would arguably crea</w:t>
        </w:r>
      </w:ins>
      <w:ins w:id="162" w:author="Stephen John Stretton" w:date="2024-08-22T12:01:00Z">
        <w:r w:rsidR="009F1B42">
          <w:t>te a ‘halo’ effect, meaning that the sovereign would be more reluctant to default on this bond than others.</w:t>
        </w:r>
      </w:ins>
    </w:p>
    <w:p w14:paraId="0E787B09" w14:textId="56BDCE98" w:rsidR="00BB3550" w:rsidRDefault="00A91CC6" w:rsidP="00544FFD">
      <w:pPr>
        <w:jc w:val="both"/>
        <w:rPr>
          <w:ins w:id="163" w:author="Stephen John Stretton" w:date="2024-08-22T12:36:00Z"/>
        </w:rPr>
      </w:pPr>
      <w:ins w:id="164" w:author="Stephen John Stretton" w:date="2024-08-22T12:31:00Z">
        <w:r>
          <w:t xml:space="preserve">Option Four: </w:t>
        </w:r>
      </w:ins>
      <w:ins w:id="165" w:author="Stephen John Stretton" w:date="2024-08-22T12:35:00Z">
        <w:r w:rsidR="001F34CC">
          <w:t>Patient capital s</w:t>
        </w:r>
      </w:ins>
      <w:ins w:id="166" w:author="Stephen John Stretton" w:date="2024-08-22T12:32:00Z">
        <w:r w:rsidR="00551BBC">
          <w:t xml:space="preserve">overeign buffer </w:t>
        </w:r>
      </w:ins>
      <w:ins w:id="167" w:author="Stephen John Stretton" w:date="2024-08-22T12:33:00Z">
        <w:r w:rsidR="00ED2BDD">
          <w:t>equity funds</w:t>
        </w:r>
      </w:ins>
      <w:ins w:id="168" w:author="Stephen John Stretton" w:date="2024-08-22T12:32:00Z">
        <w:r w:rsidR="00551BBC">
          <w:t xml:space="preserve">. In addition to the </w:t>
        </w:r>
        <w:r w:rsidR="00ED2BDD">
          <w:t>incentives offered by reduced int</w:t>
        </w:r>
      </w:ins>
      <w:ins w:id="169" w:author="Stephen John Stretton" w:date="2024-08-22T12:33:00Z">
        <w:r w:rsidR="00ED2BDD">
          <w:t xml:space="preserve">erest rates, governments could also be offered a stake in an equity fund donated by donors. (Rather than donor monies going directly to fund losses, </w:t>
        </w:r>
      </w:ins>
      <w:ins w:id="170" w:author="Stephen John Stretton" w:date="2024-08-22T12:34:00Z">
        <w:r w:rsidR="00ED2BDD">
          <w:t xml:space="preserve">in this case they would be invested </w:t>
        </w:r>
      </w:ins>
      <w:ins w:id="171" w:author="Stephen John Stretton" w:date="2024-08-22T12:36:00Z">
        <w:r w:rsidR="00685501">
          <w:t xml:space="preserve">in clean energy </w:t>
        </w:r>
      </w:ins>
      <w:ins w:id="172" w:author="Stephen John Stretton" w:date="2024-08-22T12:34:00Z">
        <w:r w:rsidR="00ED2BDD">
          <w:t>and held by a trust; the trust would then allocate some of the equity to countries as additional incentives for high-priority actions).</w:t>
        </w:r>
      </w:ins>
      <w:ins w:id="173" w:author="Stephen John Stretton" w:date="2024-08-22T12:35:00Z">
        <w:r w:rsidR="001F34CC">
          <w:t xml:space="preserve"> </w:t>
        </w:r>
      </w:ins>
      <w:ins w:id="174" w:author="Stephen John Stretton" w:date="2024-08-22T12:40:00Z">
        <w:r w:rsidR="000A30BB">
          <w:t>Since the equity fund is a trust</w:t>
        </w:r>
      </w:ins>
      <w:ins w:id="175" w:author="Stephen John Stretton" w:date="2024-08-22T12:41:00Z">
        <w:r w:rsidR="000A30BB">
          <w:t>, it can be used as collateral for sovereign lending.</w:t>
        </w:r>
      </w:ins>
      <w:ins w:id="176" w:author="Stephen John Stretton" w:date="2024-08-22T12:54:00Z">
        <w:r w:rsidR="005A57F9">
          <w:t xml:space="preserve"> To put it another way, </w:t>
        </w:r>
      </w:ins>
      <w:ins w:id="177" w:author="Stephen John Stretton" w:date="2024-08-22T12:55:00Z">
        <w:r w:rsidR="005A57F9">
          <w:t>c</w:t>
        </w:r>
      </w:ins>
      <w:ins w:id="178" w:author="Stephen John Stretton" w:date="2024-08-22T12:39:00Z">
        <w:r w:rsidR="00BB3550">
          <w:t xml:space="preserve">ertain projects (for example renewable energy projects) could </w:t>
        </w:r>
        <w:r w:rsidR="00881749">
          <w:t xml:space="preserve">themselves </w:t>
        </w:r>
      </w:ins>
      <w:ins w:id="179" w:author="Stephen John Stretton" w:date="2024-08-22T12:40:00Z">
        <w:r w:rsidR="00881749">
          <w:t xml:space="preserve">involve standardized financial assets (for example bonds). </w:t>
        </w:r>
        <w:r w:rsidR="000A30BB">
          <w:t xml:space="preserve">If these projects can be structured in a way to be standardized and low risk, </w:t>
        </w:r>
      </w:ins>
      <w:ins w:id="180" w:author="Stephen John Stretton" w:date="2024-08-22T12:41:00Z">
        <w:r w:rsidR="000A30BB">
          <w:t xml:space="preserve">green bonds and green equity could be hold in these collateral accounts, giving an </w:t>
        </w:r>
        <w:r w:rsidR="000A30BB">
          <w:lastRenderedPageBreak/>
          <w:t>additional effect of donor funds (</w:t>
        </w:r>
      </w:ins>
      <w:ins w:id="181" w:author="Stephen John Stretton" w:date="2024-08-22T12:55:00Z">
        <w:r w:rsidR="005A57F9">
          <w:t>i.e.</w:t>
        </w:r>
      </w:ins>
      <w:ins w:id="182" w:author="Stephen John Stretton" w:date="2024-08-22T12:42:00Z">
        <w:r w:rsidR="000A30BB">
          <w:t xml:space="preserve"> the funds can be invested in green bonds, and those bonds can also be donated to trust accounts in the name of countries in exchange for climate action, and then they can also act as collateral for sovereign borrowing)</w:t>
        </w:r>
      </w:ins>
      <w:ins w:id="183" w:author="Stephen John Stretton" w:date="2024-08-22T12:41:00Z">
        <w:r w:rsidR="000A30BB">
          <w:t>.</w:t>
        </w:r>
      </w:ins>
      <w:ins w:id="184" w:author="Stephen John Stretton" w:date="2024-08-22T12:42:00Z">
        <w:r w:rsidR="000A30BB">
          <w:t xml:space="preserve"> </w:t>
        </w:r>
      </w:ins>
    </w:p>
    <w:p w14:paraId="65A16156" w14:textId="27F3CE36" w:rsidR="00544FFD" w:rsidRDefault="00CA7434" w:rsidP="00544FFD">
      <w:pPr>
        <w:jc w:val="both"/>
        <w:rPr>
          <w:ins w:id="185" w:author="Stephen John Stretton" w:date="2024-08-22T12:10:00Z"/>
        </w:rPr>
      </w:pPr>
      <w:ins w:id="186" w:author="Stephen John Stretton" w:date="2024-08-22T12:10:00Z">
        <w:r>
          <w:t>Discussion</w:t>
        </w:r>
      </w:ins>
    </w:p>
    <w:p w14:paraId="76F42894" w14:textId="2DEF7971" w:rsidR="00CA7434" w:rsidRDefault="005916B4" w:rsidP="00544FFD">
      <w:pPr>
        <w:jc w:val="both"/>
        <w:rPr>
          <w:ins w:id="187" w:author="Stephen John Stretton" w:date="2024-08-22T12:10:00Z"/>
        </w:rPr>
      </w:pPr>
      <w:ins w:id="188" w:author="Stephen John Stretton" w:date="2024-08-22T12:10:00Z">
        <w:r>
          <w:t xml:space="preserve">Any trusted </w:t>
        </w:r>
      </w:ins>
      <w:ins w:id="189" w:author="Stephen John Stretton" w:date="2024-08-22T12:25:00Z">
        <w:r w:rsidR="00F75A0D">
          <w:t>intermediary</w:t>
        </w:r>
      </w:ins>
      <w:ins w:id="190" w:author="Stephen John Stretton" w:date="2024-08-22T12:10:00Z">
        <w:r>
          <w:t xml:space="preserve"> model needs to account for </w:t>
        </w:r>
      </w:ins>
      <w:ins w:id="191" w:author="Stephen John Stretton" w:date="2024-08-22T12:28:00Z">
        <w:r w:rsidR="006430DF">
          <w:t>the r</w:t>
        </w:r>
      </w:ins>
      <w:ins w:id="192" w:author="Stephen John Stretton" w:date="2024-08-22T12:29:00Z">
        <w:r w:rsidR="006430DF">
          <w:t>isk of default</w:t>
        </w:r>
      </w:ins>
      <w:ins w:id="193" w:author="Stephen John Stretton" w:date="2024-08-22T12:10:00Z">
        <w:r>
          <w:t>:</w:t>
        </w:r>
      </w:ins>
    </w:p>
    <w:p w14:paraId="715A8B14" w14:textId="583982A4" w:rsidR="006430DF" w:rsidRDefault="006430DF">
      <w:pPr>
        <w:pStyle w:val="ListParagraph"/>
        <w:numPr>
          <w:ilvl w:val="0"/>
          <w:numId w:val="4"/>
        </w:numPr>
        <w:jc w:val="both"/>
        <w:rPr>
          <w:ins w:id="194" w:author="Stephen John Stretton" w:date="2024-08-22T12:28:00Z"/>
        </w:rPr>
        <w:pPrChange w:id="195" w:author="Stephen John Stretton" w:date="2024-08-22T12:37:00Z">
          <w:pPr>
            <w:pStyle w:val="ListParagraph"/>
            <w:numPr>
              <w:numId w:val="3"/>
            </w:numPr>
            <w:ind w:hanging="360"/>
            <w:jc w:val="both"/>
          </w:pPr>
        </w:pPrChange>
      </w:pPr>
      <w:ins w:id="196" w:author="Stephen John Stretton" w:date="2024-08-22T12:28:00Z">
        <w:r>
          <w:t xml:space="preserve">Does the structure </w:t>
        </w:r>
      </w:ins>
      <w:ins w:id="197" w:author="Stephen John Stretton" w:date="2024-08-22T12:29:00Z">
        <w:r>
          <w:t xml:space="preserve">reduce the </w:t>
        </w:r>
        <w:r w:rsidR="00515B4F">
          <w:t>likelihood of default?</w:t>
        </w:r>
      </w:ins>
    </w:p>
    <w:p w14:paraId="6F9D5F20" w14:textId="6C465E1C" w:rsidR="00515B4F" w:rsidRDefault="005916B4">
      <w:pPr>
        <w:pStyle w:val="ListParagraph"/>
        <w:numPr>
          <w:ilvl w:val="0"/>
          <w:numId w:val="4"/>
        </w:numPr>
        <w:jc w:val="both"/>
        <w:rPr>
          <w:ins w:id="198" w:author="Stephen John Stretton" w:date="2024-08-22T12:29:00Z"/>
        </w:rPr>
        <w:pPrChange w:id="199" w:author="Stephen John Stretton" w:date="2024-08-22T12:37:00Z">
          <w:pPr>
            <w:pStyle w:val="ListParagraph"/>
            <w:numPr>
              <w:numId w:val="3"/>
            </w:numPr>
            <w:ind w:hanging="360"/>
            <w:jc w:val="both"/>
          </w:pPr>
        </w:pPrChange>
      </w:pPr>
      <w:ins w:id="200" w:author="Stephen John Stretton" w:date="2024-08-22T12:10:00Z">
        <w:r>
          <w:t>Is the</w:t>
        </w:r>
      </w:ins>
      <w:ins w:id="201" w:author="Stephen John Stretton" w:date="2024-08-22T12:11:00Z">
        <w:r>
          <w:t>re any recourse to the sovereign</w:t>
        </w:r>
      </w:ins>
      <w:ins w:id="202" w:author="Stephen John Stretton" w:date="2024-08-22T12:37:00Z">
        <w:r w:rsidR="00347E4D">
          <w:t xml:space="preserve"> (for example via WB preferred creditor status)</w:t>
        </w:r>
      </w:ins>
      <w:ins w:id="203" w:author="Stephen John Stretton" w:date="2024-08-22T12:11:00Z">
        <w:r>
          <w:t xml:space="preserve"> </w:t>
        </w:r>
      </w:ins>
      <w:ins w:id="204" w:author="Stephen John Stretton" w:date="2024-08-22T12:26:00Z">
        <w:r w:rsidR="00F75A0D">
          <w:t>if the sovereign defaults</w:t>
        </w:r>
      </w:ins>
      <w:ins w:id="205" w:author="Stephen John Stretton" w:date="2024-08-22T12:11:00Z">
        <w:r>
          <w:t>?</w:t>
        </w:r>
      </w:ins>
      <w:ins w:id="206" w:author="Stephen John Stretton" w:date="2024-08-22T12:26:00Z">
        <w:r w:rsidR="00F75A0D">
          <w:t xml:space="preserve"> </w:t>
        </w:r>
      </w:ins>
    </w:p>
    <w:p w14:paraId="6F3B0B7F" w14:textId="4011062C" w:rsidR="0057762F" w:rsidRDefault="0057762F">
      <w:pPr>
        <w:pStyle w:val="ListParagraph"/>
        <w:numPr>
          <w:ilvl w:val="0"/>
          <w:numId w:val="4"/>
        </w:numPr>
        <w:jc w:val="both"/>
        <w:rPr>
          <w:moveTo w:id="207" w:author="Stephen John Stretton" w:date="2024-08-22T11:53:00Z"/>
        </w:rPr>
        <w:pPrChange w:id="208" w:author="Stephen John Stretton" w:date="2024-08-22T12:37:00Z">
          <w:pPr>
            <w:jc w:val="both"/>
          </w:pPr>
        </w:pPrChange>
      </w:pPr>
      <w:ins w:id="209" w:author="Stephen John Stretton" w:date="2024-08-22T12:11:00Z">
        <w:r>
          <w:t xml:space="preserve">How can the investors be protected </w:t>
        </w:r>
      </w:ins>
      <w:ins w:id="210" w:author="Stephen John Stretton" w:date="2024-08-22T12:26:00Z">
        <w:r w:rsidR="000C3C7B">
          <w:t>from that risk</w:t>
        </w:r>
      </w:ins>
      <w:ins w:id="211" w:author="Stephen John Stretton" w:date="2024-08-22T12:11:00Z">
        <w:r>
          <w:t>?</w:t>
        </w:r>
      </w:ins>
    </w:p>
    <w:moveToRangeEnd w:id="152"/>
    <w:p w14:paraId="6865029B" w14:textId="311C9335" w:rsidR="000B3D4E" w:rsidRPr="00874F48" w:rsidRDefault="005A57F9" w:rsidP="009B6C34">
      <w:pPr>
        <w:jc w:val="both"/>
      </w:pPr>
      <w:ins w:id="212" w:author="Stephen John Stretton" w:date="2024-08-22T12:54:00Z">
        <w:r>
          <w:t>Need to discuss this perhaps in some detail</w:t>
        </w:r>
      </w:ins>
      <w:ins w:id="213" w:author="Stephen John Stretton" w:date="2024-08-22T12:55:00Z">
        <w:r>
          <w:t xml:space="preserve"> for each model</w:t>
        </w:r>
      </w:ins>
      <w:ins w:id="214" w:author="Stephen John Stretton" w:date="2024-08-22T12:54:00Z">
        <w:r>
          <w:t>.</w:t>
        </w:r>
      </w:ins>
    </w:p>
    <w:p w14:paraId="658D47E2" w14:textId="77777777" w:rsidR="009B6C34" w:rsidRPr="00874F48" w:rsidRDefault="009B6C34" w:rsidP="009B6C34">
      <w:pPr>
        <w:jc w:val="both"/>
      </w:pPr>
      <w:r w:rsidRPr="00874F48">
        <w:t>Summary of Options</w:t>
      </w:r>
    </w:p>
    <w:p w14:paraId="780B852F" w14:textId="77777777" w:rsidR="009B6C34" w:rsidRDefault="009B6C34" w:rsidP="009B6C34">
      <w:pPr>
        <w:jc w:val="both"/>
      </w:pPr>
      <w:r>
        <w:t>T</w:t>
      </w:r>
      <w:r w:rsidRPr="00874F48">
        <w:t>he subsidy model requir</w:t>
      </w:r>
      <w:r>
        <w:t xml:space="preserve">es </w:t>
      </w:r>
      <w:r w:rsidRPr="00874F48">
        <w:t>a sustainable funding source</w:t>
      </w:r>
      <w:r>
        <w:t>,</w:t>
      </w:r>
      <w:r w:rsidRPr="00874F48">
        <w:t xml:space="preserve"> and the intermediary model </w:t>
      </w:r>
      <w:r>
        <w:t>relies</w:t>
      </w:r>
      <w:r w:rsidRPr="00874F48">
        <w:t xml:space="preserve"> on the creditworthiness of the intermediary</w:t>
      </w:r>
      <w:r>
        <w:t xml:space="preserve"> entity</w:t>
      </w:r>
      <w:r w:rsidRPr="00874F48">
        <w:t>. Cooperation with development agencies and the inclusion of additional features can further enhance the effectiveness and attractiveness of KPI bonds.</w:t>
      </w:r>
    </w:p>
    <w:p w14:paraId="64865070" w14:textId="7296B80E" w:rsidR="00F017A5" w:rsidDel="00EB5D11" w:rsidRDefault="008F6427" w:rsidP="009B6C34">
      <w:pPr>
        <w:jc w:val="both"/>
        <w:rPr>
          <w:del w:id="215" w:author="Stephen John Stretton" w:date="2024-08-22T11:48:00Z"/>
        </w:rPr>
      </w:pPr>
      <w:del w:id="216" w:author="Stephen John Stretton" w:date="2024-08-22T11:48:00Z">
        <w:r w:rsidDel="00EB5D11">
          <w:delText>Advantages of KPI Bonds Compared to Green Bonds</w:delText>
        </w:r>
      </w:del>
    </w:p>
    <w:p w14:paraId="08B8C05E" w14:textId="31CC28FA" w:rsidR="00B550CF" w:rsidDel="00FB343C" w:rsidRDefault="00B550CF" w:rsidP="009B6C34">
      <w:pPr>
        <w:jc w:val="both"/>
        <w:rPr>
          <w:del w:id="217" w:author="Stephen John Stretton" w:date="2024-08-22T11:48:00Z"/>
        </w:rPr>
      </w:pPr>
      <w:del w:id="218" w:author="Stephen John Stretton" w:date="2024-08-22T11:48:00Z">
        <w:r w:rsidDel="00EB5D11">
          <w:delText>SLB KPIs are better than green bonds because they track accountability, not just claim an expenditure purpose.</w:delText>
        </w:r>
      </w:del>
    </w:p>
    <w:p w14:paraId="6D016557" w14:textId="0F41B013" w:rsidR="009B6C34" w:rsidRPr="00874F48" w:rsidRDefault="009B6C34" w:rsidP="009B6C34">
      <w:pPr>
        <w:pStyle w:val="Heading2"/>
      </w:pPr>
      <w:r w:rsidRPr="00874F48">
        <w:t>VI. Development Partner Roles</w:t>
      </w:r>
    </w:p>
    <w:p w14:paraId="6999B1D0" w14:textId="77777777" w:rsidR="009B6C34" w:rsidRPr="00874F48" w:rsidRDefault="009B6C34" w:rsidP="009B6C34">
      <w:pPr>
        <w:jc w:val="both"/>
      </w:pPr>
      <w:r w:rsidRPr="00874F48">
        <w:t>Designing and Structuring KPIs</w:t>
      </w:r>
    </w:p>
    <w:p w14:paraId="48477877" w14:textId="77777777" w:rsidR="009B6C34" w:rsidRPr="00874F48" w:rsidRDefault="009B6C34" w:rsidP="009B6C34">
      <w:pPr>
        <w:jc w:val="both"/>
      </w:pPr>
      <w:r w:rsidRPr="00874F48">
        <w:t xml:space="preserve">Development partners </w:t>
      </w:r>
      <w:r>
        <w:t>(e.g., leading international development agencies such as Germany’s GiZ or Fr</w:t>
      </w:r>
      <w:r w:rsidRPr="00874F48">
        <w:t>a</w:t>
      </w:r>
      <w:r>
        <w:t>nce’s AFD) a</w:t>
      </w:r>
      <w:r w:rsidRPr="00874F48">
        <w:t xml:space="preserve">re instrumental in structuring KPIs that are specific, measurable, achievable, relevant, and time-bound (SMART). Their role includes aligning KPIs with sovereign climate goals and providing the necessary technical assistance to ensure feasibility and success.  </w:t>
      </w:r>
    </w:p>
    <w:p w14:paraId="78E54964" w14:textId="77777777" w:rsidR="009B6C34" w:rsidRPr="00874F48" w:rsidRDefault="009B6C34" w:rsidP="009B6C34">
      <w:pPr>
        <w:jc w:val="both"/>
      </w:pPr>
      <w:r w:rsidRPr="00874F48">
        <w:t>Providing Financial Guarantees</w:t>
      </w:r>
    </w:p>
    <w:p w14:paraId="0F3D6B35" w14:textId="77777777" w:rsidR="009B6C34" w:rsidRPr="00874F48" w:rsidRDefault="009B6C34" w:rsidP="009B6C34">
      <w:pPr>
        <w:jc w:val="both"/>
      </w:pPr>
      <w:r w:rsidRPr="00874F48">
        <w:t>By offering financial guarantees, development partners help de-risk the bonds, making them more attractive to private investors. These guarantees are crucial in reducing the perceived risk associated with sovereign bonds, particularly in developing countries.</w:t>
      </w:r>
    </w:p>
    <w:p w14:paraId="424676B1" w14:textId="77777777" w:rsidR="009B6C34" w:rsidRPr="00874F48" w:rsidRDefault="009B6C34" w:rsidP="009B6C34">
      <w:pPr>
        <w:jc w:val="both"/>
      </w:pPr>
      <w:r w:rsidRPr="00874F48">
        <w:t>Monitoring and Evaluation</w:t>
      </w:r>
    </w:p>
    <w:p w14:paraId="2444451C" w14:textId="77777777" w:rsidR="009B6C34" w:rsidRPr="00874F48" w:rsidRDefault="009B6C34" w:rsidP="009B6C34">
      <w:pPr>
        <w:jc w:val="both"/>
      </w:pPr>
      <w:r w:rsidRPr="00874F48">
        <w:t>Development partners also play a key role in monitoring KPI achievement and ensuring accountability, thereby preventing greenwashing and ensuring the bond's impact aligns with its stated environmental objectives.</w:t>
      </w:r>
    </w:p>
    <w:p w14:paraId="6A1C10B8" w14:textId="4ACABE9E" w:rsidR="009B6C34" w:rsidRPr="00874F48" w:rsidRDefault="009B6C34" w:rsidP="009B6C34">
      <w:pPr>
        <w:pStyle w:val="Heading2"/>
      </w:pPr>
      <w:r w:rsidRPr="00874F48">
        <w:t xml:space="preserve">VII. </w:t>
      </w:r>
      <w:del w:id="219" w:author="Stephen John Stretton" w:date="2024-08-22T13:00:00Z">
        <w:r w:rsidRPr="00874F48" w:rsidDel="003215BE">
          <w:delText xml:space="preserve">Structuring </w:delText>
        </w:r>
      </w:del>
      <w:del w:id="220" w:author="Stephen John Stretton" w:date="2024-08-22T13:03:00Z">
        <w:r w:rsidRPr="00874F48" w:rsidDel="003215BE">
          <w:delText>KPIs</w:delText>
        </w:r>
      </w:del>
      <w:ins w:id="221" w:author="Stephen John Stretton" w:date="2024-08-22T13:03:00Z">
        <w:r w:rsidR="003215BE">
          <w:t xml:space="preserve"> EXAMPLES OF KPIS</w:t>
        </w:r>
      </w:ins>
    </w:p>
    <w:p w14:paraId="51BA62F8" w14:textId="047A01E8" w:rsidR="009B6C34" w:rsidRPr="00874F48" w:rsidDel="003823CD" w:rsidRDefault="009B6C34" w:rsidP="009B6C34">
      <w:pPr>
        <w:jc w:val="both"/>
        <w:rPr>
          <w:moveFrom w:id="222" w:author="Stephen John Stretton" w:date="2024-08-22T12:50:00Z"/>
        </w:rPr>
      </w:pPr>
      <w:moveFromRangeStart w:id="223" w:author="Stephen John Stretton" w:date="2024-08-22T12:50:00Z" w:name="move175223463"/>
      <w:moveFrom w:id="224" w:author="Stephen John Stretton" w:date="2024-08-22T12:50:00Z">
        <w:r w:rsidRPr="00874F48" w:rsidDel="003823CD">
          <w:t>Capacity Assessment</w:t>
        </w:r>
      </w:moveFrom>
    </w:p>
    <w:p w14:paraId="7673B528" w14:textId="5D5A7F7B" w:rsidR="009B6C34" w:rsidRPr="00874F48" w:rsidDel="003823CD" w:rsidRDefault="009B6C34" w:rsidP="009B6C34">
      <w:pPr>
        <w:jc w:val="both"/>
        <w:rPr>
          <w:moveFrom w:id="225" w:author="Stephen John Stretton" w:date="2024-08-22T12:50:00Z"/>
        </w:rPr>
      </w:pPr>
      <w:moveFrom w:id="226" w:author="Stephen John Stretton" w:date="2024-08-22T12:50:00Z">
        <w:r w:rsidRPr="00874F48" w:rsidDel="003823CD">
          <w:lastRenderedPageBreak/>
          <w:t>An assessment of the issuer's capability to deliver on climate targets is essential, considering factors such as technical expertise, institutional capacity, and historical performance. This assessment helps ensure that KPIs are realistic and achievable within the bond's life.</w:t>
        </w:r>
      </w:moveFrom>
    </w:p>
    <w:p w14:paraId="4FF9C368" w14:textId="7B8AF0F9" w:rsidR="009B6C34" w:rsidRPr="00874F48" w:rsidDel="003823CD" w:rsidRDefault="009B6C34" w:rsidP="009B6C34">
      <w:pPr>
        <w:jc w:val="both"/>
        <w:rPr>
          <w:moveFrom w:id="227" w:author="Stephen John Stretton" w:date="2024-08-22T12:50:00Z"/>
        </w:rPr>
      </w:pPr>
      <w:moveFrom w:id="228" w:author="Stephen John Stretton" w:date="2024-08-22T12:50:00Z">
        <w:r w:rsidRPr="00874F48" w:rsidDel="003823CD">
          <w:t>Negotiations with Stakeholders</w:t>
        </w:r>
      </w:moveFrom>
    </w:p>
    <w:p w14:paraId="3BCA3AA2" w14:textId="149CC749" w:rsidR="009B6C34" w:rsidRPr="00874F48" w:rsidDel="003823CD" w:rsidRDefault="009B6C34" w:rsidP="009B6C34">
      <w:pPr>
        <w:jc w:val="both"/>
        <w:rPr>
          <w:moveFrom w:id="229" w:author="Stephen John Stretton" w:date="2024-08-22T12:50:00Z"/>
        </w:rPr>
      </w:pPr>
      <w:moveFrom w:id="230" w:author="Stephen John Stretton" w:date="2024-08-22T12:50:00Z">
        <w:r w:rsidRPr="00874F48" w:rsidDel="003823CD">
          <w:t>Successful KPI structuring requires careful negotiation with stakeholders to align KPIs with both the issuer's climate goals and the expectations of development partners. This alignment is crucial for the bond's success and attractiveness to investors.</w:t>
        </w:r>
      </w:moveFrom>
    </w:p>
    <w:p w14:paraId="58382820" w14:textId="5F097B42" w:rsidR="009B6C34" w:rsidRPr="00874F48" w:rsidDel="003823CD" w:rsidRDefault="009B6C34" w:rsidP="009B6C34">
      <w:pPr>
        <w:jc w:val="both"/>
        <w:rPr>
          <w:moveFrom w:id="231" w:author="Stephen John Stretton" w:date="2024-08-22T12:50:00Z"/>
        </w:rPr>
      </w:pPr>
      <w:moveFrom w:id="232" w:author="Stephen John Stretton" w:date="2024-08-22T12:50:00Z">
        <w:r w:rsidRPr="00874F48" w:rsidDel="003823CD">
          <w:t>Nature of KPIs</w:t>
        </w:r>
      </w:moveFrom>
    </w:p>
    <w:p w14:paraId="7117A533" w14:textId="71404EB9" w:rsidR="003823CD" w:rsidRDefault="009B6C34" w:rsidP="009B6C34">
      <w:pPr>
        <w:jc w:val="both"/>
        <w:rPr>
          <w:ins w:id="233" w:author="Stephen John Stretton" w:date="2024-08-22T12:59:00Z"/>
        </w:rPr>
      </w:pPr>
      <w:moveFrom w:id="234" w:author="Stephen John Stretton" w:date="2024-08-22T12:50:00Z">
        <w:r w:rsidRPr="00874F48" w:rsidDel="003823CD">
          <w:t>KPIs should be designed to reflect both short-term milestones and long-term climate impacts, ensuring they are achievable and relevant to the bond's objectives. They must also be consistent with broader policy goals and capable of adapting to changes in political administrations.</w:t>
        </w:r>
      </w:moveFrom>
      <w:moveFromRangeEnd w:id="223"/>
    </w:p>
    <w:p w14:paraId="755FBD5A" w14:textId="77777777" w:rsidR="003215BE" w:rsidRDefault="003215BE" w:rsidP="009B6C34">
      <w:pPr>
        <w:jc w:val="both"/>
        <w:rPr>
          <w:ins w:id="235" w:author="Stephen John Stretton" w:date="2024-08-22T12:59:00Z"/>
        </w:rPr>
      </w:pPr>
    </w:p>
    <w:p w14:paraId="5626EA46" w14:textId="77777777" w:rsidR="003215BE" w:rsidRDefault="003215BE" w:rsidP="003215BE">
      <w:pPr>
        <w:jc w:val="both"/>
        <w:rPr>
          <w:ins w:id="236" w:author="Stephen John Stretton" w:date="2024-08-22T13:00:00Z"/>
        </w:rPr>
      </w:pPr>
      <w:ins w:id="237" w:author="Stephen John Stretton" w:date="2024-08-22T13:00:00Z">
        <w:r>
          <w:t>There are a number of possible KPIs types that could be implemented here.</w:t>
        </w:r>
      </w:ins>
    </w:p>
    <w:p w14:paraId="2DF66808" w14:textId="77777777" w:rsidR="003215BE" w:rsidRDefault="003215BE" w:rsidP="003215BE">
      <w:pPr>
        <w:jc w:val="both"/>
        <w:rPr>
          <w:ins w:id="238" w:author="Stephen John Stretton" w:date="2024-08-22T13:00:00Z"/>
        </w:rPr>
      </w:pPr>
      <w:ins w:id="239" w:author="Stephen John Stretton" w:date="2024-08-22T13:00:00Z">
        <w:r>
          <w:t>Policy Reform KPIs. Here the KPI would be a policy reform, such as carbon pricing, feebates, or renewable energy auctions.</w:t>
        </w:r>
      </w:ins>
    </w:p>
    <w:p w14:paraId="6101C442" w14:textId="77777777" w:rsidR="003215BE" w:rsidRDefault="003215BE" w:rsidP="003215BE">
      <w:pPr>
        <w:jc w:val="both"/>
        <w:rPr>
          <w:ins w:id="240" w:author="Stephen John Stretton" w:date="2024-08-22T13:00:00Z"/>
        </w:rPr>
      </w:pPr>
      <w:ins w:id="241" w:author="Stephen John Stretton" w:date="2024-08-22T13:00:00Z">
        <w:r>
          <w:t>Clean Energy Infrastructure KPIs. In this case the KPI would be the actual roll-out of renewable energy and other clean infrastructure.</w:t>
        </w:r>
      </w:ins>
    </w:p>
    <w:p w14:paraId="1BD31183" w14:textId="77777777" w:rsidR="003215BE" w:rsidRDefault="003215BE" w:rsidP="003215BE">
      <w:pPr>
        <w:jc w:val="both"/>
        <w:rPr>
          <w:ins w:id="242" w:author="Stephen John Stretton" w:date="2024-08-22T13:04:00Z"/>
        </w:rPr>
      </w:pPr>
      <w:ins w:id="243" w:author="Stephen John Stretton" w:date="2024-08-22T13:00:00Z">
        <w:r>
          <w:t>Forest Cover KPIs. In this case , the KPI would be the forest cover in an area; or related policy to reduce deforestation.</w:t>
        </w:r>
      </w:ins>
    </w:p>
    <w:p w14:paraId="32610F0E" w14:textId="77777777" w:rsidR="003215BE" w:rsidRDefault="003215BE" w:rsidP="003215BE">
      <w:pPr>
        <w:jc w:val="both"/>
        <w:rPr>
          <w:ins w:id="244" w:author="Stephen John Stretton" w:date="2024-08-22T13:04:00Z"/>
        </w:rPr>
      </w:pPr>
    </w:p>
    <w:p w14:paraId="5DF79EA6" w14:textId="77777777" w:rsidR="003215BE" w:rsidRPr="00874F48" w:rsidRDefault="003215BE" w:rsidP="003215BE">
      <w:pPr>
        <w:jc w:val="both"/>
        <w:rPr>
          <w:ins w:id="245" w:author="Stephen John Stretton" w:date="2024-08-22T13:04:00Z"/>
        </w:rPr>
      </w:pPr>
      <w:ins w:id="246" w:author="Stephen John Stretton" w:date="2024-08-22T13:04:00Z">
        <w:r w:rsidRPr="00874F48">
          <w:t>Capacity Assessment</w:t>
        </w:r>
      </w:ins>
    </w:p>
    <w:p w14:paraId="7F8E1CD8" w14:textId="77777777" w:rsidR="003215BE" w:rsidRPr="00874F48" w:rsidRDefault="003215BE" w:rsidP="003215BE">
      <w:pPr>
        <w:jc w:val="both"/>
        <w:rPr>
          <w:ins w:id="247" w:author="Stephen John Stretton" w:date="2024-08-22T13:04:00Z"/>
        </w:rPr>
      </w:pPr>
      <w:ins w:id="248" w:author="Stephen John Stretton" w:date="2024-08-22T13:04:00Z">
        <w:r w:rsidRPr="00874F48">
          <w:t>An assessment of the issuer's capability to deliver on climate targets is essential, considering factors such as technical expertise, institutional capacity, and historical performance. This assessment helps ensure that KPIs are realistic and achievable within the bond's life.</w:t>
        </w:r>
      </w:ins>
    </w:p>
    <w:p w14:paraId="09F582CF" w14:textId="77777777" w:rsidR="003215BE" w:rsidRPr="00874F48" w:rsidRDefault="003215BE" w:rsidP="003215BE">
      <w:pPr>
        <w:jc w:val="both"/>
        <w:rPr>
          <w:ins w:id="249" w:author="Stephen John Stretton" w:date="2024-08-22T13:04:00Z"/>
        </w:rPr>
      </w:pPr>
      <w:ins w:id="250" w:author="Stephen John Stretton" w:date="2024-08-22T13:04:00Z">
        <w:r w:rsidRPr="00874F48">
          <w:t>Negotiations with Stakeholders</w:t>
        </w:r>
      </w:ins>
    </w:p>
    <w:p w14:paraId="2AA7E7E3" w14:textId="77777777" w:rsidR="003215BE" w:rsidRPr="00874F48" w:rsidRDefault="003215BE" w:rsidP="003215BE">
      <w:pPr>
        <w:jc w:val="both"/>
        <w:rPr>
          <w:ins w:id="251" w:author="Stephen John Stretton" w:date="2024-08-22T13:04:00Z"/>
        </w:rPr>
      </w:pPr>
      <w:ins w:id="252" w:author="Stephen John Stretton" w:date="2024-08-22T13:04:00Z">
        <w:r w:rsidRPr="00874F48">
          <w:t>Successful KPI structuring requires careful negotiation with stakeholders to align KPIs with both the issuer's climate goals and the expectations of development partners. This alignment is crucial for the bond's success and attractiveness to investors.</w:t>
        </w:r>
      </w:ins>
    </w:p>
    <w:p w14:paraId="0677BB25" w14:textId="77777777" w:rsidR="003215BE" w:rsidRPr="00874F48" w:rsidDel="003215BE" w:rsidRDefault="003215BE" w:rsidP="003215BE">
      <w:pPr>
        <w:jc w:val="both"/>
        <w:rPr>
          <w:ins w:id="253" w:author="Stephen John Stretton" w:date="2024-08-22T13:04:00Z"/>
          <w:del w:id="254" w:author="Stephen John Stretton" w:date="2024-08-22T13:03:00Z"/>
        </w:rPr>
      </w:pPr>
      <w:ins w:id="255" w:author="Stephen John Stretton" w:date="2024-08-22T13:04:00Z">
        <w:del w:id="256" w:author="Stephen John Stretton" w:date="2024-08-22T13:03:00Z">
          <w:r w:rsidRPr="00874F48" w:rsidDel="003215BE">
            <w:delText>Nature of KPIs</w:delText>
          </w:r>
        </w:del>
      </w:ins>
    </w:p>
    <w:p w14:paraId="3A533F73" w14:textId="77777777" w:rsidR="003215BE" w:rsidDel="003215BE" w:rsidRDefault="003215BE" w:rsidP="003215BE">
      <w:pPr>
        <w:jc w:val="both"/>
        <w:rPr>
          <w:ins w:id="257" w:author="Stephen John Stretton" w:date="2024-08-22T13:04:00Z"/>
          <w:del w:id="258" w:author="Stephen John Stretton" w:date="2024-08-22T13:03:00Z"/>
        </w:rPr>
      </w:pPr>
      <w:ins w:id="259" w:author="Stephen John Stretton" w:date="2024-08-22T13:04:00Z">
        <w:del w:id="260" w:author="Stephen John Stretton" w:date="2024-08-22T13:03:00Z">
          <w:r w:rsidRPr="00874F48" w:rsidDel="003215BE">
            <w:delText>KPIs should be designed to reflect both short-term milestones and long-term climate impacts, ensuring they are achievable and relevant to the bond's objectives. They must also be consistent with broader policy goals and capable of adapting to changes in political administrations.</w:delText>
          </w:r>
        </w:del>
      </w:ins>
    </w:p>
    <w:p w14:paraId="26B603C8" w14:textId="77777777" w:rsidR="003215BE" w:rsidRPr="00874F48" w:rsidRDefault="003215BE" w:rsidP="003215BE">
      <w:pPr>
        <w:jc w:val="both"/>
        <w:rPr>
          <w:ins w:id="261" w:author="Stephen John Stretton" w:date="2024-08-22T13:04:00Z"/>
        </w:rPr>
      </w:pPr>
      <w:ins w:id="262" w:author="Stephen John Stretton" w:date="2024-08-22T13:04:00Z">
        <w:r w:rsidRPr="00874F48">
          <w:t>Further Proposals</w:t>
        </w:r>
      </w:ins>
    </w:p>
    <w:p w14:paraId="2FBBE3CD" w14:textId="77777777" w:rsidR="003215BE" w:rsidRDefault="003215BE" w:rsidP="003215BE">
      <w:pPr>
        <w:jc w:val="both"/>
        <w:rPr>
          <w:ins w:id="263" w:author="Stephen John Stretton" w:date="2024-08-22T13:04:00Z"/>
        </w:rPr>
      </w:pPr>
      <w:ins w:id="264" w:author="Stephen John Stretton" w:date="2024-08-22T13:04:00Z">
        <w:r w:rsidRPr="00874F48">
          <w:t>Additional considerations in KPI structuring include regulating targets to prevent greenwashing, establishing dedicated institutions for monitoring, and negotiating private sector participation thresholds. A well-defined results framework with clear success metrics is essential for operationalizing KPI bonds effectively.</w:t>
        </w:r>
      </w:ins>
    </w:p>
    <w:p w14:paraId="5CAF08E1" w14:textId="77777777" w:rsidR="003215BE" w:rsidRDefault="003215BE" w:rsidP="003215BE">
      <w:pPr>
        <w:jc w:val="both"/>
        <w:rPr>
          <w:ins w:id="265" w:author="Stephen John Stretton" w:date="2024-08-22T13:00:00Z"/>
        </w:rPr>
      </w:pPr>
    </w:p>
    <w:p w14:paraId="352D24AD" w14:textId="33478BD7" w:rsidR="003215BE" w:rsidRPr="00874F48" w:rsidRDefault="003215BE" w:rsidP="003215BE">
      <w:pPr>
        <w:pStyle w:val="Heading2"/>
        <w:rPr>
          <w:ins w:id="266" w:author="Stephen John Stretton" w:date="2024-08-22T13:04:00Z"/>
        </w:rPr>
      </w:pPr>
      <w:ins w:id="267" w:author="Stephen John Stretton" w:date="2024-08-22T13:04:00Z">
        <w:r w:rsidRPr="00874F48">
          <w:t xml:space="preserve">VII. </w:t>
        </w:r>
        <w:r>
          <w:t xml:space="preserve"> </w:t>
        </w:r>
        <w:r>
          <w:t>OPERATIONALISING KPI BONDS</w:t>
        </w:r>
      </w:ins>
    </w:p>
    <w:p w14:paraId="61E9DE5F" w14:textId="77777777" w:rsidR="003215BE" w:rsidRDefault="003215BE" w:rsidP="009B6C34">
      <w:pPr>
        <w:jc w:val="both"/>
        <w:rPr>
          <w:ins w:id="268" w:author="Stephen John Stretton" w:date="2024-08-22T12:50:00Z"/>
        </w:rPr>
      </w:pPr>
    </w:p>
    <w:p w14:paraId="2D8D4152" w14:textId="239C96A7" w:rsidR="003823CD" w:rsidRDefault="003823CD" w:rsidP="003823CD">
      <w:pPr>
        <w:rPr>
          <w:ins w:id="269" w:author="Stephen John Stretton" w:date="2024-08-22T12:50:00Z"/>
        </w:rPr>
      </w:pPr>
      <w:ins w:id="270" w:author="Stephen John Stretton" w:date="2024-08-22T12:50:00Z">
        <w:r>
          <w:t>KPI bonds could be operationalized as follows. The World Bank would create, in collaboration with impact investors, a set of possible KPIs in the three main initial areas</w:t>
        </w:r>
      </w:ins>
    </w:p>
    <w:p w14:paraId="1F0FB684" w14:textId="40CC19DB" w:rsidR="003823CD" w:rsidRDefault="003823CD" w:rsidP="003823CD">
      <w:pPr>
        <w:pStyle w:val="ListParagraph"/>
        <w:numPr>
          <w:ilvl w:val="0"/>
          <w:numId w:val="1"/>
        </w:numPr>
        <w:rPr>
          <w:ins w:id="271" w:author="Stephen John Stretton" w:date="2024-08-22T12:50:00Z"/>
        </w:rPr>
      </w:pPr>
      <w:ins w:id="272" w:author="Stephen John Stretton" w:date="2024-08-22T12:50:00Z">
        <w:r>
          <w:t>Nature, particularly natural forest store protection</w:t>
        </w:r>
      </w:ins>
    </w:p>
    <w:p w14:paraId="38D9A39F" w14:textId="77777777" w:rsidR="003823CD" w:rsidRDefault="003823CD" w:rsidP="003823CD">
      <w:pPr>
        <w:pStyle w:val="ListParagraph"/>
        <w:numPr>
          <w:ilvl w:val="0"/>
          <w:numId w:val="1"/>
        </w:numPr>
        <w:rPr>
          <w:ins w:id="273" w:author="Stephen John Stretton" w:date="2024-08-22T12:50:00Z"/>
        </w:rPr>
      </w:pPr>
      <w:ins w:id="274" w:author="Stephen John Stretton" w:date="2024-08-22T12:50:00Z">
        <w:r>
          <w:t>Policies</w:t>
        </w:r>
      </w:ins>
    </w:p>
    <w:p w14:paraId="1066D10C" w14:textId="77777777" w:rsidR="003823CD" w:rsidRDefault="003823CD" w:rsidP="003823CD">
      <w:pPr>
        <w:pStyle w:val="ListParagraph"/>
        <w:numPr>
          <w:ilvl w:val="0"/>
          <w:numId w:val="1"/>
        </w:numPr>
        <w:rPr>
          <w:ins w:id="275" w:author="Stephen John Stretton" w:date="2024-08-22T12:50:00Z"/>
        </w:rPr>
      </w:pPr>
      <w:ins w:id="276" w:author="Stephen John Stretton" w:date="2024-08-22T12:50:00Z">
        <w:r>
          <w:t xml:space="preserve">Clean energy infrastructure </w:t>
        </w:r>
      </w:ins>
    </w:p>
    <w:p w14:paraId="536E7B5F" w14:textId="57D0D1D2" w:rsidR="003823CD" w:rsidRDefault="003823CD" w:rsidP="003823CD">
      <w:pPr>
        <w:rPr>
          <w:ins w:id="277" w:author="Stephen John Stretton" w:date="2024-08-22T12:50:00Z"/>
        </w:rPr>
      </w:pPr>
      <w:ins w:id="278" w:author="Stephen John Stretton" w:date="2024-08-22T12:50:00Z">
        <w:r>
          <w:t xml:space="preserve">Having established permanent baselines in key areas according to international norms, the WB would then help to </w:t>
        </w:r>
      </w:ins>
      <w:ins w:id="279" w:author="Stephen John Stretton" w:date="2024-08-22T13:04:00Z">
        <w:r w:rsidR="003215BE">
          <w:t>incubate</w:t>
        </w:r>
      </w:ins>
      <w:ins w:id="280" w:author="Stephen John Stretton" w:date="2024-08-22T12:50:00Z">
        <w:r>
          <w:t xml:space="preserve"> KPI bonds.</w:t>
        </w:r>
      </w:ins>
    </w:p>
    <w:p w14:paraId="7DB7B87F" w14:textId="385CE43B" w:rsidR="003823CD" w:rsidRDefault="003823CD" w:rsidP="003823CD">
      <w:pPr>
        <w:rPr>
          <w:ins w:id="281" w:author="Stephen John Stretton" w:date="2024-08-22T12:50:00Z"/>
        </w:rPr>
      </w:pPr>
      <w:ins w:id="282" w:author="Stephen John Stretton" w:date="2024-08-22T12:50:00Z">
        <w:r>
          <w:t>Baselining</w:t>
        </w:r>
      </w:ins>
    </w:p>
    <w:p w14:paraId="507FC653" w14:textId="2F44CEA1" w:rsidR="003823CD" w:rsidRDefault="003823CD" w:rsidP="003823CD">
      <w:pPr>
        <w:rPr>
          <w:ins w:id="283" w:author="Stephen John Stretton" w:date="2024-08-22T12:50:00Z"/>
        </w:rPr>
      </w:pPr>
      <w:ins w:id="284" w:author="Stephen John Stretton" w:date="2024-08-22T12:50:00Z">
        <w:r>
          <w:t xml:space="preserve">Typically, KPIs require some ‘baseline’, but with baselining comes the risk of perverse incentives (aiming to get in place a weaker baseline). It may be important to establish norms for baselines, i.e. that baselining is not ad hoc. So for example, an international path to net zero could be established in a region, through mutual consent, or a </w:t>
        </w:r>
      </w:ins>
    </w:p>
    <w:p w14:paraId="50E83DAF" w14:textId="77777777" w:rsidR="003823CD" w:rsidRDefault="003823CD" w:rsidP="003823CD">
      <w:pPr>
        <w:rPr>
          <w:ins w:id="285" w:author="Stephen John Stretton" w:date="2024-08-22T12:50:00Z"/>
        </w:rPr>
      </w:pPr>
      <w:ins w:id="286" w:author="Stephen John Stretton" w:date="2024-08-22T12:50:00Z">
        <w:r>
          <w:t>It’s important to give countries an incentive to join the scheme, so there needs not only to be an intensive margin (to do better), but an extensive margin (to join the scheme and achieve the basic baseline).</w:t>
        </w:r>
      </w:ins>
    </w:p>
    <w:p w14:paraId="5EA09213" w14:textId="4FD043A8" w:rsidR="003823CD" w:rsidRDefault="003823CD" w:rsidP="003823CD">
      <w:pPr>
        <w:rPr>
          <w:ins w:id="287" w:author="Stephen John Stretton" w:date="2024-08-22T12:50:00Z"/>
        </w:rPr>
      </w:pPr>
      <w:ins w:id="288" w:author="Stephen John Stretton" w:date="2024-08-22T12:50:00Z">
        <w:r>
          <w:t>Accounting</w:t>
        </w:r>
      </w:ins>
    </w:p>
    <w:p w14:paraId="7893531D" w14:textId="5E2C0AA0" w:rsidR="003823CD" w:rsidRDefault="003823CD" w:rsidP="003823CD">
      <w:pPr>
        <w:rPr>
          <w:ins w:id="289" w:author="Stephen John Stretton" w:date="2024-08-22T12:50:00Z"/>
        </w:rPr>
      </w:pPr>
      <w:ins w:id="290" w:author="Stephen John Stretton" w:date="2024-08-22T12:50:00Z">
        <w:r>
          <w:t>Cliamte Related KPIs can be assessed in two basic terms: the basic GHG accounting (how much carbon is saved) and the spill-over or transformative benefits (included avoided negative transformation). For example, protecting a part of the marginal amazon rainforest both saves carbon directly and reduces the risk of whole-amazon collapse (since deforestation is a driver of reduced rainfall and drought, and through drought, this can cause collapse of the forest). Decisions (e.g. by the WB) should ensure that transformative (or avoided negative transformation) are prioritised. Transformative effects could include: spill overs, establishment of norms, or establishment of scaleable business models as well as technological development (tipping points).</w:t>
        </w:r>
      </w:ins>
    </w:p>
    <w:p w14:paraId="21B0B3B3" w14:textId="3CC546EF" w:rsidR="003823CD" w:rsidRPr="00874F48" w:rsidDel="003215BE" w:rsidRDefault="003823CD" w:rsidP="003823CD">
      <w:pPr>
        <w:jc w:val="both"/>
        <w:rPr>
          <w:del w:id="291" w:author="Stephen John Stretton" w:date="2024-08-22T13:04:00Z"/>
          <w:moveTo w:id="292" w:author="Stephen John Stretton" w:date="2024-08-22T12:50:00Z"/>
        </w:rPr>
      </w:pPr>
      <w:moveToRangeStart w:id="293" w:author="Stephen John Stretton" w:date="2024-08-22T12:50:00Z" w:name="move175223463"/>
      <w:moveTo w:id="294" w:author="Stephen John Stretton" w:date="2024-08-22T12:50:00Z">
        <w:del w:id="295" w:author="Stephen John Stretton" w:date="2024-08-22T13:04:00Z">
          <w:r w:rsidRPr="00874F48" w:rsidDel="003215BE">
            <w:delText>Capacity Assessment</w:delText>
          </w:r>
        </w:del>
      </w:moveTo>
    </w:p>
    <w:p w14:paraId="12EA8F4E" w14:textId="4712CC6D" w:rsidR="003823CD" w:rsidRPr="00874F48" w:rsidDel="003215BE" w:rsidRDefault="003823CD" w:rsidP="003823CD">
      <w:pPr>
        <w:jc w:val="both"/>
        <w:rPr>
          <w:del w:id="296" w:author="Stephen John Stretton" w:date="2024-08-22T13:04:00Z"/>
          <w:moveTo w:id="297" w:author="Stephen John Stretton" w:date="2024-08-22T12:50:00Z"/>
        </w:rPr>
      </w:pPr>
      <w:moveTo w:id="298" w:author="Stephen John Stretton" w:date="2024-08-22T12:50:00Z">
        <w:del w:id="299" w:author="Stephen John Stretton" w:date="2024-08-22T13:04:00Z">
          <w:r w:rsidRPr="00874F48" w:rsidDel="003215BE">
            <w:delText>An assessment of the issuer's capability to deliver on climate targets is essential, considering factors such as technical expertise, institutional capacity, and historical performance. This assessment helps ensure that KPIs are realistic and achievable within the bond's life.</w:delText>
          </w:r>
        </w:del>
      </w:moveTo>
    </w:p>
    <w:p w14:paraId="4B885C6E" w14:textId="2C4F1684" w:rsidR="003823CD" w:rsidRPr="00874F48" w:rsidDel="003215BE" w:rsidRDefault="003823CD" w:rsidP="003823CD">
      <w:pPr>
        <w:jc w:val="both"/>
        <w:rPr>
          <w:del w:id="300" w:author="Stephen John Stretton" w:date="2024-08-22T13:04:00Z"/>
          <w:moveTo w:id="301" w:author="Stephen John Stretton" w:date="2024-08-22T12:50:00Z"/>
        </w:rPr>
      </w:pPr>
      <w:moveTo w:id="302" w:author="Stephen John Stretton" w:date="2024-08-22T12:50:00Z">
        <w:del w:id="303" w:author="Stephen John Stretton" w:date="2024-08-22T13:04:00Z">
          <w:r w:rsidRPr="00874F48" w:rsidDel="003215BE">
            <w:delText>Negotiations with Stakeholders</w:delText>
          </w:r>
        </w:del>
      </w:moveTo>
    </w:p>
    <w:p w14:paraId="494ED189" w14:textId="631A193F" w:rsidR="003823CD" w:rsidRPr="00874F48" w:rsidDel="003215BE" w:rsidRDefault="003823CD" w:rsidP="003823CD">
      <w:pPr>
        <w:jc w:val="both"/>
        <w:rPr>
          <w:del w:id="304" w:author="Stephen John Stretton" w:date="2024-08-22T13:04:00Z"/>
          <w:moveTo w:id="305" w:author="Stephen John Stretton" w:date="2024-08-22T12:50:00Z"/>
        </w:rPr>
      </w:pPr>
      <w:moveTo w:id="306" w:author="Stephen John Stretton" w:date="2024-08-22T12:50:00Z">
        <w:del w:id="307" w:author="Stephen John Stretton" w:date="2024-08-22T13:04:00Z">
          <w:r w:rsidRPr="00874F48" w:rsidDel="003215BE">
            <w:delText>Successful KPI structuring requires careful negotiation with stakeholders to align KPIs with both the issuer's climate goals and the expectations of development partners. This alignment is crucial for the bond's success and attractiveness to investors.</w:delText>
          </w:r>
        </w:del>
      </w:moveTo>
    </w:p>
    <w:p w14:paraId="6FC94BFC" w14:textId="56BA0AA3" w:rsidR="003823CD" w:rsidRPr="00874F48" w:rsidDel="003215BE" w:rsidRDefault="003823CD" w:rsidP="003823CD">
      <w:pPr>
        <w:jc w:val="both"/>
        <w:rPr>
          <w:del w:id="308" w:author="Stephen John Stretton" w:date="2024-08-22T13:03:00Z"/>
          <w:moveTo w:id="309" w:author="Stephen John Stretton" w:date="2024-08-22T12:50:00Z"/>
        </w:rPr>
      </w:pPr>
      <w:moveTo w:id="310" w:author="Stephen John Stretton" w:date="2024-08-22T12:50:00Z">
        <w:del w:id="311" w:author="Stephen John Stretton" w:date="2024-08-22T13:03:00Z">
          <w:r w:rsidRPr="00874F48" w:rsidDel="003215BE">
            <w:delText>Nature of KPIs</w:delText>
          </w:r>
        </w:del>
      </w:moveTo>
    </w:p>
    <w:p w14:paraId="1874ECDF" w14:textId="7727F90B" w:rsidR="003823CD" w:rsidDel="003215BE" w:rsidRDefault="003823CD" w:rsidP="003823CD">
      <w:pPr>
        <w:jc w:val="both"/>
        <w:rPr>
          <w:del w:id="312" w:author="Stephen John Stretton" w:date="2024-08-22T13:03:00Z"/>
          <w:moveTo w:id="313" w:author="Stephen John Stretton" w:date="2024-08-22T12:50:00Z"/>
        </w:rPr>
      </w:pPr>
      <w:moveTo w:id="314" w:author="Stephen John Stretton" w:date="2024-08-22T12:50:00Z">
        <w:del w:id="315" w:author="Stephen John Stretton" w:date="2024-08-22T13:03:00Z">
          <w:r w:rsidRPr="00874F48" w:rsidDel="003215BE">
            <w:delText xml:space="preserve">KPIs should be designed to reflect both short-term milestones and long-term climate impacts, ensuring they are achievable and relevant to the bond's objectives. They must also be </w:delText>
          </w:r>
          <w:r w:rsidRPr="00874F48" w:rsidDel="003215BE">
            <w:lastRenderedPageBreak/>
            <w:delText>consistent with broader policy goals and capable of adapting to changes in political administrations.</w:delText>
          </w:r>
        </w:del>
      </w:moveTo>
    </w:p>
    <w:moveToRangeEnd w:id="293"/>
    <w:p w14:paraId="145190E7" w14:textId="5FE9800E" w:rsidR="003823CD" w:rsidRPr="00874F48" w:rsidDel="003823CD" w:rsidRDefault="003823CD" w:rsidP="009B6C34">
      <w:pPr>
        <w:jc w:val="both"/>
        <w:rPr>
          <w:del w:id="316" w:author="Stephen John Stretton" w:date="2024-08-22T12:50:00Z"/>
        </w:rPr>
      </w:pPr>
    </w:p>
    <w:p w14:paraId="21A7B444" w14:textId="4C76D7E1" w:rsidR="009B6C34" w:rsidRPr="00874F48" w:rsidDel="003215BE" w:rsidRDefault="009B6C34" w:rsidP="009B6C34">
      <w:pPr>
        <w:jc w:val="both"/>
        <w:rPr>
          <w:del w:id="317" w:author="Stephen John Stretton" w:date="2024-08-22T13:04:00Z"/>
        </w:rPr>
      </w:pPr>
      <w:del w:id="318" w:author="Stephen John Stretton" w:date="2024-08-22T13:04:00Z">
        <w:r w:rsidRPr="00874F48" w:rsidDel="003215BE">
          <w:delText>Further Proposals</w:delText>
        </w:r>
      </w:del>
    </w:p>
    <w:p w14:paraId="39BB5478" w14:textId="13A61B0D" w:rsidR="009B6C34" w:rsidDel="003215BE" w:rsidRDefault="009B6C34" w:rsidP="009B6C34">
      <w:pPr>
        <w:jc w:val="both"/>
        <w:rPr>
          <w:del w:id="319" w:author="Stephen John Stretton" w:date="2024-08-22T13:04:00Z"/>
        </w:rPr>
      </w:pPr>
      <w:del w:id="320" w:author="Stephen John Stretton" w:date="2024-08-22T13:04:00Z">
        <w:r w:rsidRPr="00874F48" w:rsidDel="003215BE">
          <w:delText>Additional considerations in KPI structuring include regulating targets to prevent greenwashing, establishing dedicated institutions for monitoring, and negotiating private sector participation thresholds. A well-defined results framework with clear success metrics is essential for operationalizing KPI bonds effectively.</w:delText>
        </w:r>
      </w:del>
    </w:p>
    <w:p w14:paraId="47D0C37A" w14:textId="77777777" w:rsidR="003A581F" w:rsidRDefault="003A581F" w:rsidP="009B6C34">
      <w:pPr>
        <w:jc w:val="both"/>
      </w:pPr>
    </w:p>
    <w:p w14:paraId="17174B7F" w14:textId="35E12ACA" w:rsidR="003A581F" w:rsidRDefault="00AB1999" w:rsidP="00713223">
      <w:pPr>
        <w:pStyle w:val="Heading2"/>
      </w:pPr>
      <w:r>
        <w:t xml:space="preserve">VIII. </w:t>
      </w:r>
      <w:r w:rsidR="003A581F">
        <w:t>Examples of Applications of KPI Bonds</w:t>
      </w:r>
    </w:p>
    <w:p w14:paraId="3602C1B5" w14:textId="6197ECFF" w:rsidR="00AB1999" w:rsidDel="003215BE" w:rsidRDefault="00AB1999" w:rsidP="009B6C34">
      <w:pPr>
        <w:jc w:val="both"/>
        <w:rPr>
          <w:del w:id="321" w:author="Stephen John Stretton" w:date="2024-08-22T12:59:00Z"/>
        </w:rPr>
      </w:pPr>
      <w:del w:id="322" w:author="Stephen John Stretton" w:date="2024-08-22T12:59:00Z">
        <w:r w:rsidDel="003215BE">
          <w:delText xml:space="preserve">Policy Reform </w:delText>
        </w:r>
        <w:r w:rsidR="00730FC6" w:rsidDel="003215BE">
          <w:delText>KPIs</w:delText>
        </w:r>
      </w:del>
    </w:p>
    <w:p w14:paraId="64967B8C" w14:textId="20541BBF" w:rsidR="00974F5F" w:rsidDel="003215BE" w:rsidRDefault="00974F5F" w:rsidP="009B6C34">
      <w:pPr>
        <w:jc w:val="both"/>
        <w:rPr>
          <w:del w:id="323" w:author="Stephen John Stretton" w:date="2024-08-22T12:59:00Z"/>
        </w:rPr>
      </w:pPr>
      <w:del w:id="324" w:author="Stephen John Stretton" w:date="2024-08-22T12:59:00Z">
        <w:r w:rsidDel="003215BE">
          <w:delText xml:space="preserve">Clean Energy </w:delText>
        </w:r>
        <w:r w:rsidR="00713223" w:rsidDel="003215BE">
          <w:delText>Infrastructure</w:delText>
        </w:r>
        <w:r w:rsidR="00730FC6" w:rsidDel="003215BE">
          <w:delText xml:space="preserve"> KPIs</w:delText>
        </w:r>
      </w:del>
    </w:p>
    <w:p w14:paraId="58CC59BA" w14:textId="7E2F4672" w:rsidR="003A581F" w:rsidDel="003823CD" w:rsidRDefault="003A581F" w:rsidP="009B6C34">
      <w:pPr>
        <w:jc w:val="both"/>
        <w:rPr>
          <w:del w:id="325" w:author="Stephen John Stretton" w:date="2024-08-22T12:48:00Z"/>
        </w:rPr>
      </w:pPr>
      <w:del w:id="326" w:author="Stephen John Stretton" w:date="2024-08-22T12:59:00Z">
        <w:r w:rsidDel="003215BE">
          <w:delText>Forest</w:delText>
        </w:r>
        <w:r w:rsidR="00AB1999" w:rsidDel="003215BE">
          <w:delText xml:space="preserve"> Cover</w:delText>
        </w:r>
        <w:r w:rsidR="00730FC6" w:rsidDel="003215BE">
          <w:delText xml:space="preserve"> KPIs</w:delText>
        </w:r>
      </w:del>
      <w:del w:id="327" w:author="Stephen John Stretton" w:date="2024-08-22T11:56:00Z">
        <w:r w:rsidR="00730FC6" w:rsidDel="00A5210F">
          <w:delText xml:space="preserve"> </w:delText>
        </w:r>
      </w:del>
    </w:p>
    <w:p w14:paraId="2E9F7F5C" w14:textId="2FFEB4D8" w:rsidR="00F51FD5" w:rsidDel="005F3B6E" w:rsidRDefault="00D510B8" w:rsidP="009B6C34">
      <w:pPr>
        <w:jc w:val="both"/>
        <w:rPr>
          <w:moveFrom w:id="328" w:author="Stephen John Stretton" w:date="2024-08-22T12:31:00Z"/>
        </w:rPr>
      </w:pPr>
      <w:moveFromRangeStart w:id="329" w:author="Stephen John Stretton" w:date="2024-08-22T12:31:00Z" w:name="move175222300"/>
      <w:moveFrom w:id="330" w:author="Stephen John Stretton" w:date="2024-08-22T12:31:00Z">
        <w:r w:rsidDel="005F3B6E">
          <w:t>Results-based payments?</w:t>
        </w:r>
        <w:r w:rsidR="00EF565E" w:rsidDel="005F3B6E">
          <w:t xml:space="preserve"> From what sources?</w:t>
        </w:r>
      </w:moveFrom>
    </w:p>
    <w:p w14:paraId="1BA7266C" w14:textId="341D523F" w:rsidR="00B0786B" w:rsidDel="005F3B6E" w:rsidRDefault="00D510B8" w:rsidP="009B6C34">
      <w:pPr>
        <w:jc w:val="both"/>
        <w:rPr>
          <w:moveFrom w:id="331" w:author="Stephen John Stretton" w:date="2024-08-22T12:31:00Z"/>
        </w:rPr>
      </w:pPr>
      <w:moveFrom w:id="332" w:author="Stephen John Stretton" w:date="2024-08-22T12:31:00Z">
        <w:r w:rsidDel="005F3B6E">
          <w:br/>
          <w:t>Climate Certificates à la Stéphane’s paper?</w:t>
        </w:r>
      </w:moveFrom>
    </w:p>
    <w:p w14:paraId="503C1A0F" w14:textId="3FC0185B" w:rsidR="00B550CF" w:rsidDel="005F3B6E" w:rsidRDefault="00C0448A" w:rsidP="009B6C34">
      <w:pPr>
        <w:jc w:val="both"/>
        <w:rPr>
          <w:moveFrom w:id="333" w:author="Stephen John Stretton" w:date="2024-08-22T12:31:00Z"/>
        </w:rPr>
      </w:pPr>
      <w:moveFrom w:id="334" w:author="Stephen John Stretton" w:date="2024-08-22T12:31:00Z">
        <w:r w:rsidDel="005F3B6E">
          <w:t>Dynamic incentives, notional capitalized value. Effectiveness of results-based payments?</w:t>
        </w:r>
      </w:moveFrom>
    </w:p>
    <w:p w14:paraId="5A6C9CE3" w14:textId="0215819D" w:rsidR="00C0448A" w:rsidDel="005F3B6E" w:rsidRDefault="00C0448A" w:rsidP="009B6C34">
      <w:pPr>
        <w:jc w:val="both"/>
        <w:rPr>
          <w:moveFrom w:id="335" w:author="Stephen John Stretton" w:date="2024-08-22T12:31:00Z"/>
        </w:rPr>
      </w:pPr>
      <w:moveFrom w:id="336" w:author="Stephen John Stretton" w:date="2024-08-22T12:31:00Z">
        <w:r w:rsidDel="005F3B6E">
          <w:t>Operational feasibility</w:t>
        </w:r>
        <w:r w:rsidR="00EA1E8A" w:rsidDel="005F3B6E">
          <w:t xml:space="preserve"> evaluation</w:t>
        </w:r>
        <w:r w:rsidDel="005F3B6E">
          <w:t>?</w:t>
        </w:r>
        <w:r w:rsidR="006E6F26" w:rsidDel="005F3B6E">
          <w:t xml:space="preserve"> (Has it been done already?)</w:t>
        </w:r>
      </w:moveFrom>
    </w:p>
    <w:p w14:paraId="4B28E89B" w14:textId="084426D5" w:rsidR="006E6F26" w:rsidDel="005F3B6E" w:rsidRDefault="006E6F26" w:rsidP="009B6C34">
      <w:pPr>
        <w:jc w:val="both"/>
        <w:rPr>
          <w:moveFrom w:id="337" w:author="Stephen John Stretton" w:date="2024-08-22T12:31:00Z"/>
        </w:rPr>
      </w:pPr>
      <w:moveFrom w:id="338" w:author="Stephen John Stretton" w:date="2024-08-22T12:31:00Z">
        <w:r w:rsidDel="005F3B6E">
          <w:t xml:space="preserve">Framework on best use of funds? Results-based payments, most effective use of </w:t>
        </w:r>
        <w:r w:rsidR="00775478" w:rsidDel="005F3B6E">
          <w:t xml:space="preserve">donor </w:t>
        </w:r>
        <w:r w:rsidDel="005F3B6E">
          <w:t>funds?</w:t>
        </w:r>
      </w:moveFrom>
    </w:p>
    <w:moveFromRangeEnd w:id="329"/>
    <w:p w14:paraId="2219DF11" w14:textId="77777777" w:rsidR="003A581F" w:rsidRPr="00874F48" w:rsidRDefault="003A581F" w:rsidP="009B6C34">
      <w:pPr>
        <w:jc w:val="both"/>
      </w:pPr>
    </w:p>
    <w:p w14:paraId="62A4492C" w14:textId="6934908E" w:rsidR="009B6C34" w:rsidRPr="00874F48" w:rsidRDefault="00AB1999" w:rsidP="009B6C34">
      <w:pPr>
        <w:pStyle w:val="Heading2"/>
      </w:pPr>
      <w:r>
        <w:t>IX</w:t>
      </w:r>
      <w:r w:rsidR="009B6C34" w:rsidRPr="00874F48">
        <w:t>. Conclusion</w:t>
      </w:r>
    </w:p>
    <w:p w14:paraId="5398050F" w14:textId="77777777" w:rsidR="009B6C34" w:rsidRPr="006B6E1C" w:rsidRDefault="009B6C34" w:rsidP="009B6C34">
      <w:pPr>
        <w:jc w:val="both"/>
      </w:pPr>
      <w:r w:rsidRPr="006B6E1C">
        <w:t>Summary of Key Points</w:t>
      </w:r>
    </w:p>
    <w:p w14:paraId="0A06F5C2" w14:textId="77777777" w:rsidR="009B6C34" w:rsidRPr="00874F48" w:rsidRDefault="009B6C34" w:rsidP="009B6C34">
      <w:pPr>
        <w:jc w:val="both"/>
      </w:pPr>
      <w:r w:rsidRPr="00874F48">
        <w:t>The KPI-linked bond offers a promising solution to the challenges of mobilizing private sector capital for the climate agenda. By addressing the limitations of existing financial instruments and incorporating innovative de-risking mechanisms, KPI bonds have the potential to attract significant private investment in</w:t>
      </w:r>
      <w:r>
        <w:t>to</w:t>
      </w:r>
      <w:r w:rsidRPr="00874F48">
        <w:t xml:space="preserve"> developing countries.</w:t>
      </w:r>
    </w:p>
    <w:p w14:paraId="480EB6C5" w14:textId="77777777" w:rsidR="009B6C34" w:rsidRPr="006B6E1C" w:rsidRDefault="009B6C34" w:rsidP="009B6C34">
      <w:pPr>
        <w:jc w:val="both"/>
      </w:pPr>
      <w:r w:rsidRPr="006B6E1C">
        <w:t>Future Outlook</w:t>
      </w:r>
    </w:p>
    <w:p w14:paraId="77866C3E" w14:textId="77777777" w:rsidR="009B6C34" w:rsidRPr="00874F48" w:rsidRDefault="009B6C34" w:rsidP="009B6C34">
      <w:pPr>
        <w:jc w:val="both"/>
      </w:pPr>
      <w:r w:rsidRPr="00874F48">
        <w:t>The next steps in the development of KPI bonds will focus on refining their design, conducting financial modeling to estimate bond premia, and incorporating stakeholder feedback. The goal is to create a scalable and effective financial tool that can play a central role in financing the global transition to a net-zero emissions economy.</w:t>
      </w:r>
    </w:p>
    <w:p w14:paraId="7AF38E11" w14:textId="77777777" w:rsidR="009B6C34" w:rsidRPr="00874F48" w:rsidRDefault="009B6C34" w:rsidP="009B6C34">
      <w:pPr>
        <w:jc w:val="both"/>
      </w:pPr>
    </w:p>
    <w:p w14:paraId="6C9E12A4" w14:textId="77777777" w:rsidR="009B6C34" w:rsidRPr="00F656B9" w:rsidRDefault="009B6C34" w:rsidP="009B6C34"/>
    <w:p w14:paraId="3804EC6D" w14:textId="39DBC83E" w:rsidR="00F17F94" w:rsidRDefault="005F3B6E">
      <w:pPr>
        <w:rPr>
          <w:ins w:id="339" w:author="Stephen John Stretton" w:date="2024-08-22T12:31:00Z"/>
        </w:rPr>
      </w:pPr>
      <w:ins w:id="340" w:author="Stephen John Stretton" w:date="2024-08-22T12:31:00Z">
        <w:r>
          <w:t>APPENDIX: ADDITIONAL QUESTIONS</w:t>
        </w:r>
      </w:ins>
    </w:p>
    <w:p w14:paraId="0FD19382" w14:textId="77777777" w:rsidR="005F3B6E" w:rsidRDefault="005F3B6E" w:rsidP="005F3B6E">
      <w:pPr>
        <w:jc w:val="both"/>
        <w:rPr>
          <w:moveTo w:id="341" w:author="Stephen John Stretton" w:date="2024-08-22T12:31:00Z"/>
        </w:rPr>
      </w:pPr>
      <w:moveToRangeStart w:id="342" w:author="Stephen John Stretton" w:date="2024-08-22T12:31:00Z" w:name="move175222300"/>
      <w:moveTo w:id="343" w:author="Stephen John Stretton" w:date="2024-08-22T12:31:00Z">
        <w:r>
          <w:lastRenderedPageBreak/>
          <w:t>Results-based payments? From what sources?</w:t>
        </w:r>
      </w:moveTo>
    </w:p>
    <w:p w14:paraId="76149686" w14:textId="77777777" w:rsidR="005F3B6E" w:rsidRDefault="005F3B6E" w:rsidP="005F3B6E">
      <w:pPr>
        <w:jc w:val="both"/>
        <w:rPr>
          <w:moveTo w:id="344" w:author="Stephen John Stretton" w:date="2024-08-22T12:31:00Z"/>
        </w:rPr>
      </w:pPr>
      <w:moveTo w:id="345" w:author="Stephen John Stretton" w:date="2024-08-22T12:31:00Z">
        <w:r>
          <w:t>Climate Certificates à la Stéphane’s paper?</w:t>
        </w:r>
      </w:moveTo>
    </w:p>
    <w:p w14:paraId="0EDF8AA5" w14:textId="77777777" w:rsidR="005F3B6E" w:rsidRDefault="005F3B6E" w:rsidP="005F3B6E">
      <w:pPr>
        <w:jc w:val="both"/>
        <w:rPr>
          <w:moveTo w:id="346" w:author="Stephen John Stretton" w:date="2024-08-22T12:31:00Z"/>
        </w:rPr>
      </w:pPr>
      <w:moveTo w:id="347" w:author="Stephen John Stretton" w:date="2024-08-22T12:31:00Z">
        <w:r>
          <w:t>Dynamic incentives, notional capitalized value. Effectiveness of results-based payments?</w:t>
        </w:r>
      </w:moveTo>
    </w:p>
    <w:p w14:paraId="30D68813" w14:textId="77777777" w:rsidR="005F3B6E" w:rsidRDefault="005F3B6E" w:rsidP="005F3B6E">
      <w:pPr>
        <w:jc w:val="both"/>
        <w:rPr>
          <w:moveTo w:id="348" w:author="Stephen John Stretton" w:date="2024-08-22T12:31:00Z"/>
        </w:rPr>
      </w:pPr>
      <w:moveTo w:id="349" w:author="Stephen John Stretton" w:date="2024-08-22T12:31:00Z">
        <w:r>
          <w:t>Operational feasibility evaluation? (Has it been done already?)</w:t>
        </w:r>
      </w:moveTo>
    </w:p>
    <w:p w14:paraId="28F18B92" w14:textId="312F1A38" w:rsidR="005F3B6E" w:rsidRPr="009B6C34" w:rsidRDefault="005F3B6E" w:rsidP="005F3B6E">
      <w:moveTo w:id="350" w:author="Stephen John Stretton" w:date="2024-08-22T12:31:00Z">
        <w:r>
          <w:t>Framework on best use of funds? Results-based payments, most effective use of donor funds?</w:t>
        </w:r>
      </w:moveTo>
      <w:moveToRangeEnd w:id="342"/>
    </w:p>
    <w:sectPr w:rsidR="005F3B6E" w:rsidRPr="009B6C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Stephen John Stretton" w:date="2024-08-22T12:55:00Z" w:initials="SJS">
    <w:p w14:paraId="75D5880D" w14:textId="77777777" w:rsidR="00A878D9" w:rsidRDefault="00A878D9" w:rsidP="00A878D9">
      <w:pPr>
        <w:pStyle w:val="CommentText"/>
      </w:pPr>
      <w:r>
        <w:rPr>
          <w:rStyle w:val="CommentReference"/>
        </w:rPr>
        <w:annotationRef/>
      </w:r>
      <w:r>
        <w:t>Which paper here?</w:t>
      </w:r>
    </w:p>
  </w:comment>
  <w:comment w:id="45" w:author="Stephen John Stretton" w:date="2024-08-22T12:51:00Z" w:initials="SJS">
    <w:p w14:paraId="6987BDD2" w14:textId="30BD4D4A" w:rsidR="00743F5C" w:rsidRDefault="00FD1022" w:rsidP="00743F5C">
      <w:pPr>
        <w:pStyle w:val="CommentText"/>
      </w:pPr>
      <w:r>
        <w:rPr>
          <w:rStyle w:val="CommentReference"/>
        </w:rPr>
        <w:annotationRef/>
      </w:r>
      <w:r w:rsidR="00743F5C">
        <w:t>More detail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D5880D" w15:done="0"/>
  <w15:commentEx w15:paraId="6987B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71B3DB" w16cex:dateUtc="2024-08-22T11:55:00Z"/>
  <w16cex:commentExtensible w16cex:durableId="2A71B2DE" w16cex:dateUtc="2024-08-22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D5880D" w16cid:durableId="2A71B3DB"/>
  <w16cid:commentId w16cid:paraId="6987BDD2" w16cid:durableId="2A71B2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108DC"/>
    <w:multiLevelType w:val="hybridMultilevel"/>
    <w:tmpl w:val="291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533CC"/>
    <w:multiLevelType w:val="hybridMultilevel"/>
    <w:tmpl w:val="9A4E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A50D88"/>
    <w:multiLevelType w:val="hybridMultilevel"/>
    <w:tmpl w:val="A802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956175"/>
    <w:multiLevelType w:val="hybridMultilevel"/>
    <w:tmpl w:val="648E2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4619829">
    <w:abstractNumId w:val="2"/>
  </w:num>
  <w:num w:numId="2" w16cid:durableId="305286169">
    <w:abstractNumId w:val="1"/>
  </w:num>
  <w:num w:numId="3" w16cid:durableId="1444037820">
    <w:abstractNumId w:val="0"/>
  </w:num>
  <w:num w:numId="4" w16cid:durableId="1588859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20A2A"/>
    <w:rsid w:val="0009125D"/>
    <w:rsid w:val="000A30BB"/>
    <w:rsid w:val="000B3367"/>
    <w:rsid w:val="000B3D4E"/>
    <w:rsid w:val="000C3C7B"/>
    <w:rsid w:val="000F4AF6"/>
    <w:rsid w:val="001A2FF7"/>
    <w:rsid w:val="001C50EB"/>
    <w:rsid w:val="001D4260"/>
    <w:rsid w:val="001F34CC"/>
    <w:rsid w:val="00224002"/>
    <w:rsid w:val="00226472"/>
    <w:rsid w:val="0026617D"/>
    <w:rsid w:val="00285CA9"/>
    <w:rsid w:val="002870C7"/>
    <w:rsid w:val="002E29BE"/>
    <w:rsid w:val="003215BE"/>
    <w:rsid w:val="00347E4D"/>
    <w:rsid w:val="00370C48"/>
    <w:rsid w:val="003823CD"/>
    <w:rsid w:val="003A581F"/>
    <w:rsid w:val="00404307"/>
    <w:rsid w:val="004A68FE"/>
    <w:rsid w:val="004C11D9"/>
    <w:rsid w:val="00515B4F"/>
    <w:rsid w:val="00544FFD"/>
    <w:rsid w:val="00551BBC"/>
    <w:rsid w:val="00554FF9"/>
    <w:rsid w:val="0057762F"/>
    <w:rsid w:val="005916B4"/>
    <w:rsid w:val="005A1802"/>
    <w:rsid w:val="005A57F9"/>
    <w:rsid w:val="005E3377"/>
    <w:rsid w:val="005F3B6E"/>
    <w:rsid w:val="005F48CA"/>
    <w:rsid w:val="00616F88"/>
    <w:rsid w:val="0062798D"/>
    <w:rsid w:val="006430DF"/>
    <w:rsid w:val="006459FA"/>
    <w:rsid w:val="00662840"/>
    <w:rsid w:val="00685501"/>
    <w:rsid w:val="006C22C7"/>
    <w:rsid w:val="006D6C63"/>
    <w:rsid w:val="006E6F26"/>
    <w:rsid w:val="00713223"/>
    <w:rsid w:val="00730FC6"/>
    <w:rsid w:val="00743F5C"/>
    <w:rsid w:val="00775478"/>
    <w:rsid w:val="00781AEB"/>
    <w:rsid w:val="007A104B"/>
    <w:rsid w:val="007D251F"/>
    <w:rsid w:val="00812B05"/>
    <w:rsid w:val="008321F1"/>
    <w:rsid w:val="00837E8B"/>
    <w:rsid w:val="00837F1E"/>
    <w:rsid w:val="00840C46"/>
    <w:rsid w:val="00844D12"/>
    <w:rsid w:val="00852FD2"/>
    <w:rsid w:val="00881749"/>
    <w:rsid w:val="00893845"/>
    <w:rsid w:val="00896686"/>
    <w:rsid w:val="00897C6C"/>
    <w:rsid w:val="008F6427"/>
    <w:rsid w:val="00924C92"/>
    <w:rsid w:val="00974F5F"/>
    <w:rsid w:val="009B6C34"/>
    <w:rsid w:val="009C5A5C"/>
    <w:rsid w:val="009F1B42"/>
    <w:rsid w:val="00A5210F"/>
    <w:rsid w:val="00A74AAE"/>
    <w:rsid w:val="00A83823"/>
    <w:rsid w:val="00A878D9"/>
    <w:rsid w:val="00A91CC6"/>
    <w:rsid w:val="00AB1999"/>
    <w:rsid w:val="00AE6D5C"/>
    <w:rsid w:val="00B0786B"/>
    <w:rsid w:val="00B550CF"/>
    <w:rsid w:val="00B55590"/>
    <w:rsid w:val="00B61273"/>
    <w:rsid w:val="00B67E1A"/>
    <w:rsid w:val="00B928F8"/>
    <w:rsid w:val="00BA7A12"/>
    <w:rsid w:val="00BB3550"/>
    <w:rsid w:val="00C0448A"/>
    <w:rsid w:val="00C15079"/>
    <w:rsid w:val="00C86A31"/>
    <w:rsid w:val="00CA7434"/>
    <w:rsid w:val="00D02997"/>
    <w:rsid w:val="00D510B8"/>
    <w:rsid w:val="00D612AE"/>
    <w:rsid w:val="00D735FD"/>
    <w:rsid w:val="00D90A32"/>
    <w:rsid w:val="00DF5DB3"/>
    <w:rsid w:val="00E42B21"/>
    <w:rsid w:val="00E43DE8"/>
    <w:rsid w:val="00EA1E8A"/>
    <w:rsid w:val="00EB5D11"/>
    <w:rsid w:val="00ED2BDD"/>
    <w:rsid w:val="00EE3C0F"/>
    <w:rsid w:val="00EF2F73"/>
    <w:rsid w:val="00EF565E"/>
    <w:rsid w:val="00F017A5"/>
    <w:rsid w:val="00F17F94"/>
    <w:rsid w:val="00F36D76"/>
    <w:rsid w:val="00F51FD5"/>
    <w:rsid w:val="00F75A0D"/>
    <w:rsid w:val="00FA53DF"/>
    <w:rsid w:val="00FB343C"/>
    <w:rsid w:val="00FD1022"/>
    <w:rsid w:val="00FE1B1D"/>
    <w:rsid w:val="00FE33C1"/>
    <w:rsid w:val="00FF7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E1B1D"/>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FE1B1D"/>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FE1B1D"/>
    <w:rPr>
      <w:caps/>
      <w:color w:val="823B0B" w:themeColor="accent2" w:themeShade="7F"/>
      <w:sz w:val="24"/>
      <w:szCs w:val="24"/>
    </w:rPr>
  </w:style>
  <w:style w:type="character" w:customStyle="1" w:styleId="Heading4Char">
    <w:name w:val="Heading 4 Char"/>
    <w:basedOn w:val="DefaultParagraphFont"/>
    <w:link w:val="Heading4"/>
    <w:uiPriority w:val="9"/>
    <w:semiHidden/>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semiHidden/>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FE1B1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E1B1D"/>
    <w:rPr>
      <w:caps/>
      <w:spacing w:val="20"/>
      <w:sz w:val="18"/>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FE1B1D"/>
    <w:pPr>
      <w:outlineLvl w:val="9"/>
    </w:pPr>
  </w:style>
  <w:style w:type="paragraph" w:styleId="Revision">
    <w:name w:val="Revision"/>
    <w:hidden/>
    <w:uiPriority w:val="99"/>
    <w:semiHidden/>
    <w:rsid w:val="00A83823"/>
    <w:pPr>
      <w:spacing w:after="0" w:line="240" w:lineRule="auto"/>
    </w:pPr>
  </w:style>
  <w:style w:type="character" w:styleId="CommentReference">
    <w:name w:val="annotation reference"/>
    <w:basedOn w:val="DefaultParagraphFont"/>
    <w:uiPriority w:val="99"/>
    <w:semiHidden/>
    <w:unhideWhenUsed/>
    <w:rsid w:val="00FD1022"/>
    <w:rPr>
      <w:sz w:val="16"/>
      <w:szCs w:val="16"/>
    </w:rPr>
  </w:style>
  <w:style w:type="paragraph" w:styleId="CommentText">
    <w:name w:val="annotation text"/>
    <w:basedOn w:val="Normal"/>
    <w:link w:val="CommentTextChar"/>
    <w:uiPriority w:val="99"/>
    <w:unhideWhenUsed/>
    <w:rsid w:val="00FD1022"/>
    <w:pPr>
      <w:spacing w:line="240" w:lineRule="auto"/>
    </w:pPr>
    <w:rPr>
      <w:sz w:val="20"/>
      <w:szCs w:val="20"/>
    </w:rPr>
  </w:style>
  <w:style w:type="character" w:customStyle="1" w:styleId="CommentTextChar">
    <w:name w:val="Comment Text Char"/>
    <w:basedOn w:val="DefaultParagraphFont"/>
    <w:link w:val="CommentText"/>
    <w:uiPriority w:val="99"/>
    <w:rsid w:val="00FD1022"/>
    <w:rPr>
      <w:sz w:val="20"/>
      <w:szCs w:val="20"/>
    </w:rPr>
  </w:style>
  <w:style w:type="paragraph" w:styleId="CommentSubject">
    <w:name w:val="annotation subject"/>
    <w:basedOn w:val="CommentText"/>
    <w:next w:val="CommentText"/>
    <w:link w:val="CommentSubjectChar"/>
    <w:uiPriority w:val="99"/>
    <w:semiHidden/>
    <w:unhideWhenUsed/>
    <w:rsid w:val="00FD1022"/>
    <w:rPr>
      <w:b/>
      <w:bCs/>
    </w:rPr>
  </w:style>
  <w:style w:type="character" w:customStyle="1" w:styleId="CommentSubjectChar">
    <w:name w:val="Comment Subject Char"/>
    <w:basedOn w:val="CommentTextChar"/>
    <w:link w:val="CommentSubject"/>
    <w:uiPriority w:val="99"/>
    <w:semiHidden/>
    <w:rsid w:val="00FD10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Stephen John Stretton</cp:lastModifiedBy>
  <cp:revision>9</cp:revision>
  <dcterms:created xsi:type="dcterms:W3CDTF">2024-08-22T11:53:00Z</dcterms:created>
  <dcterms:modified xsi:type="dcterms:W3CDTF">2024-08-22T12:05:00Z</dcterms:modified>
</cp:coreProperties>
</file>