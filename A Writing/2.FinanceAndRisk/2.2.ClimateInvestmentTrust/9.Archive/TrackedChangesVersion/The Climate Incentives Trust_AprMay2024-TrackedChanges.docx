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DF6D2" w14:textId="04E0A4AA" w:rsidR="0003725A" w:rsidRPr="00837CAE" w:rsidRDefault="005702B3">
      <w:pPr>
        <w:spacing w:after="80" w:line="276" w:lineRule="auto"/>
        <w:jc w:val="center"/>
        <w:rPr>
          <w:rFonts w:ascii="Times New Roman" w:hAnsi="Times New Roman" w:cs="Times New Roman"/>
          <w:b/>
          <w:bCs/>
          <w:rPrChange w:id="0" w:author="Stephen John Stretton" w:date="2024-04-16T06:18:00Z">
            <w:rPr>
              <w:rFonts w:ascii="Times New Roman" w:hAnsi="Times New Roman" w:cs="Times New Roman"/>
              <w:b/>
              <w:bCs/>
              <w:sz w:val="24"/>
              <w:szCs w:val="24"/>
            </w:rPr>
          </w:rPrChange>
        </w:rPr>
        <w:pPrChange w:id="1" w:author="Stephen John Stretton" w:date="2024-04-16T06:18:00Z">
          <w:pPr>
            <w:spacing w:after="80" w:line="240" w:lineRule="auto"/>
            <w:jc w:val="center"/>
          </w:pPr>
        </w:pPrChange>
      </w:pPr>
      <w:r w:rsidRPr="00837CAE">
        <w:rPr>
          <w:rFonts w:ascii="Times New Roman" w:hAnsi="Times New Roman" w:cs="Times New Roman"/>
          <w:b/>
          <w:bCs/>
          <w:rPrChange w:id="2" w:author="Stephen John Stretton" w:date="2024-04-16T06:18:00Z">
            <w:rPr>
              <w:rFonts w:ascii="Times New Roman" w:hAnsi="Times New Roman" w:cs="Times New Roman"/>
              <w:b/>
              <w:bCs/>
              <w:sz w:val="24"/>
              <w:szCs w:val="24"/>
            </w:rPr>
          </w:rPrChange>
        </w:rPr>
        <w:t xml:space="preserve">The Climate </w:t>
      </w:r>
      <w:r w:rsidR="00D13332" w:rsidRPr="00837CAE">
        <w:rPr>
          <w:rFonts w:ascii="Times New Roman" w:hAnsi="Times New Roman" w:cs="Times New Roman"/>
          <w:b/>
          <w:bCs/>
          <w:rPrChange w:id="3" w:author="Stephen John Stretton" w:date="2024-04-16T06:18:00Z">
            <w:rPr>
              <w:rFonts w:ascii="Times New Roman" w:hAnsi="Times New Roman" w:cs="Times New Roman"/>
              <w:b/>
              <w:bCs/>
              <w:sz w:val="24"/>
              <w:szCs w:val="24"/>
            </w:rPr>
          </w:rPrChange>
        </w:rPr>
        <w:t xml:space="preserve">Incentives </w:t>
      </w:r>
      <w:r w:rsidRPr="00837CAE">
        <w:rPr>
          <w:rFonts w:ascii="Times New Roman" w:hAnsi="Times New Roman" w:cs="Times New Roman"/>
          <w:b/>
          <w:bCs/>
          <w:rPrChange w:id="4" w:author="Stephen John Stretton" w:date="2024-04-16T06:18:00Z">
            <w:rPr>
              <w:rFonts w:ascii="Times New Roman" w:hAnsi="Times New Roman" w:cs="Times New Roman"/>
              <w:b/>
              <w:bCs/>
              <w:sz w:val="24"/>
              <w:szCs w:val="24"/>
            </w:rPr>
          </w:rPrChange>
        </w:rPr>
        <w:t>Trust</w:t>
      </w:r>
    </w:p>
    <w:p w14:paraId="55AD35F0" w14:textId="4A1BE420" w:rsidR="00C87274" w:rsidRPr="00837CAE" w:rsidRDefault="00C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center"/>
        <w:rPr>
          <w:rFonts w:ascii="Times New Roman" w:hAnsi="Times New Roman" w:cs="Times New Roman"/>
          <w:i/>
          <w:iCs/>
          <w:rPrChange w:id="5" w:author="Stephen John Stretton" w:date="2024-04-16T06:18:00Z">
            <w:rPr>
              <w:rFonts w:ascii="Times New Roman" w:hAnsi="Times New Roman" w:cs="Times New Roman"/>
              <w:i/>
              <w:iCs/>
              <w:sz w:val="24"/>
              <w:szCs w:val="24"/>
            </w:rPr>
          </w:rPrChange>
        </w:rPr>
        <w:pPrChange w:id="6"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pPrChange>
      </w:pPr>
      <w:r w:rsidRPr="00837CAE">
        <w:rPr>
          <w:rFonts w:ascii="Times New Roman" w:hAnsi="Times New Roman" w:cs="Times New Roman"/>
          <w:i/>
          <w:iCs/>
          <w:rPrChange w:id="7" w:author="Stephen John Stretton" w:date="2024-04-16T06:18:00Z">
            <w:rPr>
              <w:rFonts w:ascii="Times New Roman" w:hAnsi="Times New Roman" w:cs="Times New Roman"/>
              <w:i/>
              <w:iCs/>
              <w:sz w:val="24"/>
              <w:szCs w:val="24"/>
            </w:rPr>
          </w:rPrChange>
        </w:rPr>
        <w:t xml:space="preserve">Stephen Stretton and </w:t>
      </w:r>
      <w:r w:rsidR="002B4FBC" w:rsidRPr="00837CAE">
        <w:rPr>
          <w:rFonts w:ascii="Times New Roman" w:hAnsi="Times New Roman" w:cs="Times New Roman"/>
          <w:i/>
          <w:iCs/>
          <w:rPrChange w:id="8" w:author="Stephen John Stretton" w:date="2024-04-16T06:18:00Z">
            <w:rPr>
              <w:rFonts w:ascii="Times New Roman" w:hAnsi="Times New Roman" w:cs="Times New Roman"/>
              <w:i/>
              <w:iCs/>
              <w:sz w:val="24"/>
              <w:szCs w:val="24"/>
            </w:rPr>
          </w:rPrChange>
        </w:rPr>
        <w:t>o</w:t>
      </w:r>
      <w:r w:rsidRPr="00837CAE">
        <w:rPr>
          <w:rFonts w:ascii="Times New Roman" w:hAnsi="Times New Roman" w:cs="Times New Roman"/>
          <w:i/>
          <w:iCs/>
          <w:rPrChange w:id="9" w:author="Stephen John Stretton" w:date="2024-04-16T06:18:00Z">
            <w:rPr>
              <w:rFonts w:ascii="Times New Roman" w:hAnsi="Times New Roman" w:cs="Times New Roman"/>
              <w:i/>
              <w:iCs/>
              <w:sz w:val="24"/>
              <w:szCs w:val="24"/>
            </w:rPr>
          </w:rPrChange>
        </w:rPr>
        <w:t>thers</w:t>
      </w:r>
    </w:p>
    <w:p w14:paraId="23F8C8CD" w14:textId="77777777" w:rsidR="00404FA9" w:rsidRPr="00837CAE" w:rsidRDefault="00404FA9">
      <w:pPr>
        <w:spacing w:after="80" w:line="276" w:lineRule="auto"/>
        <w:jc w:val="center"/>
        <w:rPr>
          <w:rFonts w:ascii="Times New Roman" w:hAnsi="Times New Roman" w:cs="Times New Roman"/>
          <w:b/>
          <w:bCs/>
          <w:rPrChange w:id="10" w:author="Stephen John Stretton" w:date="2024-04-16T06:18:00Z">
            <w:rPr>
              <w:rFonts w:ascii="Times New Roman" w:hAnsi="Times New Roman" w:cs="Times New Roman"/>
              <w:b/>
              <w:bCs/>
              <w:sz w:val="24"/>
              <w:szCs w:val="24"/>
            </w:rPr>
          </w:rPrChange>
        </w:rPr>
        <w:pPrChange w:id="11" w:author="Stephen John Stretton" w:date="2024-04-16T06:18:00Z">
          <w:pPr>
            <w:spacing w:after="80" w:line="240" w:lineRule="auto"/>
            <w:jc w:val="center"/>
          </w:pPr>
        </w:pPrChange>
      </w:pPr>
    </w:p>
    <w:p w14:paraId="08ED32C6" w14:textId="4F1E85A2" w:rsidR="6388AF40" w:rsidRPr="00837CAE" w:rsidRDefault="6388AF40">
      <w:pPr>
        <w:spacing w:after="80" w:line="276" w:lineRule="auto"/>
        <w:jc w:val="both"/>
        <w:rPr>
          <w:rFonts w:ascii="Times New Roman" w:eastAsiaTheme="minorEastAsia" w:hAnsi="Times New Roman" w:cs="Times New Roman"/>
          <w:b/>
          <w:bCs/>
          <w:color w:val="202124"/>
          <w:rPrChange w:id="12" w:author="Stephen John Stretton" w:date="2024-04-16T06:18:00Z">
            <w:rPr>
              <w:rFonts w:ascii="Times New Roman" w:eastAsiaTheme="minorEastAsia" w:hAnsi="Times New Roman" w:cs="Times New Roman"/>
              <w:b/>
              <w:bCs/>
              <w:color w:val="202124"/>
              <w:sz w:val="24"/>
              <w:szCs w:val="24"/>
            </w:rPr>
          </w:rPrChange>
        </w:rPr>
        <w:pPrChange w:id="13" w:author="Stephen John Stretton" w:date="2024-04-16T06:18:00Z">
          <w:pPr>
            <w:spacing w:after="80" w:line="240" w:lineRule="auto"/>
            <w:jc w:val="both"/>
          </w:pPr>
        </w:pPrChange>
      </w:pPr>
      <w:r w:rsidRPr="00837CAE">
        <w:rPr>
          <w:rFonts w:ascii="Times New Roman" w:eastAsiaTheme="minorEastAsia" w:hAnsi="Times New Roman" w:cs="Times New Roman"/>
          <w:b/>
          <w:bCs/>
          <w:color w:val="202124"/>
          <w:shd w:val="clear" w:color="auto" w:fill="E6E6E6"/>
          <w:rPrChange w:id="14" w:author="Stephen John Stretton" w:date="2024-04-16T06:18:00Z">
            <w:rPr>
              <w:rFonts w:ascii="Times New Roman" w:eastAsiaTheme="minorEastAsia" w:hAnsi="Times New Roman" w:cs="Times New Roman"/>
              <w:b/>
              <w:bCs/>
              <w:color w:val="202124"/>
              <w:sz w:val="24"/>
              <w:szCs w:val="24"/>
              <w:shd w:val="clear" w:color="auto" w:fill="E6E6E6"/>
            </w:rPr>
          </w:rPrChange>
        </w:rPr>
        <w:t>Objective</w:t>
      </w:r>
    </w:p>
    <w:p w14:paraId="72195403" w14:textId="7E0A06FC" w:rsidR="00A46CF8" w:rsidRPr="00837CAE" w:rsidRDefault="00E675DB">
      <w:pPr>
        <w:spacing w:after="80" w:line="276" w:lineRule="auto"/>
        <w:jc w:val="both"/>
        <w:rPr>
          <w:rFonts w:ascii="Times New Roman" w:eastAsiaTheme="minorEastAsia" w:hAnsi="Times New Roman" w:cs="Times New Roman"/>
          <w:color w:val="202124"/>
          <w:rPrChange w:id="15" w:author="Stephen John Stretton" w:date="2024-04-16T06:18:00Z">
            <w:rPr>
              <w:rFonts w:ascii="Times New Roman" w:eastAsiaTheme="minorEastAsia" w:hAnsi="Times New Roman" w:cs="Times New Roman"/>
              <w:color w:val="202124"/>
              <w:sz w:val="24"/>
              <w:szCs w:val="24"/>
            </w:rPr>
          </w:rPrChange>
        </w:rPr>
        <w:pPrChange w:id="16"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17" w:author="Stephen John Stretton" w:date="2024-04-16T06:18:00Z">
            <w:rPr>
              <w:rFonts w:ascii="Times New Roman" w:eastAsiaTheme="minorEastAsia" w:hAnsi="Times New Roman" w:cs="Times New Roman"/>
              <w:color w:val="202124"/>
              <w:sz w:val="24"/>
              <w:szCs w:val="24"/>
            </w:rPr>
          </w:rPrChange>
        </w:rPr>
        <w:t>The proposal aims to e</w:t>
      </w:r>
      <w:r w:rsidR="00F50F86" w:rsidRPr="00837CAE">
        <w:rPr>
          <w:rFonts w:ascii="Times New Roman" w:eastAsiaTheme="minorEastAsia" w:hAnsi="Times New Roman" w:cs="Times New Roman"/>
          <w:color w:val="202124"/>
          <w:rPrChange w:id="18" w:author="Stephen John Stretton" w:date="2024-04-16T06:18:00Z">
            <w:rPr>
              <w:rFonts w:ascii="Times New Roman" w:eastAsiaTheme="minorEastAsia" w:hAnsi="Times New Roman" w:cs="Times New Roman"/>
              <w:color w:val="202124"/>
              <w:sz w:val="24"/>
              <w:szCs w:val="24"/>
            </w:rPr>
          </w:rPrChange>
        </w:rPr>
        <w:t xml:space="preserve">xpand </w:t>
      </w:r>
      <w:r w:rsidR="00551780" w:rsidRPr="00837CAE">
        <w:rPr>
          <w:rFonts w:ascii="Times New Roman" w:eastAsiaTheme="minorEastAsia" w:hAnsi="Times New Roman" w:cs="Times New Roman"/>
          <w:color w:val="202124"/>
          <w:rPrChange w:id="19" w:author="Stephen John Stretton" w:date="2024-04-16T06:18:00Z">
            <w:rPr>
              <w:rFonts w:ascii="Times New Roman" w:eastAsiaTheme="minorEastAsia" w:hAnsi="Times New Roman" w:cs="Times New Roman"/>
              <w:color w:val="202124"/>
              <w:sz w:val="24"/>
              <w:szCs w:val="24"/>
            </w:rPr>
          </w:rPrChange>
        </w:rPr>
        <w:t xml:space="preserve">global for-public-good </w:t>
      </w:r>
      <w:r w:rsidR="00F50F86" w:rsidRPr="00837CAE">
        <w:rPr>
          <w:rFonts w:ascii="Times New Roman" w:eastAsiaTheme="minorEastAsia" w:hAnsi="Times New Roman" w:cs="Times New Roman"/>
          <w:color w:val="202124"/>
          <w:rPrChange w:id="20" w:author="Stephen John Stretton" w:date="2024-04-16T06:18:00Z">
            <w:rPr>
              <w:rFonts w:ascii="Times New Roman" w:eastAsiaTheme="minorEastAsia" w:hAnsi="Times New Roman" w:cs="Times New Roman"/>
              <w:color w:val="202124"/>
              <w:sz w:val="24"/>
              <w:szCs w:val="24"/>
            </w:rPr>
          </w:rPrChange>
        </w:rPr>
        <w:t>loss-absorbing capital</w:t>
      </w:r>
      <w:r w:rsidR="005D328D" w:rsidRPr="00837CAE">
        <w:rPr>
          <w:rFonts w:ascii="Times New Roman" w:eastAsiaTheme="minorEastAsia" w:hAnsi="Times New Roman" w:cs="Times New Roman"/>
          <w:color w:val="202124"/>
          <w:rPrChange w:id="21" w:author="Stephen John Stretton" w:date="2024-04-16T06:18:00Z">
            <w:rPr>
              <w:rFonts w:ascii="Times New Roman" w:eastAsiaTheme="minorEastAsia" w:hAnsi="Times New Roman" w:cs="Times New Roman"/>
              <w:color w:val="202124"/>
              <w:sz w:val="24"/>
              <w:szCs w:val="24"/>
            </w:rPr>
          </w:rPrChange>
        </w:rPr>
        <w:t xml:space="preserve"> </w:t>
      </w:r>
      <w:r w:rsidR="00C66DE6" w:rsidRPr="00837CAE">
        <w:rPr>
          <w:rFonts w:ascii="Times New Roman" w:eastAsiaTheme="minorEastAsia" w:hAnsi="Times New Roman" w:cs="Times New Roman"/>
          <w:color w:val="202124"/>
          <w:rPrChange w:id="22" w:author="Stephen John Stretton" w:date="2024-04-16T06:18:00Z">
            <w:rPr>
              <w:rFonts w:ascii="Times New Roman" w:eastAsiaTheme="minorEastAsia" w:hAnsi="Times New Roman" w:cs="Times New Roman"/>
              <w:color w:val="202124"/>
              <w:sz w:val="24"/>
              <w:szCs w:val="24"/>
            </w:rPr>
          </w:rPrChange>
        </w:rPr>
        <w:t xml:space="preserve">for </w:t>
      </w:r>
      <w:r w:rsidR="002F26FC" w:rsidRPr="00837CAE">
        <w:rPr>
          <w:rFonts w:ascii="Times New Roman" w:eastAsiaTheme="minorEastAsia" w:hAnsi="Times New Roman" w:cs="Times New Roman"/>
          <w:color w:val="202124"/>
          <w:rPrChange w:id="23" w:author="Stephen John Stretton" w:date="2024-04-16T06:18:00Z">
            <w:rPr>
              <w:rFonts w:ascii="Times New Roman" w:eastAsiaTheme="minorEastAsia" w:hAnsi="Times New Roman" w:cs="Times New Roman"/>
              <w:color w:val="202124"/>
              <w:sz w:val="24"/>
              <w:szCs w:val="24"/>
            </w:rPr>
          </w:rPrChange>
        </w:rPr>
        <w:t xml:space="preserve">mitigation </w:t>
      </w:r>
      <w:r w:rsidR="00C66DE6" w:rsidRPr="00837CAE">
        <w:rPr>
          <w:rFonts w:ascii="Times New Roman" w:eastAsiaTheme="minorEastAsia" w:hAnsi="Times New Roman" w:cs="Times New Roman"/>
          <w:color w:val="202124"/>
          <w:rPrChange w:id="24" w:author="Stephen John Stretton" w:date="2024-04-16T06:18:00Z">
            <w:rPr>
              <w:rFonts w:ascii="Times New Roman" w:eastAsiaTheme="minorEastAsia" w:hAnsi="Times New Roman" w:cs="Times New Roman"/>
              <w:color w:val="202124"/>
              <w:sz w:val="24"/>
              <w:szCs w:val="24"/>
            </w:rPr>
          </w:rPrChange>
        </w:rPr>
        <w:t xml:space="preserve">finance </w:t>
      </w:r>
      <w:r w:rsidR="002F26FC" w:rsidRPr="00837CAE">
        <w:rPr>
          <w:rFonts w:ascii="Times New Roman" w:eastAsiaTheme="minorEastAsia" w:hAnsi="Times New Roman" w:cs="Times New Roman"/>
          <w:color w:val="202124"/>
          <w:rPrChange w:id="25" w:author="Stephen John Stretton" w:date="2024-04-16T06:18:00Z">
            <w:rPr>
              <w:rFonts w:ascii="Times New Roman" w:eastAsiaTheme="minorEastAsia" w:hAnsi="Times New Roman" w:cs="Times New Roman"/>
              <w:color w:val="202124"/>
              <w:sz w:val="24"/>
              <w:szCs w:val="24"/>
            </w:rPr>
          </w:rPrChange>
        </w:rPr>
        <w:t>before 2050 and</w:t>
      </w:r>
      <w:r w:rsidR="00110391" w:rsidRPr="00837CAE">
        <w:rPr>
          <w:rFonts w:ascii="Times New Roman" w:eastAsiaTheme="minorEastAsia" w:hAnsi="Times New Roman" w:cs="Times New Roman"/>
          <w:color w:val="202124"/>
          <w:rPrChange w:id="26" w:author="Stephen John Stretton" w:date="2024-04-16T06:18:00Z">
            <w:rPr>
              <w:rFonts w:ascii="Times New Roman" w:eastAsiaTheme="minorEastAsia" w:hAnsi="Times New Roman" w:cs="Times New Roman"/>
              <w:color w:val="202124"/>
              <w:sz w:val="24"/>
              <w:szCs w:val="24"/>
            </w:rPr>
          </w:rPrChange>
        </w:rPr>
        <w:t xml:space="preserve"> </w:t>
      </w:r>
      <w:r w:rsidR="00D44CA4" w:rsidRPr="00837CAE">
        <w:rPr>
          <w:rFonts w:ascii="Times New Roman" w:eastAsiaTheme="minorEastAsia" w:hAnsi="Times New Roman" w:cs="Times New Roman"/>
          <w:color w:val="202124"/>
          <w:rPrChange w:id="27" w:author="Stephen John Stretton" w:date="2024-04-16T06:18:00Z">
            <w:rPr>
              <w:rFonts w:ascii="Times New Roman" w:eastAsiaTheme="minorEastAsia" w:hAnsi="Times New Roman" w:cs="Times New Roman"/>
              <w:color w:val="202124"/>
              <w:sz w:val="24"/>
              <w:szCs w:val="24"/>
            </w:rPr>
          </w:rPrChange>
        </w:rPr>
        <w:t xml:space="preserve">for </w:t>
      </w:r>
      <w:r w:rsidR="009353AB" w:rsidRPr="00837CAE">
        <w:rPr>
          <w:rFonts w:ascii="Times New Roman" w:eastAsiaTheme="minorEastAsia" w:hAnsi="Times New Roman" w:cs="Times New Roman"/>
          <w:color w:val="202124"/>
          <w:rPrChange w:id="28" w:author="Stephen John Stretton" w:date="2024-04-16T06:18:00Z">
            <w:rPr>
              <w:rFonts w:ascii="Times New Roman" w:eastAsiaTheme="minorEastAsia" w:hAnsi="Times New Roman" w:cs="Times New Roman"/>
              <w:color w:val="202124"/>
              <w:sz w:val="24"/>
              <w:szCs w:val="24"/>
            </w:rPr>
          </w:rPrChange>
        </w:rPr>
        <w:t>loss and damage</w:t>
      </w:r>
      <w:r w:rsidR="002F26FC" w:rsidRPr="00837CAE">
        <w:rPr>
          <w:rFonts w:ascii="Times New Roman" w:eastAsiaTheme="minorEastAsia" w:hAnsi="Times New Roman" w:cs="Times New Roman"/>
          <w:color w:val="202124"/>
          <w:rPrChange w:id="29" w:author="Stephen John Stretton" w:date="2024-04-16T06:18:00Z">
            <w:rPr>
              <w:rFonts w:ascii="Times New Roman" w:eastAsiaTheme="minorEastAsia" w:hAnsi="Times New Roman" w:cs="Times New Roman"/>
              <w:color w:val="202124"/>
              <w:sz w:val="24"/>
              <w:szCs w:val="24"/>
            </w:rPr>
          </w:rPrChange>
        </w:rPr>
        <w:t xml:space="preserve"> </w:t>
      </w:r>
      <w:r w:rsidR="0076773E" w:rsidRPr="00837CAE">
        <w:rPr>
          <w:rFonts w:ascii="Times New Roman" w:eastAsiaTheme="minorEastAsia" w:hAnsi="Times New Roman" w:cs="Times New Roman"/>
          <w:color w:val="202124"/>
          <w:rPrChange w:id="30" w:author="Stephen John Stretton" w:date="2024-04-16T06:18:00Z">
            <w:rPr>
              <w:rFonts w:ascii="Times New Roman" w:eastAsiaTheme="minorEastAsia" w:hAnsi="Times New Roman" w:cs="Times New Roman"/>
              <w:color w:val="202124"/>
              <w:sz w:val="24"/>
              <w:szCs w:val="24"/>
            </w:rPr>
          </w:rPrChange>
        </w:rPr>
        <w:t xml:space="preserve">protection </w:t>
      </w:r>
      <w:r w:rsidR="002F26FC" w:rsidRPr="00837CAE">
        <w:rPr>
          <w:rFonts w:ascii="Times New Roman" w:eastAsiaTheme="minorEastAsia" w:hAnsi="Times New Roman" w:cs="Times New Roman"/>
          <w:color w:val="202124"/>
          <w:rPrChange w:id="31" w:author="Stephen John Stretton" w:date="2024-04-16T06:18:00Z">
            <w:rPr>
              <w:rFonts w:ascii="Times New Roman" w:eastAsiaTheme="minorEastAsia" w:hAnsi="Times New Roman" w:cs="Times New Roman"/>
              <w:color w:val="202124"/>
              <w:sz w:val="24"/>
              <w:szCs w:val="24"/>
            </w:rPr>
          </w:rPrChange>
        </w:rPr>
        <w:t xml:space="preserve">after 2050. </w:t>
      </w:r>
    </w:p>
    <w:p w14:paraId="1E5FBAB2" w14:textId="5C86FBF4" w:rsidR="00000EB1" w:rsidRPr="00837CAE" w:rsidRDefault="00603419">
      <w:pPr>
        <w:spacing w:after="80" w:line="276" w:lineRule="auto"/>
        <w:jc w:val="both"/>
        <w:rPr>
          <w:rFonts w:ascii="Times New Roman" w:eastAsiaTheme="minorEastAsia" w:hAnsi="Times New Roman" w:cs="Times New Roman"/>
          <w:color w:val="202124"/>
          <w:rPrChange w:id="32" w:author="Stephen John Stretton" w:date="2024-04-16T06:18:00Z">
            <w:rPr>
              <w:rFonts w:ascii="Times New Roman" w:eastAsiaTheme="minorEastAsia" w:hAnsi="Times New Roman" w:cs="Times New Roman"/>
              <w:color w:val="202124"/>
              <w:sz w:val="24"/>
              <w:szCs w:val="24"/>
            </w:rPr>
          </w:rPrChange>
        </w:rPr>
        <w:pPrChange w:id="33"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34" w:author="Stephen John Stretton" w:date="2024-04-16T06:18:00Z">
            <w:rPr>
              <w:rFonts w:ascii="Times New Roman" w:eastAsiaTheme="minorEastAsia" w:hAnsi="Times New Roman" w:cs="Times New Roman"/>
              <w:color w:val="202124"/>
              <w:sz w:val="24"/>
              <w:szCs w:val="24"/>
            </w:rPr>
          </w:rPrChange>
        </w:rPr>
        <w:t>More specifically</w:t>
      </w:r>
      <w:r w:rsidR="00557029" w:rsidRPr="00837CAE">
        <w:rPr>
          <w:rFonts w:ascii="Times New Roman" w:eastAsiaTheme="minorEastAsia" w:hAnsi="Times New Roman" w:cs="Times New Roman"/>
          <w:color w:val="202124"/>
          <w:rPrChange w:id="35" w:author="Stephen John Stretton" w:date="2024-04-16T06:18:00Z">
            <w:rPr>
              <w:rFonts w:ascii="Times New Roman" w:eastAsiaTheme="minorEastAsia" w:hAnsi="Times New Roman" w:cs="Times New Roman"/>
              <w:color w:val="202124"/>
              <w:sz w:val="24"/>
              <w:szCs w:val="24"/>
            </w:rPr>
          </w:rPrChange>
        </w:rPr>
        <w:t>,</w:t>
      </w:r>
      <w:r w:rsidRPr="00837CAE">
        <w:rPr>
          <w:rFonts w:ascii="Times New Roman" w:eastAsiaTheme="minorEastAsia" w:hAnsi="Times New Roman" w:cs="Times New Roman"/>
          <w:color w:val="202124"/>
          <w:rPrChange w:id="36" w:author="Stephen John Stretton" w:date="2024-04-16T06:18:00Z">
            <w:rPr>
              <w:rFonts w:ascii="Times New Roman" w:eastAsiaTheme="minorEastAsia" w:hAnsi="Times New Roman" w:cs="Times New Roman"/>
              <w:color w:val="202124"/>
              <w:sz w:val="24"/>
              <w:szCs w:val="24"/>
            </w:rPr>
          </w:rPrChange>
        </w:rPr>
        <w:t xml:space="preserve"> the objective is the</w:t>
      </w:r>
      <w:r w:rsidR="00DC1C69" w:rsidRPr="00837CAE">
        <w:rPr>
          <w:rFonts w:ascii="Times New Roman" w:eastAsiaTheme="minorEastAsia" w:hAnsi="Times New Roman" w:cs="Times New Roman"/>
          <w:color w:val="202124"/>
          <w:rPrChange w:id="37" w:author="Stephen John Stretton" w:date="2024-04-16T06:18:00Z">
            <w:rPr>
              <w:rFonts w:ascii="Times New Roman" w:eastAsiaTheme="minorEastAsia" w:hAnsi="Times New Roman" w:cs="Times New Roman"/>
              <w:color w:val="202124"/>
              <w:sz w:val="24"/>
              <w:szCs w:val="24"/>
            </w:rPr>
          </w:rPrChange>
        </w:rPr>
        <w:t xml:space="preserve"> </w:t>
      </w:r>
      <w:r w:rsidR="00DC1C69" w:rsidRPr="00837CAE">
        <w:rPr>
          <w:rFonts w:ascii="Times New Roman" w:eastAsiaTheme="minorEastAsia" w:hAnsi="Times New Roman" w:cs="Times New Roman"/>
          <w:i/>
          <w:iCs/>
          <w:color w:val="202124"/>
          <w:rPrChange w:id="38" w:author="Stephen John Stretton" w:date="2024-04-16T06:18:00Z">
            <w:rPr>
              <w:rFonts w:ascii="Times New Roman" w:eastAsiaTheme="minorEastAsia" w:hAnsi="Times New Roman" w:cs="Times New Roman"/>
              <w:i/>
              <w:iCs/>
              <w:color w:val="202124"/>
              <w:sz w:val="24"/>
              <w:szCs w:val="24"/>
            </w:rPr>
          </w:rPrChange>
        </w:rPr>
        <w:t xml:space="preserve">insurance </w:t>
      </w:r>
      <w:r w:rsidR="00DC1C69" w:rsidRPr="00837CAE">
        <w:rPr>
          <w:rFonts w:ascii="Times New Roman" w:eastAsiaTheme="minorEastAsia" w:hAnsi="Times New Roman" w:cs="Times New Roman"/>
          <w:color w:val="202124"/>
          <w:rPrChange w:id="39" w:author="Stephen John Stretton" w:date="2024-04-16T06:18:00Z">
            <w:rPr>
              <w:rFonts w:ascii="Times New Roman" w:eastAsiaTheme="minorEastAsia" w:hAnsi="Times New Roman" w:cs="Times New Roman"/>
              <w:color w:val="202124"/>
              <w:sz w:val="24"/>
              <w:szCs w:val="24"/>
            </w:rPr>
          </w:rPrChange>
        </w:rPr>
        <w:t>of risks</w:t>
      </w:r>
      <w:r w:rsidRPr="00837CAE">
        <w:rPr>
          <w:rFonts w:ascii="Times New Roman" w:eastAsiaTheme="minorEastAsia" w:hAnsi="Times New Roman" w:cs="Times New Roman"/>
          <w:color w:val="202124"/>
          <w:rPrChange w:id="40" w:author="Stephen John Stretton" w:date="2024-04-16T06:18:00Z">
            <w:rPr>
              <w:rFonts w:ascii="Times New Roman" w:eastAsiaTheme="minorEastAsia" w:hAnsi="Times New Roman" w:cs="Times New Roman"/>
              <w:color w:val="202124"/>
              <w:sz w:val="24"/>
              <w:szCs w:val="24"/>
            </w:rPr>
          </w:rPrChange>
        </w:rPr>
        <w:t xml:space="preserve"> in exchange for sovereign commitments</w:t>
      </w:r>
      <w:r w:rsidR="00EC5F0B" w:rsidRPr="00837CAE">
        <w:rPr>
          <w:rFonts w:ascii="Times New Roman" w:eastAsiaTheme="minorEastAsia" w:hAnsi="Times New Roman" w:cs="Times New Roman"/>
          <w:color w:val="202124"/>
          <w:rPrChange w:id="41" w:author="Stephen John Stretton" w:date="2024-04-16T06:18:00Z">
            <w:rPr>
              <w:rFonts w:ascii="Times New Roman" w:eastAsiaTheme="minorEastAsia" w:hAnsi="Times New Roman" w:cs="Times New Roman"/>
              <w:color w:val="202124"/>
              <w:sz w:val="24"/>
              <w:szCs w:val="24"/>
            </w:rPr>
          </w:rPrChange>
        </w:rPr>
        <w:t xml:space="preserve">, </w:t>
      </w:r>
      <w:r w:rsidR="00EC5F0B" w:rsidRPr="00837CAE">
        <w:rPr>
          <w:rFonts w:ascii="Times New Roman" w:eastAsiaTheme="minorEastAsia" w:hAnsi="Times New Roman" w:cs="Times New Roman"/>
          <w:i/>
          <w:iCs/>
          <w:color w:val="202124"/>
          <w:rPrChange w:id="42" w:author="Stephen John Stretton" w:date="2024-04-16T06:18:00Z">
            <w:rPr>
              <w:rFonts w:ascii="Times New Roman" w:eastAsiaTheme="minorEastAsia" w:hAnsi="Times New Roman" w:cs="Times New Roman"/>
              <w:i/>
              <w:iCs/>
              <w:color w:val="202124"/>
              <w:sz w:val="24"/>
              <w:szCs w:val="24"/>
            </w:rPr>
          </w:rPrChange>
        </w:rPr>
        <w:t>invest</w:t>
      </w:r>
      <w:r w:rsidRPr="00837CAE">
        <w:rPr>
          <w:rFonts w:ascii="Times New Roman" w:eastAsiaTheme="minorEastAsia" w:hAnsi="Times New Roman" w:cs="Times New Roman"/>
          <w:i/>
          <w:iCs/>
          <w:color w:val="202124"/>
          <w:rPrChange w:id="43" w:author="Stephen John Stretton" w:date="2024-04-16T06:18:00Z">
            <w:rPr>
              <w:rFonts w:ascii="Times New Roman" w:eastAsiaTheme="minorEastAsia" w:hAnsi="Times New Roman" w:cs="Times New Roman"/>
              <w:i/>
              <w:iCs/>
              <w:color w:val="202124"/>
              <w:sz w:val="24"/>
              <w:szCs w:val="24"/>
            </w:rPr>
          </w:rPrChange>
        </w:rPr>
        <w:t>ment</w:t>
      </w:r>
      <w:r w:rsidR="00EC5F0B" w:rsidRPr="00837CAE">
        <w:rPr>
          <w:rFonts w:ascii="Times New Roman" w:eastAsiaTheme="minorEastAsia" w:hAnsi="Times New Roman" w:cs="Times New Roman"/>
          <w:color w:val="202124"/>
          <w:rPrChange w:id="44" w:author="Stephen John Stretton" w:date="2024-04-16T06:18:00Z">
            <w:rPr>
              <w:rFonts w:ascii="Times New Roman" w:eastAsiaTheme="minorEastAsia" w:hAnsi="Times New Roman" w:cs="Times New Roman"/>
              <w:color w:val="202124"/>
              <w:sz w:val="24"/>
              <w:szCs w:val="24"/>
            </w:rPr>
          </w:rPrChange>
        </w:rPr>
        <w:t xml:space="preserve"> in early</w:t>
      </w:r>
      <w:r w:rsidR="00557029" w:rsidRPr="00837CAE">
        <w:rPr>
          <w:rFonts w:ascii="Times New Roman" w:eastAsiaTheme="minorEastAsia" w:hAnsi="Times New Roman" w:cs="Times New Roman"/>
          <w:color w:val="202124"/>
          <w:rPrChange w:id="45" w:author="Stephen John Stretton" w:date="2024-04-16T06:18:00Z">
            <w:rPr>
              <w:rFonts w:ascii="Times New Roman" w:eastAsiaTheme="minorEastAsia" w:hAnsi="Times New Roman" w:cs="Times New Roman"/>
              <w:color w:val="202124"/>
              <w:sz w:val="24"/>
              <w:szCs w:val="24"/>
            </w:rPr>
          </w:rPrChange>
        </w:rPr>
        <w:t>-</w:t>
      </w:r>
      <w:r w:rsidR="00EC5F0B" w:rsidRPr="00837CAE">
        <w:rPr>
          <w:rFonts w:ascii="Times New Roman" w:eastAsiaTheme="minorEastAsia" w:hAnsi="Times New Roman" w:cs="Times New Roman"/>
          <w:color w:val="202124"/>
          <w:rPrChange w:id="46" w:author="Stephen John Stretton" w:date="2024-04-16T06:18:00Z">
            <w:rPr>
              <w:rFonts w:ascii="Times New Roman" w:eastAsiaTheme="minorEastAsia" w:hAnsi="Times New Roman" w:cs="Times New Roman"/>
              <w:color w:val="202124"/>
              <w:sz w:val="24"/>
              <w:szCs w:val="24"/>
            </w:rPr>
          </w:rPrChange>
        </w:rPr>
        <w:t xml:space="preserve">stage </w:t>
      </w:r>
      <w:r w:rsidRPr="00837CAE">
        <w:rPr>
          <w:rFonts w:ascii="Times New Roman" w:eastAsiaTheme="minorEastAsia" w:hAnsi="Times New Roman" w:cs="Times New Roman"/>
          <w:color w:val="202124"/>
          <w:rPrChange w:id="47" w:author="Stephen John Stretton" w:date="2024-04-16T06:18:00Z">
            <w:rPr>
              <w:rFonts w:ascii="Times New Roman" w:eastAsiaTheme="minorEastAsia" w:hAnsi="Times New Roman" w:cs="Times New Roman"/>
              <w:color w:val="202124"/>
              <w:sz w:val="24"/>
              <w:szCs w:val="24"/>
            </w:rPr>
          </w:rPrChange>
        </w:rPr>
        <w:t xml:space="preserve">blended </w:t>
      </w:r>
      <w:r w:rsidR="00EC5F0B" w:rsidRPr="00837CAE">
        <w:rPr>
          <w:rFonts w:ascii="Times New Roman" w:eastAsiaTheme="minorEastAsia" w:hAnsi="Times New Roman" w:cs="Times New Roman"/>
          <w:color w:val="202124"/>
          <w:rPrChange w:id="48" w:author="Stephen John Stretton" w:date="2024-04-16T06:18:00Z">
            <w:rPr>
              <w:rFonts w:ascii="Times New Roman" w:eastAsiaTheme="minorEastAsia" w:hAnsi="Times New Roman" w:cs="Times New Roman"/>
              <w:color w:val="202124"/>
              <w:sz w:val="24"/>
              <w:szCs w:val="24"/>
            </w:rPr>
          </w:rPrChange>
        </w:rPr>
        <w:t>project equity</w:t>
      </w:r>
      <w:r w:rsidR="00A668C9" w:rsidRPr="00837CAE">
        <w:rPr>
          <w:rFonts w:ascii="Times New Roman" w:eastAsiaTheme="minorEastAsia" w:hAnsi="Times New Roman" w:cs="Times New Roman"/>
          <w:color w:val="202124"/>
          <w:rPrChange w:id="49" w:author="Stephen John Stretton" w:date="2024-04-16T06:18:00Z">
            <w:rPr>
              <w:rFonts w:ascii="Times New Roman" w:eastAsiaTheme="minorEastAsia" w:hAnsi="Times New Roman" w:cs="Times New Roman"/>
              <w:color w:val="202124"/>
              <w:sz w:val="24"/>
              <w:szCs w:val="24"/>
            </w:rPr>
          </w:rPrChange>
        </w:rPr>
        <w:t xml:space="preserve"> </w:t>
      </w:r>
      <w:r w:rsidR="00462764" w:rsidRPr="00837CAE">
        <w:rPr>
          <w:rFonts w:ascii="Times New Roman" w:eastAsiaTheme="minorEastAsia" w:hAnsi="Times New Roman" w:cs="Times New Roman"/>
          <w:color w:val="202124"/>
          <w:rPrChange w:id="50" w:author="Stephen John Stretton" w:date="2024-04-16T06:18:00Z">
            <w:rPr>
              <w:rFonts w:ascii="Times New Roman" w:eastAsiaTheme="minorEastAsia" w:hAnsi="Times New Roman" w:cs="Times New Roman"/>
              <w:color w:val="202124"/>
              <w:sz w:val="24"/>
              <w:szCs w:val="24"/>
            </w:rPr>
          </w:rPrChange>
        </w:rPr>
        <w:t>in</w:t>
      </w:r>
      <w:r w:rsidRPr="00837CAE">
        <w:rPr>
          <w:rFonts w:ascii="Times New Roman" w:eastAsiaTheme="minorEastAsia" w:hAnsi="Times New Roman" w:cs="Times New Roman"/>
          <w:color w:val="202124"/>
          <w:rPrChange w:id="51" w:author="Stephen John Stretton" w:date="2024-04-16T06:18:00Z">
            <w:rPr>
              <w:rFonts w:ascii="Times New Roman" w:eastAsiaTheme="minorEastAsia" w:hAnsi="Times New Roman" w:cs="Times New Roman"/>
              <w:color w:val="202124"/>
              <w:sz w:val="24"/>
              <w:szCs w:val="24"/>
            </w:rPr>
          </w:rPrChange>
        </w:rPr>
        <w:t xml:space="preserve"> RE project</w:t>
      </w:r>
      <w:r w:rsidR="00176A59" w:rsidRPr="00837CAE">
        <w:rPr>
          <w:rFonts w:ascii="Times New Roman" w:eastAsiaTheme="minorEastAsia" w:hAnsi="Times New Roman" w:cs="Times New Roman"/>
          <w:color w:val="202124"/>
          <w:rPrChange w:id="52" w:author="Stephen John Stretton" w:date="2024-04-16T06:18:00Z">
            <w:rPr>
              <w:rFonts w:ascii="Times New Roman" w:eastAsiaTheme="minorEastAsia" w:hAnsi="Times New Roman" w:cs="Times New Roman"/>
              <w:color w:val="202124"/>
              <w:sz w:val="24"/>
              <w:szCs w:val="24"/>
            </w:rPr>
          </w:rPrChange>
        </w:rPr>
        <w:t>s</w:t>
      </w:r>
      <w:r w:rsidR="00462764" w:rsidRPr="00837CAE">
        <w:rPr>
          <w:rFonts w:ascii="Times New Roman" w:eastAsiaTheme="minorEastAsia" w:hAnsi="Times New Roman" w:cs="Times New Roman"/>
          <w:color w:val="202124"/>
          <w:rPrChange w:id="53" w:author="Stephen John Stretton" w:date="2024-04-16T06:18:00Z">
            <w:rPr>
              <w:rFonts w:ascii="Times New Roman" w:eastAsiaTheme="minorEastAsia" w:hAnsi="Times New Roman" w:cs="Times New Roman"/>
              <w:color w:val="202124"/>
              <w:sz w:val="24"/>
              <w:szCs w:val="24"/>
            </w:rPr>
          </w:rPrChange>
        </w:rPr>
        <w:t>,</w:t>
      </w:r>
      <w:r w:rsidRPr="00837CAE">
        <w:rPr>
          <w:rFonts w:ascii="Times New Roman" w:eastAsiaTheme="minorEastAsia" w:hAnsi="Times New Roman" w:cs="Times New Roman"/>
          <w:color w:val="202124"/>
          <w:rPrChange w:id="54" w:author="Stephen John Stretton" w:date="2024-04-16T06:18:00Z">
            <w:rPr>
              <w:rFonts w:ascii="Times New Roman" w:eastAsiaTheme="minorEastAsia" w:hAnsi="Times New Roman" w:cs="Times New Roman"/>
              <w:color w:val="202124"/>
              <w:sz w:val="24"/>
              <w:szCs w:val="24"/>
            </w:rPr>
          </w:rPrChange>
        </w:rPr>
        <w:t xml:space="preserve"> </w:t>
      </w:r>
      <w:r w:rsidR="00A668C9" w:rsidRPr="00837CAE">
        <w:rPr>
          <w:rFonts w:ascii="Times New Roman" w:eastAsiaTheme="minorEastAsia" w:hAnsi="Times New Roman" w:cs="Times New Roman"/>
          <w:color w:val="202124"/>
          <w:rPrChange w:id="55" w:author="Stephen John Stretton" w:date="2024-04-16T06:18:00Z">
            <w:rPr>
              <w:rFonts w:ascii="Times New Roman" w:eastAsiaTheme="minorEastAsia" w:hAnsi="Times New Roman" w:cs="Times New Roman"/>
              <w:color w:val="202124"/>
              <w:sz w:val="24"/>
              <w:szCs w:val="24"/>
            </w:rPr>
          </w:rPrChange>
        </w:rPr>
        <w:t>and</w:t>
      </w:r>
      <w:r w:rsidR="00E748BE" w:rsidRPr="00837CAE">
        <w:rPr>
          <w:rFonts w:ascii="Times New Roman" w:eastAsiaTheme="minorEastAsia" w:hAnsi="Times New Roman" w:cs="Times New Roman"/>
          <w:color w:val="202124"/>
          <w:rPrChange w:id="56" w:author="Stephen John Stretton" w:date="2024-04-16T06:18:00Z">
            <w:rPr>
              <w:rFonts w:ascii="Times New Roman" w:eastAsiaTheme="minorEastAsia" w:hAnsi="Times New Roman" w:cs="Times New Roman"/>
              <w:color w:val="202124"/>
              <w:sz w:val="24"/>
              <w:szCs w:val="24"/>
            </w:rPr>
          </w:rPrChange>
        </w:rPr>
        <w:t>,</w:t>
      </w:r>
      <w:r w:rsidR="00A668C9" w:rsidRPr="00837CAE">
        <w:rPr>
          <w:rFonts w:ascii="Times New Roman" w:eastAsiaTheme="minorEastAsia" w:hAnsi="Times New Roman" w:cs="Times New Roman"/>
          <w:color w:val="202124"/>
          <w:rPrChange w:id="57" w:author="Stephen John Stretton" w:date="2024-04-16T06:18:00Z">
            <w:rPr>
              <w:rFonts w:ascii="Times New Roman" w:eastAsiaTheme="minorEastAsia" w:hAnsi="Times New Roman" w:cs="Times New Roman"/>
              <w:color w:val="202124"/>
              <w:sz w:val="24"/>
              <w:szCs w:val="24"/>
            </w:rPr>
          </w:rPrChange>
        </w:rPr>
        <w:t xml:space="preserve"> through profit-sharing</w:t>
      </w:r>
      <w:r w:rsidR="00E748BE" w:rsidRPr="00837CAE">
        <w:rPr>
          <w:rFonts w:ascii="Times New Roman" w:eastAsiaTheme="minorEastAsia" w:hAnsi="Times New Roman" w:cs="Times New Roman"/>
          <w:color w:val="202124"/>
          <w:rPrChange w:id="58" w:author="Stephen John Stretton" w:date="2024-04-16T06:18:00Z">
            <w:rPr>
              <w:rFonts w:ascii="Times New Roman" w:eastAsiaTheme="minorEastAsia" w:hAnsi="Times New Roman" w:cs="Times New Roman"/>
              <w:color w:val="202124"/>
              <w:sz w:val="24"/>
              <w:szCs w:val="24"/>
            </w:rPr>
          </w:rPrChange>
        </w:rPr>
        <w:t>,</w:t>
      </w:r>
      <w:r w:rsidR="00A668C9" w:rsidRPr="00837CAE">
        <w:rPr>
          <w:rFonts w:ascii="Times New Roman" w:eastAsiaTheme="minorEastAsia" w:hAnsi="Times New Roman" w:cs="Times New Roman"/>
          <w:color w:val="202124"/>
          <w:rPrChange w:id="59" w:author="Stephen John Stretton" w:date="2024-04-16T06:18:00Z">
            <w:rPr>
              <w:rFonts w:ascii="Times New Roman" w:eastAsiaTheme="minorEastAsia" w:hAnsi="Times New Roman" w:cs="Times New Roman"/>
              <w:color w:val="202124"/>
              <w:sz w:val="24"/>
              <w:szCs w:val="24"/>
            </w:rPr>
          </w:rPrChange>
        </w:rPr>
        <w:t xml:space="preserve"> creat</w:t>
      </w:r>
      <w:r w:rsidRPr="00837CAE">
        <w:rPr>
          <w:rFonts w:ascii="Times New Roman" w:eastAsiaTheme="minorEastAsia" w:hAnsi="Times New Roman" w:cs="Times New Roman"/>
          <w:color w:val="202124"/>
          <w:rPrChange w:id="60" w:author="Stephen John Stretton" w:date="2024-04-16T06:18:00Z">
            <w:rPr>
              <w:rFonts w:ascii="Times New Roman" w:eastAsiaTheme="minorEastAsia" w:hAnsi="Times New Roman" w:cs="Times New Roman"/>
              <w:color w:val="202124"/>
              <w:sz w:val="24"/>
              <w:szCs w:val="24"/>
            </w:rPr>
          </w:rPrChange>
        </w:rPr>
        <w:t>ing</w:t>
      </w:r>
      <w:r w:rsidR="00A668C9" w:rsidRPr="00837CAE">
        <w:rPr>
          <w:rFonts w:ascii="Times New Roman" w:eastAsiaTheme="minorEastAsia" w:hAnsi="Times New Roman" w:cs="Times New Roman"/>
          <w:color w:val="202124"/>
          <w:rPrChange w:id="61" w:author="Stephen John Stretton" w:date="2024-04-16T06:18:00Z">
            <w:rPr>
              <w:rFonts w:ascii="Times New Roman" w:eastAsiaTheme="minorEastAsia" w:hAnsi="Times New Roman" w:cs="Times New Roman"/>
              <w:color w:val="202124"/>
              <w:sz w:val="24"/>
              <w:szCs w:val="24"/>
            </w:rPr>
          </w:rPrChange>
        </w:rPr>
        <w:t xml:space="preserve"> </w:t>
      </w:r>
      <w:r w:rsidR="00A668C9" w:rsidRPr="00837CAE">
        <w:rPr>
          <w:rFonts w:ascii="Times New Roman" w:eastAsiaTheme="minorEastAsia" w:hAnsi="Times New Roman" w:cs="Times New Roman"/>
          <w:i/>
          <w:iCs/>
          <w:color w:val="202124"/>
          <w:rPrChange w:id="62" w:author="Stephen John Stretton" w:date="2024-04-16T06:18:00Z">
            <w:rPr>
              <w:rFonts w:ascii="Times New Roman" w:eastAsiaTheme="minorEastAsia" w:hAnsi="Times New Roman" w:cs="Times New Roman"/>
              <w:i/>
              <w:iCs/>
              <w:color w:val="202124"/>
              <w:sz w:val="24"/>
              <w:szCs w:val="24"/>
            </w:rPr>
          </w:rPrChange>
        </w:rPr>
        <w:t>incentives</w:t>
      </w:r>
      <w:r w:rsidR="00E748BE" w:rsidRPr="00837CAE">
        <w:rPr>
          <w:rFonts w:ascii="Times New Roman" w:eastAsiaTheme="minorEastAsia" w:hAnsi="Times New Roman" w:cs="Times New Roman"/>
          <w:i/>
          <w:iCs/>
          <w:color w:val="202124"/>
          <w:rPrChange w:id="63" w:author="Stephen John Stretton" w:date="2024-04-16T06:18:00Z">
            <w:rPr>
              <w:rFonts w:ascii="Times New Roman" w:eastAsiaTheme="minorEastAsia" w:hAnsi="Times New Roman" w:cs="Times New Roman"/>
              <w:i/>
              <w:iCs/>
              <w:color w:val="202124"/>
              <w:sz w:val="24"/>
              <w:szCs w:val="24"/>
            </w:rPr>
          </w:rPrChange>
        </w:rPr>
        <w:t xml:space="preserve"> </w:t>
      </w:r>
      <w:r w:rsidR="00E748BE" w:rsidRPr="00837CAE">
        <w:rPr>
          <w:rFonts w:ascii="Times New Roman" w:eastAsiaTheme="minorEastAsia" w:hAnsi="Times New Roman" w:cs="Times New Roman"/>
          <w:color w:val="202124"/>
          <w:rPrChange w:id="64" w:author="Stephen John Stretton" w:date="2024-04-16T06:18:00Z">
            <w:rPr>
              <w:rFonts w:ascii="Times New Roman" w:eastAsiaTheme="minorEastAsia" w:hAnsi="Times New Roman" w:cs="Times New Roman"/>
              <w:color w:val="202124"/>
              <w:sz w:val="24"/>
              <w:szCs w:val="24"/>
            </w:rPr>
          </w:rPrChange>
        </w:rPr>
        <w:t xml:space="preserve">for countries to </w:t>
      </w:r>
      <w:r w:rsidR="00A46CF8" w:rsidRPr="00837CAE">
        <w:rPr>
          <w:rFonts w:ascii="Times New Roman" w:eastAsiaTheme="minorEastAsia" w:hAnsi="Times New Roman" w:cs="Times New Roman"/>
          <w:color w:val="202124"/>
          <w:rPrChange w:id="65" w:author="Stephen John Stretton" w:date="2024-04-16T06:18:00Z">
            <w:rPr>
              <w:rFonts w:ascii="Times New Roman" w:eastAsiaTheme="minorEastAsia" w:hAnsi="Times New Roman" w:cs="Times New Roman"/>
              <w:color w:val="202124"/>
              <w:sz w:val="24"/>
              <w:szCs w:val="24"/>
            </w:rPr>
          </w:rPrChange>
        </w:rPr>
        <w:t>act</w:t>
      </w:r>
      <w:r w:rsidR="00E748BE" w:rsidRPr="00837CAE">
        <w:rPr>
          <w:rFonts w:ascii="Times New Roman" w:eastAsiaTheme="minorEastAsia" w:hAnsi="Times New Roman" w:cs="Times New Roman"/>
          <w:color w:val="202124"/>
          <w:rPrChange w:id="66" w:author="Stephen John Stretton" w:date="2024-04-16T06:18:00Z">
            <w:rPr>
              <w:rFonts w:ascii="Times New Roman" w:eastAsiaTheme="minorEastAsia" w:hAnsi="Times New Roman" w:cs="Times New Roman"/>
              <w:color w:val="202124"/>
              <w:sz w:val="24"/>
              <w:szCs w:val="24"/>
            </w:rPr>
          </w:rPrChange>
        </w:rPr>
        <w:t xml:space="preserve"> early</w:t>
      </w:r>
      <w:r w:rsidR="00A668C9" w:rsidRPr="00837CAE">
        <w:rPr>
          <w:rFonts w:ascii="Times New Roman" w:eastAsiaTheme="minorEastAsia" w:hAnsi="Times New Roman" w:cs="Times New Roman"/>
          <w:color w:val="202124"/>
          <w:rPrChange w:id="67" w:author="Stephen John Stretton" w:date="2024-04-16T06:18:00Z">
            <w:rPr>
              <w:rFonts w:ascii="Times New Roman" w:eastAsiaTheme="minorEastAsia" w:hAnsi="Times New Roman" w:cs="Times New Roman"/>
              <w:color w:val="202124"/>
              <w:sz w:val="24"/>
              <w:szCs w:val="24"/>
            </w:rPr>
          </w:rPrChange>
        </w:rPr>
        <w:t>.</w:t>
      </w:r>
      <w:r w:rsidR="00E748BE" w:rsidRPr="00837CAE">
        <w:rPr>
          <w:rFonts w:ascii="Times New Roman" w:eastAsiaTheme="minorEastAsia" w:hAnsi="Times New Roman" w:cs="Times New Roman"/>
          <w:color w:val="202124"/>
          <w:rPrChange w:id="68" w:author="Stephen John Stretton" w:date="2024-04-16T06:18:00Z">
            <w:rPr>
              <w:rFonts w:ascii="Times New Roman" w:eastAsiaTheme="minorEastAsia" w:hAnsi="Times New Roman" w:cs="Times New Roman"/>
              <w:color w:val="202124"/>
              <w:sz w:val="24"/>
              <w:szCs w:val="24"/>
            </w:rPr>
          </w:rPrChange>
        </w:rPr>
        <w:t xml:space="preserve"> </w:t>
      </w:r>
      <w:r w:rsidR="00C74009" w:rsidRPr="00837CAE">
        <w:rPr>
          <w:rFonts w:ascii="Times New Roman" w:eastAsiaTheme="minorEastAsia" w:hAnsi="Times New Roman" w:cs="Times New Roman"/>
          <w:color w:val="202124"/>
          <w:rPrChange w:id="69" w:author="Stephen John Stretton" w:date="2024-04-16T06:18:00Z">
            <w:rPr>
              <w:rFonts w:ascii="Times New Roman" w:eastAsiaTheme="minorEastAsia" w:hAnsi="Times New Roman" w:cs="Times New Roman"/>
              <w:color w:val="202124"/>
              <w:sz w:val="24"/>
              <w:szCs w:val="24"/>
            </w:rPr>
          </w:rPrChange>
        </w:rPr>
        <w:t xml:space="preserve">It aims to create </w:t>
      </w:r>
      <w:r w:rsidR="00A46CF8" w:rsidRPr="00837CAE">
        <w:rPr>
          <w:rFonts w:ascii="Times New Roman" w:eastAsiaTheme="minorEastAsia" w:hAnsi="Times New Roman" w:cs="Times New Roman"/>
          <w:color w:val="202124"/>
          <w:rPrChange w:id="70" w:author="Stephen John Stretton" w:date="2024-04-16T06:18:00Z">
            <w:rPr>
              <w:rFonts w:ascii="Times New Roman" w:eastAsiaTheme="minorEastAsia" w:hAnsi="Times New Roman" w:cs="Times New Roman"/>
              <w:color w:val="202124"/>
              <w:sz w:val="24"/>
              <w:szCs w:val="24"/>
            </w:rPr>
          </w:rPrChange>
        </w:rPr>
        <w:t>national</w:t>
      </w:r>
      <w:r w:rsidR="00C74009" w:rsidRPr="00837CAE">
        <w:rPr>
          <w:rFonts w:ascii="Times New Roman" w:eastAsiaTheme="minorEastAsia" w:hAnsi="Times New Roman" w:cs="Times New Roman"/>
          <w:color w:val="202124"/>
          <w:rPrChange w:id="71" w:author="Stephen John Stretton" w:date="2024-04-16T06:18:00Z">
            <w:rPr>
              <w:rFonts w:ascii="Times New Roman" w:eastAsiaTheme="minorEastAsia" w:hAnsi="Times New Roman" w:cs="Times New Roman"/>
              <w:color w:val="202124"/>
              <w:sz w:val="24"/>
              <w:szCs w:val="24"/>
            </w:rPr>
          </w:rPrChange>
        </w:rPr>
        <w:t>ly</w:t>
      </w:r>
      <w:r w:rsidR="00176A59" w:rsidRPr="00837CAE">
        <w:rPr>
          <w:rFonts w:ascii="Times New Roman" w:eastAsiaTheme="minorEastAsia" w:hAnsi="Times New Roman" w:cs="Times New Roman"/>
          <w:color w:val="202124"/>
          <w:rPrChange w:id="72" w:author="Stephen John Stretton" w:date="2024-04-16T06:18:00Z">
            <w:rPr>
              <w:rFonts w:ascii="Times New Roman" w:eastAsiaTheme="minorEastAsia" w:hAnsi="Times New Roman" w:cs="Times New Roman"/>
              <w:color w:val="202124"/>
              <w:sz w:val="24"/>
              <w:szCs w:val="24"/>
            </w:rPr>
          </w:rPrChange>
        </w:rPr>
        <w:t>-</w:t>
      </w:r>
      <w:r w:rsidR="00C74009" w:rsidRPr="00837CAE">
        <w:rPr>
          <w:rFonts w:ascii="Times New Roman" w:eastAsiaTheme="minorEastAsia" w:hAnsi="Times New Roman" w:cs="Times New Roman"/>
          <w:color w:val="202124"/>
          <w:rPrChange w:id="73" w:author="Stephen John Stretton" w:date="2024-04-16T06:18:00Z">
            <w:rPr>
              <w:rFonts w:ascii="Times New Roman" w:eastAsiaTheme="minorEastAsia" w:hAnsi="Times New Roman" w:cs="Times New Roman"/>
              <w:color w:val="202124"/>
              <w:sz w:val="24"/>
              <w:szCs w:val="24"/>
            </w:rPr>
          </w:rPrChange>
        </w:rPr>
        <w:t>allocated</w:t>
      </w:r>
      <w:r w:rsidR="00A46CF8" w:rsidRPr="00837CAE">
        <w:rPr>
          <w:rFonts w:ascii="Times New Roman" w:eastAsiaTheme="minorEastAsia" w:hAnsi="Times New Roman" w:cs="Times New Roman"/>
          <w:color w:val="202124"/>
          <w:rPrChange w:id="74" w:author="Stephen John Stretton" w:date="2024-04-16T06:18:00Z">
            <w:rPr>
              <w:rFonts w:ascii="Times New Roman" w:eastAsiaTheme="minorEastAsia" w:hAnsi="Times New Roman" w:cs="Times New Roman"/>
              <w:color w:val="202124"/>
              <w:sz w:val="24"/>
              <w:szCs w:val="24"/>
            </w:rPr>
          </w:rPrChange>
        </w:rPr>
        <w:t xml:space="preserve"> </w:t>
      </w:r>
      <w:r w:rsidR="00176A59" w:rsidRPr="00837CAE">
        <w:rPr>
          <w:rFonts w:ascii="Times New Roman" w:eastAsiaTheme="minorEastAsia" w:hAnsi="Times New Roman" w:cs="Times New Roman"/>
          <w:color w:val="202124"/>
          <w:rPrChange w:id="75" w:author="Stephen John Stretton" w:date="2024-04-16T06:18:00Z">
            <w:rPr>
              <w:rFonts w:ascii="Times New Roman" w:eastAsiaTheme="minorEastAsia" w:hAnsi="Times New Roman" w:cs="Times New Roman"/>
              <w:color w:val="202124"/>
              <w:sz w:val="24"/>
              <w:szCs w:val="24"/>
            </w:rPr>
          </w:rPrChange>
        </w:rPr>
        <w:t xml:space="preserve">beneficiary </w:t>
      </w:r>
      <w:r w:rsidR="00A46CF8" w:rsidRPr="00837CAE">
        <w:rPr>
          <w:rFonts w:ascii="Times New Roman" w:eastAsiaTheme="minorEastAsia" w:hAnsi="Times New Roman" w:cs="Times New Roman"/>
          <w:color w:val="202124"/>
          <w:rPrChange w:id="76" w:author="Stephen John Stretton" w:date="2024-04-16T06:18:00Z">
            <w:rPr>
              <w:rFonts w:ascii="Times New Roman" w:eastAsiaTheme="minorEastAsia" w:hAnsi="Times New Roman" w:cs="Times New Roman"/>
              <w:color w:val="202124"/>
              <w:sz w:val="24"/>
              <w:szCs w:val="24"/>
            </w:rPr>
          </w:rPrChange>
        </w:rPr>
        <w:t>funds, to protect against long-term fiscal risks caused by climate change in the second half of the century.</w:t>
      </w:r>
    </w:p>
    <w:p w14:paraId="39F1975A" w14:textId="53572B4D" w:rsidR="00C87274" w:rsidRPr="00837CAE" w:rsidRDefault="00C87274">
      <w:pPr>
        <w:spacing w:after="80" w:line="276" w:lineRule="auto"/>
        <w:jc w:val="both"/>
        <w:rPr>
          <w:rFonts w:ascii="Times New Roman" w:eastAsiaTheme="minorEastAsia" w:hAnsi="Times New Roman" w:cs="Times New Roman"/>
          <w:b/>
          <w:bCs/>
          <w:color w:val="202124"/>
          <w:shd w:val="clear" w:color="auto" w:fill="E6E6E6"/>
          <w:rPrChange w:id="77" w:author="Stephen John Stretton" w:date="2024-04-16T06:18:00Z">
            <w:rPr>
              <w:rFonts w:ascii="Times New Roman" w:eastAsiaTheme="minorEastAsia" w:hAnsi="Times New Roman" w:cs="Times New Roman"/>
              <w:b/>
              <w:bCs/>
              <w:color w:val="202124"/>
              <w:sz w:val="24"/>
              <w:szCs w:val="24"/>
              <w:shd w:val="clear" w:color="auto" w:fill="E6E6E6"/>
            </w:rPr>
          </w:rPrChange>
        </w:rPr>
        <w:pPrChange w:id="78" w:author="Stephen John Stretton" w:date="2024-04-16T06:18:00Z">
          <w:pPr>
            <w:spacing w:after="80" w:line="240" w:lineRule="auto"/>
            <w:jc w:val="both"/>
          </w:pPr>
        </w:pPrChange>
      </w:pPr>
      <w:r w:rsidRPr="00837CAE">
        <w:rPr>
          <w:rFonts w:ascii="Times New Roman" w:eastAsiaTheme="minorEastAsia" w:hAnsi="Times New Roman" w:cs="Times New Roman"/>
          <w:b/>
          <w:bCs/>
          <w:color w:val="202124"/>
          <w:shd w:val="clear" w:color="auto" w:fill="E6E6E6"/>
          <w:rPrChange w:id="79" w:author="Stephen John Stretton" w:date="2024-04-16T06:18:00Z">
            <w:rPr>
              <w:rFonts w:ascii="Times New Roman" w:eastAsiaTheme="minorEastAsia" w:hAnsi="Times New Roman" w:cs="Times New Roman"/>
              <w:b/>
              <w:bCs/>
              <w:color w:val="202124"/>
              <w:sz w:val="24"/>
              <w:szCs w:val="24"/>
              <w:shd w:val="clear" w:color="auto" w:fill="E6E6E6"/>
            </w:rPr>
          </w:rPrChange>
        </w:rPr>
        <w:t>Summary of Solution</w:t>
      </w:r>
    </w:p>
    <w:p w14:paraId="3762A538" w14:textId="76F8669E" w:rsidR="00C87274" w:rsidRPr="00837CAE" w:rsidRDefault="00C87274">
      <w:pPr>
        <w:spacing w:after="80" w:line="276" w:lineRule="auto"/>
        <w:jc w:val="both"/>
        <w:rPr>
          <w:rFonts w:ascii="Times New Roman" w:eastAsiaTheme="minorEastAsia" w:hAnsi="Times New Roman" w:cs="Times New Roman"/>
          <w:color w:val="202124"/>
          <w:rPrChange w:id="80" w:author="Stephen John Stretton" w:date="2024-04-16T06:18:00Z">
            <w:rPr>
              <w:rFonts w:ascii="Times New Roman" w:eastAsiaTheme="minorEastAsia" w:hAnsi="Times New Roman" w:cs="Times New Roman"/>
              <w:color w:val="202124"/>
              <w:sz w:val="24"/>
              <w:szCs w:val="24"/>
            </w:rPr>
          </w:rPrChange>
        </w:rPr>
        <w:pPrChange w:id="81"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82" w:author="Stephen John Stretton" w:date="2024-04-16T06:18:00Z">
            <w:rPr>
              <w:rFonts w:ascii="Times New Roman" w:eastAsiaTheme="minorEastAsia" w:hAnsi="Times New Roman" w:cs="Times New Roman"/>
              <w:color w:val="202124"/>
              <w:sz w:val="24"/>
              <w:szCs w:val="24"/>
            </w:rPr>
          </w:rPrChange>
        </w:rPr>
        <w:t xml:space="preserve">These objectives can be achieved by a </w:t>
      </w:r>
      <w:r w:rsidRPr="00837CAE">
        <w:rPr>
          <w:rFonts w:ascii="Times New Roman" w:hAnsi="Times New Roman" w:cs="Times New Roman"/>
          <w:b/>
          <w:bCs/>
          <w:rPrChange w:id="83" w:author="Stephen John Stretton" w:date="2024-04-16T06:18:00Z">
            <w:rPr>
              <w:rFonts w:ascii="Times New Roman" w:hAnsi="Times New Roman" w:cs="Times New Roman"/>
              <w:b/>
              <w:bCs/>
              <w:sz w:val="24"/>
              <w:szCs w:val="24"/>
            </w:rPr>
          </w:rPrChange>
        </w:rPr>
        <w:t>Climate Incentives Trust</w:t>
      </w:r>
      <w:r w:rsidR="003A7300" w:rsidRPr="00837CAE">
        <w:rPr>
          <w:rFonts w:ascii="Times New Roman" w:eastAsiaTheme="minorEastAsia" w:hAnsi="Times New Roman" w:cs="Times New Roman"/>
          <w:color w:val="202124"/>
          <w:rPrChange w:id="84" w:author="Stephen John Stretton" w:date="2024-04-16T06:18:00Z">
            <w:rPr>
              <w:rFonts w:ascii="Times New Roman" w:eastAsiaTheme="minorEastAsia" w:hAnsi="Times New Roman" w:cs="Times New Roman"/>
              <w:color w:val="202124"/>
              <w:sz w:val="24"/>
              <w:szCs w:val="24"/>
            </w:rPr>
          </w:rPrChange>
        </w:rPr>
        <w:t xml:space="preserve"> (CIT).</w:t>
      </w:r>
      <w:r w:rsidRPr="00837CAE">
        <w:rPr>
          <w:rFonts w:ascii="Times New Roman" w:eastAsiaTheme="minorEastAsia" w:hAnsi="Times New Roman" w:cs="Times New Roman"/>
          <w:color w:val="202124"/>
          <w:rPrChange w:id="85" w:author="Stephen John Stretton" w:date="2024-04-16T06:18:00Z">
            <w:rPr>
              <w:rFonts w:ascii="Times New Roman" w:eastAsiaTheme="minorEastAsia" w:hAnsi="Times New Roman" w:cs="Times New Roman"/>
              <w:color w:val="202124"/>
              <w:sz w:val="24"/>
              <w:szCs w:val="24"/>
            </w:rPr>
          </w:rPrChange>
        </w:rPr>
        <w:t xml:space="preserve"> The trust would insure against risks </w:t>
      </w:r>
      <w:r w:rsidR="00B21900" w:rsidRPr="00837CAE">
        <w:rPr>
          <w:rFonts w:ascii="Times New Roman" w:eastAsiaTheme="minorEastAsia" w:hAnsi="Times New Roman" w:cs="Times New Roman"/>
          <w:color w:val="202124"/>
          <w:rPrChange w:id="86" w:author="Stephen John Stretton" w:date="2024-04-16T06:18:00Z">
            <w:rPr>
              <w:rFonts w:ascii="Times New Roman" w:eastAsiaTheme="minorEastAsia" w:hAnsi="Times New Roman" w:cs="Times New Roman"/>
              <w:color w:val="202124"/>
              <w:sz w:val="24"/>
              <w:szCs w:val="24"/>
            </w:rPr>
          </w:rPrChange>
        </w:rPr>
        <w:t xml:space="preserve">so as </w:t>
      </w:r>
      <w:r w:rsidRPr="00837CAE">
        <w:rPr>
          <w:rFonts w:ascii="Times New Roman" w:eastAsiaTheme="minorEastAsia" w:hAnsi="Times New Roman" w:cs="Times New Roman"/>
          <w:color w:val="202124"/>
          <w:rPrChange w:id="87" w:author="Stephen John Stretton" w:date="2024-04-16T06:18:00Z">
            <w:rPr>
              <w:rFonts w:ascii="Times New Roman" w:eastAsiaTheme="minorEastAsia" w:hAnsi="Times New Roman" w:cs="Times New Roman"/>
              <w:color w:val="202124"/>
              <w:sz w:val="24"/>
              <w:szCs w:val="24"/>
            </w:rPr>
          </w:rPrChange>
        </w:rPr>
        <w:t>to mobilize cheap debt financing (for example KPI bonds</w:t>
      </w:r>
      <w:r w:rsidR="00C53CAE" w:rsidRPr="00837CAE">
        <w:rPr>
          <w:rFonts w:ascii="Times New Roman" w:eastAsiaTheme="minorEastAsia" w:hAnsi="Times New Roman" w:cs="Times New Roman"/>
          <w:color w:val="202124"/>
          <w:rPrChange w:id="88" w:author="Stephen John Stretton" w:date="2024-04-16T06:18:00Z">
            <w:rPr>
              <w:rFonts w:ascii="Times New Roman" w:eastAsiaTheme="minorEastAsia" w:hAnsi="Times New Roman" w:cs="Times New Roman"/>
              <w:color w:val="202124"/>
              <w:sz w:val="24"/>
              <w:szCs w:val="24"/>
            </w:rPr>
          </w:rPrChange>
        </w:rPr>
        <w:t xml:space="preserve"> or trusted intermediary investment finance</w:t>
      </w:r>
      <w:r w:rsidRPr="00837CAE">
        <w:rPr>
          <w:rFonts w:ascii="Times New Roman" w:eastAsiaTheme="minorEastAsia" w:hAnsi="Times New Roman" w:cs="Times New Roman"/>
          <w:color w:val="202124"/>
          <w:rPrChange w:id="89" w:author="Stephen John Stretton" w:date="2024-04-16T06:18:00Z">
            <w:rPr>
              <w:rFonts w:ascii="Times New Roman" w:eastAsiaTheme="minorEastAsia" w:hAnsi="Times New Roman" w:cs="Times New Roman"/>
              <w:color w:val="202124"/>
              <w:sz w:val="24"/>
              <w:szCs w:val="24"/>
            </w:rPr>
          </w:rPrChange>
        </w:rPr>
        <w:t>), invest in RE projects</w:t>
      </w:r>
      <w:r w:rsidR="009813EB" w:rsidRPr="00837CAE">
        <w:rPr>
          <w:rFonts w:ascii="Times New Roman" w:eastAsiaTheme="minorEastAsia" w:hAnsi="Times New Roman" w:cs="Times New Roman"/>
          <w:color w:val="202124"/>
          <w:rPrChange w:id="90" w:author="Stephen John Stretton" w:date="2024-04-16T06:18:00Z">
            <w:rPr>
              <w:rFonts w:ascii="Times New Roman" w:eastAsiaTheme="minorEastAsia" w:hAnsi="Times New Roman" w:cs="Times New Roman"/>
              <w:color w:val="202124"/>
              <w:sz w:val="24"/>
              <w:szCs w:val="24"/>
            </w:rPr>
          </w:rPrChange>
        </w:rPr>
        <w:t>,</w:t>
      </w:r>
      <w:r w:rsidRPr="00837CAE">
        <w:rPr>
          <w:rFonts w:ascii="Times New Roman" w:eastAsiaTheme="minorEastAsia" w:hAnsi="Times New Roman" w:cs="Times New Roman"/>
          <w:color w:val="202124"/>
          <w:rPrChange w:id="91" w:author="Stephen John Stretton" w:date="2024-04-16T06:18:00Z">
            <w:rPr>
              <w:rFonts w:ascii="Times New Roman" w:eastAsiaTheme="minorEastAsia" w:hAnsi="Times New Roman" w:cs="Times New Roman"/>
              <w:color w:val="202124"/>
              <w:sz w:val="24"/>
              <w:szCs w:val="24"/>
            </w:rPr>
          </w:rPrChange>
        </w:rPr>
        <w:t xml:space="preserve"> and create incentives</w:t>
      </w:r>
      <w:r w:rsidR="00997F3A" w:rsidRPr="00837CAE">
        <w:rPr>
          <w:rFonts w:ascii="Times New Roman" w:eastAsiaTheme="minorEastAsia" w:hAnsi="Times New Roman" w:cs="Times New Roman"/>
          <w:color w:val="202124"/>
          <w:rPrChange w:id="92" w:author="Stephen John Stretton" w:date="2024-04-16T06:18:00Z">
            <w:rPr>
              <w:rFonts w:ascii="Times New Roman" w:eastAsiaTheme="minorEastAsia" w:hAnsi="Times New Roman" w:cs="Times New Roman"/>
              <w:color w:val="202124"/>
              <w:sz w:val="24"/>
              <w:szCs w:val="24"/>
            </w:rPr>
          </w:rPrChange>
        </w:rPr>
        <w:t xml:space="preserve"> for countries</w:t>
      </w:r>
      <w:r w:rsidRPr="00837CAE">
        <w:rPr>
          <w:rFonts w:ascii="Times New Roman" w:eastAsiaTheme="minorEastAsia" w:hAnsi="Times New Roman" w:cs="Times New Roman"/>
          <w:color w:val="202124"/>
          <w:rPrChange w:id="93" w:author="Stephen John Stretton" w:date="2024-04-16T06:18:00Z">
            <w:rPr>
              <w:rFonts w:ascii="Times New Roman" w:eastAsiaTheme="minorEastAsia" w:hAnsi="Times New Roman" w:cs="Times New Roman"/>
              <w:color w:val="202124"/>
              <w:sz w:val="24"/>
              <w:szCs w:val="24"/>
            </w:rPr>
          </w:rPrChange>
        </w:rPr>
        <w:t xml:space="preserve"> to participate. </w:t>
      </w:r>
      <w:r w:rsidR="00F93726" w:rsidRPr="00837CAE">
        <w:rPr>
          <w:rFonts w:ascii="Times New Roman" w:eastAsiaTheme="minorEastAsia" w:hAnsi="Times New Roman" w:cs="Times New Roman"/>
          <w:color w:val="202124"/>
          <w:rPrChange w:id="94" w:author="Stephen John Stretton" w:date="2024-04-16T06:18:00Z">
            <w:rPr>
              <w:rFonts w:ascii="Times New Roman" w:eastAsiaTheme="minorEastAsia" w:hAnsi="Times New Roman" w:cs="Times New Roman"/>
              <w:color w:val="202124"/>
              <w:sz w:val="24"/>
              <w:szCs w:val="24"/>
            </w:rPr>
          </w:rPrChange>
        </w:rPr>
        <w:t>The trust would partner with implementing agencies and initiatives</w:t>
      </w:r>
      <w:r w:rsidR="00997F3A" w:rsidRPr="00837CAE">
        <w:rPr>
          <w:rFonts w:ascii="Times New Roman" w:eastAsiaTheme="minorEastAsia" w:hAnsi="Times New Roman" w:cs="Times New Roman"/>
          <w:color w:val="202124"/>
          <w:rPrChange w:id="95" w:author="Stephen John Stretton" w:date="2024-04-16T06:18:00Z">
            <w:rPr>
              <w:rFonts w:ascii="Times New Roman" w:eastAsiaTheme="minorEastAsia" w:hAnsi="Times New Roman" w:cs="Times New Roman"/>
              <w:color w:val="202124"/>
              <w:sz w:val="24"/>
              <w:szCs w:val="24"/>
            </w:rPr>
          </w:rPrChange>
        </w:rPr>
        <w:t xml:space="preserve"> (e.g. Scaling Solar, </w:t>
      </w:r>
      <w:r w:rsidR="00D858F2" w:rsidRPr="00837CAE">
        <w:rPr>
          <w:rFonts w:ascii="Times New Roman" w:eastAsiaTheme="minorEastAsia" w:hAnsi="Times New Roman" w:cs="Times New Roman"/>
          <w:color w:val="202124"/>
          <w:rPrChange w:id="96" w:author="Stephen John Stretton" w:date="2024-04-16T06:18:00Z">
            <w:rPr>
              <w:rFonts w:ascii="Times New Roman" w:eastAsiaTheme="minorEastAsia" w:hAnsi="Times New Roman" w:cs="Times New Roman"/>
              <w:color w:val="202124"/>
              <w:sz w:val="24"/>
              <w:szCs w:val="24"/>
            </w:rPr>
          </w:rPrChange>
        </w:rPr>
        <w:t xml:space="preserve">Energy </w:t>
      </w:r>
      <w:r w:rsidR="00997F3A" w:rsidRPr="00837CAE">
        <w:rPr>
          <w:rFonts w:ascii="Times New Roman" w:eastAsiaTheme="minorEastAsia" w:hAnsi="Times New Roman" w:cs="Times New Roman"/>
          <w:color w:val="202124"/>
          <w:rPrChange w:id="97" w:author="Stephen John Stretton" w:date="2024-04-16T06:18:00Z">
            <w:rPr>
              <w:rFonts w:ascii="Times New Roman" w:eastAsiaTheme="minorEastAsia" w:hAnsi="Times New Roman" w:cs="Times New Roman"/>
              <w:color w:val="202124"/>
              <w:sz w:val="24"/>
              <w:szCs w:val="24"/>
            </w:rPr>
          </w:rPrChange>
        </w:rPr>
        <w:t>Transitions Partnerships)</w:t>
      </w:r>
      <w:r w:rsidR="00F93726" w:rsidRPr="00837CAE">
        <w:rPr>
          <w:rFonts w:ascii="Times New Roman" w:eastAsiaTheme="minorEastAsia" w:hAnsi="Times New Roman" w:cs="Times New Roman"/>
          <w:color w:val="202124"/>
          <w:rPrChange w:id="98" w:author="Stephen John Stretton" w:date="2024-04-16T06:18:00Z">
            <w:rPr>
              <w:rFonts w:ascii="Times New Roman" w:eastAsiaTheme="minorEastAsia" w:hAnsi="Times New Roman" w:cs="Times New Roman"/>
              <w:color w:val="202124"/>
              <w:sz w:val="24"/>
              <w:szCs w:val="24"/>
            </w:rPr>
          </w:rPrChange>
        </w:rPr>
        <w:t>.</w:t>
      </w:r>
    </w:p>
    <w:p w14:paraId="1AA2253D" w14:textId="5C667956" w:rsidR="00AF6214" w:rsidRPr="00837CAE" w:rsidRDefault="009F133F">
      <w:pPr>
        <w:spacing w:after="80" w:line="276" w:lineRule="auto"/>
        <w:jc w:val="both"/>
        <w:rPr>
          <w:rFonts w:ascii="Times New Roman" w:eastAsiaTheme="minorEastAsia" w:hAnsi="Times New Roman" w:cs="Times New Roman"/>
          <w:color w:val="202124"/>
          <w:rPrChange w:id="99" w:author="Stephen John Stretton" w:date="2024-04-16T06:18:00Z">
            <w:rPr>
              <w:rFonts w:ascii="Times New Roman" w:eastAsiaTheme="minorEastAsia" w:hAnsi="Times New Roman" w:cs="Times New Roman"/>
              <w:color w:val="202124"/>
              <w:sz w:val="24"/>
              <w:szCs w:val="24"/>
            </w:rPr>
          </w:rPrChange>
        </w:rPr>
        <w:pPrChange w:id="100"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101" w:author="Stephen John Stretton" w:date="2024-04-16T06:18:00Z">
            <w:rPr>
              <w:rFonts w:ascii="Times New Roman" w:eastAsiaTheme="minorEastAsia" w:hAnsi="Times New Roman" w:cs="Times New Roman"/>
              <w:color w:val="202124"/>
              <w:sz w:val="24"/>
              <w:szCs w:val="24"/>
            </w:rPr>
          </w:rPrChange>
        </w:rPr>
        <w:t>At its heart</w:t>
      </w:r>
      <w:r w:rsidR="00211EE4" w:rsidRPr="00837CAE">
        <w:rPr>
          <w:rFonts w:ascii="Times New Roman" w:eastAsiaTheme="minorEastAsia" w:hAnsi="Times New Roman" w:cs="Times New Roman"/>
          <w:color w:val="202124"/>
          <w:rPrChange w:id="102" w:author="Stephen John Stretton" w:date="2024-04-16T06:18:00Z">
            <w:rPr>
              <w:rFonts w:ascii="Times New Roman" w:eastAsiaTheme="minorEastAsia" w:hAnsi="Times New Roman" w:cs="Times New Roman"/>
              <w:color w:val="202124"/>
              <w:sz w:val="24"/>
              <w:szCs w:val="24"/>
            </w:rPr>
          </w:rPrChange>
        </w:rPr>
        <w:t>,</w:t>
      </w:r>
      <w:r w:rsidRPr="00837CAE">
        <w:rPr>
          <w:rFonts w:ascii="Times New Roman" w:eastAsiaTheme="minorEastAsia" w:hAnsi="Times New Roman" w:cs="Times New Roman"/>
          <w:color w:val="202124"/>
          <w:rPrChange w:id="103" w:author="Stephen John Stretton" w:date="2024-04-16T06:18:00Z">
            <w:rPr>
              <w:rFonts w:ascii="Times New Roman" w:eastAsiaTheme="minorEastAsia" w:hAnsi="Times New Roman" w:cs="Times New Roman"/>
              <w:color w:val="202124"/>
              <w:sz w:val="24"/>
              <w:szCs w:val="24"/>
            </w:rPr>
          </w:rPrChange>
        </w:rPr>
        <w:t xml:space="preserve"> the trust reduces borrowing costs and risks by having available national-scale accounts that can act as collateral in borrowing </w:t>
      </w:r>
      <w:r w:rsidR="00431A41" w:rsidRPr="00837CAE">
        <w:rPr>
          <w:rFonts w:ascii="Times New Roman" w:eastAsiaTheme="minorEastAsia" w:hAnsi="Times New Roman" w:cs="Times New Roman"/>
          <w:color w:val="202124"/>
          <w:rPrChange w:id="104" w:author="Stephen John Stretton" w:date="2024-04-16T06:18:00Z">
            <w:rPr>
              <w:rFonts w:ascii="Times New Roman" w:eastAsiaTheme="minorEastAsia" w:hAnsi="Times New Roman" w:cs="Times New Roman"/>
              <w:color w:val="202124"/>
              <w:sz w:val="24"/>
              <w:szCs w:val="24"/>
            </w:rPr>
          </w:rPrChange>
        </w:rPr>
        <w:t>related</w:t>
      </w:r>
      <w:r w:rsidRPr="00837CAE">
        <w:rPr>
          <w:rFonts w:ascii="Times New Roman" w:eastAsiaTheme="minorEastAsia" w:hAnsi="Times New Roman" w:cs="Times New Roman"/>
          <w:color w:val="202124"/>
          <w:rPrChange w:id="105" w:author="Stephen John Stretton" w:date="2024-04-16T06:18:00Z">
            <w:rPr>
              <w:rFonts w:ascii="Times New Roman" w:eastAsiaTheme="minorEastAsia" w:hAnsi="Times New Roman" w:cs="Times New Roman"/>
              <w:color w:val="202124"/>
              <w:sz w:val="24"/>
              <w:szCs w:val="24"/>
            </w:rPr>
          </w:rPrChange>
        </w:rPr>
        <w:t xml:space="preserve"> to climate change</w:t>
      </w:r>
      <w:r w:rsidR="00485DA6" w:rsidRPr="00837CAE">
        <w:rPr>
          <w:rFonts w:ascii="Times New Roman" w:eastAsiaTheme="minorEastAsia" w:hAnsi="Times New Roman" w:cs="Times New Roman"/>
          <w:color w:val="202124"/>
          <w:rPrChange w:id="106" w:author="Stephen John Stretton" w:date="2024-04-16T06:18:00Z">
            <w:rPr>
              <w:rFonts w:ascii="Times New Roman" w:eastAsiaTheme="minorEastAsia" w:hAnsi="Times New Roman" w:cs="Times New Roman"/>
              <w:color w:val="202124"/>
              <w:sz w:val="24"/>
              <w:szCs w:val="24"/>
            </w:rPr>
          </w:rPrChange>
        </w:rPr>
        <w:t xml:space="preserve"> </w:t>
      </w:r>
      <w:ins w:id="107" w:author="Stephen John Stretton" w:date="2024-04-15T12:42:00Z">
        <w:r w:rsidR="0047246E" w:rsidRPr="00837CAE">
          <w:rPr>
            <w:rFonts w:ascii="Times New Roman" w:eastAsiaTheme="minorEastAsia" w:hAnsi="Times New Roman" w:cs="Times New Roman"/>
            <w:color w:val="202124"/>
            <w:rPrChange w:id="108" w:author="Stephen John Stretton" w:date="2024-04-16T06:18:00Z">
              <w:rPr>
                <w:rFonts w:ascii="Times New Roman" w:eastAsiaTheme="minorEastAsia" w:hAnsi="Times New Roman" w:cs="Times New Roman"/>
                <w:color w:val="202124"/>
                <w:sz w:val="24"/>
                <w:szCs w:val="24"/>
              </w:rPr>
            </w:rPrChange>
          </w:rPr>
          <w:t>mitigation</w:t>
        </w:r>
      </w:ins>
      <w:ins w:id="109" w:author="Stephen John Stretton" w:date="2024-04-15T12:41:00Z">
        <w:r w:rsidR="0047246E" w:rsidRPr="00837CAE">
          <w:rPr>
            <w:rFonts w:ascii="Times New Roman" w:eastAsiaTheme="minorEastAsia" w:hAnsi="Times New Roman" w:cs="Times New Roman"/>
            <w:color w:val="202124"/>
            <w:rPrChange w:id="110" w:author="Stephen John Stretton" w:date="2024-04-16T06:18:00Z">
              <w:rPr>
                <w:rFonts w:ascii="Times New Roman" w:eastAsiaTheme="minorEastAsia" w:hAnsi="Times New Roman" w:cs="Times New Roman"/>
                <w:color w:val="202124"/>
                <w:sz w:val="24"/>
                <w:szCs w:val="24"/>
              </w:rPr>
            </w:rPrChange>
          </w:rPr>
          <w:t xml:space="preserve"> and adaptation. </w:t>
        </w:r>
      </w:ins>
      <w:commentRangeStart w:id="111"/>
      <w:del w:id="112" w:author="Stephen John Stretton" w:date="2024-04-15T12:41:00Z">
        <w:r w:rsidR="00485DA6" w:rsidRPr="00837CAE" w:rsidDel="0047246E">
          <w:rPr>
            <w:rFonts w:ascii="Times New Roman" w:eastAsiaTheme="minorEastAsia" w:hAnsi="Times New Roman" w:cs="Times New Roman"/>
            <w:color w:val="202124"/>
            <w:rPrChange w:id="113" w:author="Stephen John Stretton" w:date="2024-04-16T06:18:00Z">
              <w:rPr>
                <w:rFonts w:ascii="Times New Roman" w:eastAsiaTheme="minorEastAsia" w:hAnsi="Times New Roman" w:cs="Times New Roman"/>
                <w:color w:val="202124"/>
                <w:sz w:val="24"/>
                <w:szCs w:val="24"/>
              </w:rPr>
            </w:rPrChange>
          </w:rPr>
          <w:delText>and other risks and guarantees</w:delText>
        </w:r>
        <w:r w:rsidRPr="00837CAE" w:rsidDel="0047246E">
          <w:rPr>
            <w:rFonts w:ascii="Times New Roman" w:eastAsiaTheme="minorEastAsia" w:hAnsi="Times New Roman" w:cs="Times New Roman"/>
            <w:color w:val="202124"/>
            <w:rPrChange w:id="114" w:author="Stephen John Stretton" w:date="2024-04-16T06:18:00Z">
              <w:rPr>
                <w:rFonts w:ascii="Times New Roman" w:eastAsiaTheme="minorEastAsia" w:hAnsi="Times New Roman" w:cs="Times New Roman"/>
                <w:color w:val="202124"/>
                <w:sz w:val="24"/>
                <w:szCs w:val="24"/>
              </w:rPr>
            </w:rPrChange>
          </w:rPr>
          <w:delText>.</w:delText>
        </w:r>
        <w:commentRangeEnd w:id="111"/>
        <w:r w:rsidR="009913DF" w:rsidRPr="00837CAE" w:rsidDel="0047246E">
          <w:rPr>
            <w:rStyle w:val="CommentReference"/>
            <w:sz w:val="22"/>
            <w:szCs w:val="22"/>
            <w:rPrChange w:id="115" w:author="Stephen John Stretton" w:date="2024-04-16T06:18:00Z">
              <w:rPr>
                <w:rStyle w:val="CommentReference"/>
              </w:rPr>
            </w:rPrChange>
          </w:rPr>
          <w:commentReference w:id="111"/>
        </w:r>
        <w:r w:rsidR="00840653" w:rsidRPr="00837CAE" w:rsidDel="0047246E">
          <w:rPr>
            <w:rFonts w:ascii="Times New Roman" w:eastAsiaTheme="minorEastAsia" w:hAnsi="Times New Roman" w:cs="Times New Roman"/>
            <w:color w:val="202124"/>
            <w:rPrChange w:id="116" w:author="Stephen John Stretton" w:date="2024-04-16T06:18:00Z">
              <w:rPr>
                <w:rFonts w:ascii="Times New Roman" w:eastAsiaTheme="minorEastAsia" w:hAnsi="Times New Roman" w:cs="Times New Roman"/>
                <w:color w:val="202124"/>
                <w:sz w:val="24"/>
                <w:szCs w:val="24"/>
              </w:rPr>
            </w:rPrChange>
          </w:rPr>
          <w:delText xml:space="preserve"> </w:delText>
        </w:r>
      </w:del>
    </w:p>
    <w:p w14:paraId="4B27DAB3" w14:textId="02512B9E" w:rsidR="00840653" w:rsidRPr="00837CAE" w:rsidRDefault="00AF6214">
      <w:pPr>
        <w:spacing w:after="80" w:line="276" w:lineRule="auto"/>
        <w:jc w:val="both"/>
        <w:rPr>
          <w:rFonts w:ascii="Times New Roman" w:eastAsiaTheme="minorEastAsia" w:hAnsi="Times New Roman" w:cs="Times New Roman"/>
          <w:color w:val="202124"/>
          <w:rPrChange w:id="117" w:author="Stephen John Stretton" w:date="2024-04-16T06:18:00Z">
            <w:rPr>
              <w:rFonts w:ascii="Times New Roman" w:eastAsiaTheme="minorEastAsia" w:hAnsi="Times New Roman" w:cs="Times New Roman"/>
              <w:color w:val="202124"/>
              <w:sz w:val="24"/>
              <w:szCs w:val="24"/>
            </w:rPr>
          </w:rPrChange>
        </w:rPr>
        <w:pPrChange w:id="118"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119" w:author="Stephen John Stretton" w:date="2024-04-16T06:18:00Z">
            <w:rPr>
              <w:rFonts w:ascii="Times New Roman" w:eastAsiaTheme="minorEastAsia" w:hAnsi="Times New Roman" w:cs="Times New Roman"/>
              <w:color w:val="202124"/>
              <w:sz w:val="24"/>
              <w:szCs w:val="24"/>
            </w:rPr>
          </w:rPrChange>
        </w:rPr>
        <w:t xml:space="preserve">Like an insurance company, the </w:t>
      </w:r>
      <w:r w:rsidR="00326D73" w:rsidRPr="00837CAE">
        <w:rPr>
          <w:rFonts w:ascii="Times New Roman" w:eastAsiaTheme="minorEastAsia" w:hAnsi="Times New Roman" w:cs="Times New Roman"/>
          <w:color w:val="202124"/>
          <w:rPrChange w:id="120" w:author="Stephen John Stretton" w:date="2024-04-16T06:18:00Z">
            <w:rPr>
              <w:rFonts w:ascii="Times New Roman" w:eastAsiaTheme="minorEastAsia" w:hAnsi="Times New Roman" w:cs="Times New Roman"/>
              <w:color w:val="202124"/>
              <w:sz w:val="24"/>
              <w:szCs w:val="24"/>
            </w:rPr>
          </w:rPrChange>
        </w:rPr>
        <w:t xml:space="preserve">envisioned </w:t>
      </w:r>
      <w:r w:rsidRPr="00837CAE">
        <w:rPr>
          <w:rFonts w:ascii="Times New Roman" w:eastAsiaTheme="minorEastAsia" w:hAnsi="Times New Roman" w:cs="Times New Roman"/>
          <w:color w:val="202124"/>
          <w:rPrChange w:id="121" w:author="Stephen John Stretton" w:date="2024-04-16T06:18:00Z">
            <w:rPr>
              <w:rFonts w:ascii="Times New Roman" w:eastAsiaTheme="minorEastAsia" w:hAnsi="Times New Roman" w:cs="Times New Roman"/>
              <w:color w:val="202124"/>
              <w:sz w:val="24"/>
              <w:szCs w:val="24"/>
            </w:rPr>
          </w:rPrChange>
        </w:rPr>
        <w:t xml:space="preserve">trust </w:t>
      </w:r>
      <w:r w:rsidR="00326D73" w:rsidRPr="00837CAE">
        <w:rPr>
          <w:rFonts w:ascii="Times New Roman" w:eastAsiaTheme="minorEastAsia" w:hAnsi="Times New Roman" w:cs="Times New Roman"/>
          <w:color w:val="202124"/>
          <w:rPrChange w:id="122" w:author="Stephen John Stretton" w:date="2024-04-16T06:18:00Z">
            <w:rPr>
              <w:rFonts w:ascii="Times New Roman" w:eastAsiaTheme="minorEastAsia" w:hAnsi="Times New Roman" w:cs="Times New Roman"/>
              <w:color w:val="202124"/>
              <w:sz w:val="24"/>
              <w:szCs w:val="24"/>
            </w:rPr>
          </w:rPrChange>
        </w:rPr>
        <w:t>will</w:t>
      </w:r>
      <w:r w:rsidRPr="00837CAE">
        <w:rPr>
          <w:rFonts w:ascii="Times New Roman" w:eastAsiaTheme="minorEastAsia" w:hAnsi="Times New Roman" w:cs="Times New Roman"/>
          <w:color w:val="202124"/>
          <w:rPrChange w:id="123" w:author="Stephen John Stretton" w:date="2024-04-16T06:18:00Z">
            <w:rPr>
              <w:rFonts w:ascii="Times New Roman" w:eastAsiaTheme="minorEastAsia" w:hAnsi="Times New Roman" w:cs="Times New Roman"/>
              <w:color w:val="202124"/>
              <w:sz w:val="24"/>
              <w:szCs w:val="24"/>
            </w:rPr>
          </w:rPrChange>
        </w:rPr>
        <w:t xml:space="preserve"> also make financial investments, </w:t>
      </w:r>
      <w:r w:rsidR="00664C23" w:rsidRPr="00837CAE">
        <w:rPr>
          <w:rFonts w:ascii="Times New Roman" w:eastAsiaTheme="minorEastAsia" w:hAnsi="Times New Roman" w:cs="Times New Roman"/>
          <w:color w:val="202124"/>
          <w:rPrChange w:id="124" w:author="Stephen John Stretton" w:date="2024-04-16T06:18:00Z">
            <w:rPr>
              <w:rFonts w:ascii="Times New Roman" w:eastAsiaTheme="minorEastAsia" w:hAnsi="Times New Roman" w:cs="Times New Roman"/>
              <w:color w:val="202124"/>
              <w:sz w:val="24"/>
              <w:szCs w:val="24"/>
            </w:rPr>
          </w:rPrChange>
        </w:rPr>
        <w:t>including</w:t>
      </w:r>
      <w:r w:rsidRPr="00837CAE">
        <w:rPr>
          <w:rFonts w:ascii="Times New Roman" w:eastAsiaTheme="minorEastAsia" w:hAnsi="Times New Roman" w:cs="Times New Roman"/>
          <w:color w:val="202124"/>
          <w:rPrChange w:id="125" w:author="Stephen John Stretton" w:date="2024-04-16T06:18:00Z">
            <w:rPr>
              <w:rFonts w:ascii="Times New Roman" w:eastAsiaTheme="minorEastAsia" w:hAnsi="Times New Roman" w:cs="Times New Roman"/>
              <w:color w:val="202124"/>
              <w:sz w:val="24"/>
              <w:szCs w:val="24"/>
            </w:rPr>
          </w:rPrChange>
        </w:rPr>
        <w:t xml:space="preserve"> blended project finance for the early stages of supported RE projects. The </w:t>
      </w:r>
      <w:r w:rsidR="00274803" w:rsidRPr="00837CAE">
        <w:rPr>
          <w:rFonts w:ascii="Times New Roman" w:eastAsiaTheme="minorEastAsia" w:hAnsi="Times New Roman" w:cs="Times New Roman"/>
          <w:color w:val="202124"/>
          <w:rPrChange w:id="126" w:author="Stephen John Stretton" w:date="2024-04-16T06:18:00Z">
            <w:rPr>
              <w:rFonts w:ascii="Times New Roman" w:eastAsiaTheme="minorEastAsia" w:hAnsi="Times New Roman" w:cs="Times New Roman"/>
              <w:color w:val="202124"/>
              <w:sz w:val="24"/>
              <w:szCs w:val="24"/>
            </w:rPr>
          </w:rPrChange>
        </w:rPr>
        <w:t xml:space="preserve">investment function is </w:t>
      </w:r>
      <w:r w:rsidR="008D3014" w:rsidRPr="00837CAE">
        <w:rPr>
          <w:rFonts w:ascii="Times New Roman" w:eastAsiaTheme="minorEastAsia" w:hAnsi="Times New Roman" w:cs="Times New Roman"/>
          <w:color w:val="202124"/>
          <w:rPrChange w:id="127" w:author="Stephen John Stretton" w:date="2024-04-16T06:18:00Z">
            <w:rPr>
              <w:rFonts w:ascii="Times New Roman" w:eastAsiaTheme="minorEastAsia" w:hAnsi="Times New Roman" w:cs="Times New Roman"/>
              <w:color w:val="202124"/>
              <w:sz w:val="24"/>
              <w:szCs w:val="24"/>
            </w:rPr>
          </w:rPrChange>
        </w:rPr>
        <w:t xml:space="preserve">functionally </w:t>
      </w:r>
      <w:r w:rsidR="00274803" w:rsidRPr="00837CAE">
        <w:rPr>
          <w:rFonts w:ascii="Times New Roman" w:eastAsiaTheme="minorEastAsia" w:hAnsi="Times New Roman" w:cs="Times New Roman"/>
          <w:color w:val="202124"/>
          <w:rPrChange w:id="128" w:author="Stephen John Stretton" w:date="2024-04-16T06:18:00Z">
            <w:rPr>
              <w:rFonts w:ascii="Times New Roman" w:eastAsiaTheme="minorEastAsia" w:hAnsi="Times New Roman" w:cs="Times New Roman"/>
              <w:color w:val="202124"/>
              <w:sz w:val="24"/>
              <w:szCs w:val="24"/>
            </w:rPr>
          </w:rPrChange>
        </w:rPr>
        <w:t>non-core</w:t>
      </w:r>
      <w:r w:rsidR="00664C23" w:rsidRPr="00837CAE">
        <w:rPr>
          <w:rFonts w:ascii="Times New Roman" w:eastAsiaTheme="minorEastAsia" w:hAnsi="Times New Roman" w:cs="Times New Roman"/>
          <w:color w:val="202124"/>
          <w:rPrChange w:id="129" w:author="Stephen John Stretton" w:date="2024-04-16T06:18:00Z">
            <w:rPr>
              <w:rFonts w:ascii="Times New Roman" w:eastAsiaTheme="minorEastAsia" w:hAnsi="Times New Roman" w:cs="Times New Roman"/>
              <w:color w:val="202124"/>
              <w:sz w:val="24"/>
              <w:szCs w:val="24"/>
            </w:rPr>
          </w:rPrChange>
        </w:rPr>
        <w:t>,</w:t>
      </w:r>
      <w:r w:rsidR="00274803" w:rsidRPr="00837CAE">
        <w:rPr>
          <w:rFonts w:ascii="Times New Roman" w:eastAsiaTheme="minorEastAsia" w:hAnsi="Times New Roman" w:cs="Times New Roman"/>
          <w:color w:val="202124"/>
          <w:rPrChange w:id="130" w:author="Stephen John Stretton" w:date="2024-04-16T06:18:00Z">
            <w:rPr>
              <w:rFonts w:ascii="Times New Roman" w:eastAsiaTheme="minorEastAsia" w:hAnsi="Times New Roman" w:cs="Times New Roman"/>
              <w:color w:val="202124"/>
              <w:sz w:val="24"/>
              <w:szCs w:val="24"/>
            </w:rPr>
          </w:rPrChange>
        </w:rPr>
        <w:t xml:space="preserve"> but adds both </w:t>
      </w:r>
      <w:r w:rsidR="007E1292" w:rsidRPr="00837CAE">
        <w:rPr>
          <w:rFonts w:ascii="Times New Roman" w:eastAsiaTheme="minorEastAsia" w:hAnsi="Times New Roman" w:cs="Times New Roman"/>
          <w:i/>
          <w:iCs/>
          <w:color w:val="202124"/>
          <w:rPrChange w:id="131" w:author="Stephen John Stretton" w:date="2024-04-16T06:18:00Z">
            <w:rPr>
              <w:rFonts w:ascii="Times New Roman" w:eastAsiaTheme="minorEastAsia" w:hAnsi="Times New Roman" w:cs="Times New Roman"/>
              <w:i/>
              <w:iCs/>
              <w:color w:val="202124"/>
              <w:sz w:val="24"/>
              <w:szCs w:val="24"/>
            </w:rPr>
          </w:rPrChange>
        </w:rPr>
        <w:t>financial</w:t>
      </w:r>
      <w:r w:rsidR="007E1292" w:rsidRPr="00837CAE">
        <w:rPr>
          <w:rFonts w:ascii="Times New Roman" w:eastAsiaTheme="minorEastAsia" w:hAnsi="Times New Roman" w:cs="Times New Roman"/>
          <w:color w:val="202124"/>
          <w:rPrChange w:id="132" w:author="Stephen John Stretton" w:date="2024-04-16T06:18:00Z">
            <w:rPr>
              <w:rFonts w:ascii="Times New Roman" w:eastAsiaTheme="minorEastAsia" w:hAnsi="Times New Roman" w:cs="Times New Roman"/>
              <w:color w:val="202124"/>
              <w:sz w:val="24"/>
              <w:szCs w:val="24"/>
            </w:rPr>
          </w:rPrChange>
        </w:rPr>
        <w:t xml:space="preserve"> </w:t>
      </w:r>
      <w:r w:rsidR="00274803" w:rsidRPr="00837CAE">
        <w:rPr>
          <w:rFonts w:ascii="Times New Roman" w:eastAsiaTheme="minorEastAsia" w:hAnsi="Times New Roman" w:cs="Times New Roman"/>
          <w:i/>
          <w:iCs/>
          <w:color w:val="202124"/>
          <w:rPrChange w:id="133" w:author="Stephen John Stretton" w:date="2024-04-16T06:18:00Z">
            <w:rPr>
              <w:rFonts w:ascii="Times New Roman" w:eastAsiaTheme="minorEastAsia" w:hAnsi="Times New Roman" w:cs="Times New Roman"/>
              <w:i/>
              <w:iCs/>
              <w:color w:val="202124"/>
              <w:sz w:val="24"/>
              <w:szCs w:val="24"/>
            </w:rPr>
          </w:rPrChange>
        </w:rPr>
        <w:t>return</w:t>
      </w:r>
      <w:r w:rsidR="00274803" w:rsidRPr="00837CAE">
        <w:rPr>
          <w:rFonts w:ascii="Times New Roman" w:eastAsiaTheme="minorEastAsia" w:hAnsi="Times New Roman" w:cs="Times New Roman"/>
          <w:color w:val="202124"/>
          <w:rPrChange w:id="134" w:author="Stephen John Stretton" w:date="2024-04-16T06:18:00Z">
            <w:rPr>
              <w:rFonts w:ascii="Times New Roman" w:eastAsiaTheme="minorEastAsia" w:hAnsi="Times New Roman" w:cs="Times New Roman"/>
              <w:color w:val="202124"/>
              <w:sz w:val="24"/>
              <w:szCs w:val="24"/>
            </w:rPr>
          </w:rPrChange>
        </w:rPr>
        <w:t xml:space="preserve"> and </w:t>
      </w:r>
      <w:r w:rsidR="00274803" w:rsidRPr="00837CAE">
        <w:rPr>
          <w:rFonts w:ascii="Times New Roman" w:eastAsiaTheme="minorEastAsia" w:hAnsi="Times New Roman" w:cs="Times New Roman"/>
          <w:i/>
          <w:iCs/>
          <w:color w:val="202124"/>
          <w:rPrChange w:id="135" w:author="Stephen John Stretton" w:date="2024-04-16T06:18:00Z">
            <w:rPr>
              <w:rFonts w:ascii="Times New Roman" w:eastAsiaTheme="minorEastAsia" w:hAnsi="Times New Roman" w:cs="Times New Roman"/>
              <w:i/>
              <w:iCs/>
              <w:color w:val="202124"/>
              <w:sz w:val="24"/>
              <w:szCs w:val="24"/>
            </w:rPr>
          </w:rPrChange>
        </w:rPr>
        <w:t>impact,</w:t>
      </w:r>
      <w:r w:rsidR="00274803" w:rsidRPr="00837CAE">
        <w:rPr>
          <w:rFonts w:ascii="Times New Roman" w:eastAsiaTheme="minorEastAsia" w:hAnsi="Times New Roman" w:cs="Times New Roman"/>
          <w:color w:val="202124"/>
          <w:rPrChange w:id="136" w:author="Stephen John Stretton" w:date="2024-04-16T06:18:00Z">
            <w:rPr>
              <w:rFonts w:ascii="Times New Roman" w:eastAsiaTheme="minorEastAsia" w:hAnsi="Times New Roman" w:cs="Times New Roman"/>
              <w:color w:val="202124"/>
              <w:sz w:val="24"/>
              <w:szCs w:val="24"/>
            </w:rPr>
          </w:rPrChange>
        </w:rPr>
        <w:t xml:space="preserve"> increasing attractiveness to donors</w:t>
      </w:r>
      <w:r w:rsidR="008D3014" w:rsidRPr="00837CAE">
        <w:rPr>
          <w:rFonts w:ascii="Times New Roman" w:eastAsiaTheme="minorEastAsia" w:hAnsi="Times New Roman" w:cs="Times New Roman"/>
          <w:color w:val="202124"/>
          <w:rPrChange w:id="137" w:author="Stephen John Stretton" w:date="2024-04-16T06:18:00Z">
            <w:rPr>
              <w:rFonts w:ascii="Times New Roman" w:eastAsiaTheme="minorEastAsia" w:hAnsi="Times New Roman" w:cs="Times New Roman"/>
              <w:color w:val="202124"/>
              <w:sz w:val="24"/>
              <w:szCs w:val="24"/>
            </w:rPr>
          </w:rPrChange>
        </w:rPr>
        <w:t xml:space="preserve">, and therefore is vital to the </w:t>
      </w:r>
      <w:r w:rsidR="009728F4" w:rsidRPr="00837CAE">
        <w:rPr>
          <w:rFonts w:ascii="Times New Roman" w:eastAsiaTheme="minorEastAsia" w:hAnsi="Times New Roman" w:cs="Times New Roman"/>
          <w:color w:val="202124"/>
          <w:rPrChange w:id="138" w:author="Stephen John Stretton" w:date="2024-04-16T06:18:00Z">
            <w:rPr>
              <w:rFonts w:ascii="Times New Roman" w:eastAsiaTheme="minorEastAsia" w:hAnsi="Times New Roman" w:cs="Times New Roman"/>
              <w:color w:val="202124"/>
              <w:sz w:val="24"/>
              <w:szCs w:val="24"/>
            </w:rPr>
          </w:rPrChange>
        </w:rPr>
        <w:t>transformative nature</w:t>
      </w:r>
      <w:r w:rsidR="00CF5CEE" w:rsidRPr="00837CAE">
        <w:rPr>
          <w:rFonts w:ascii="Times New Roman" w:eastAsiaTheme="minorEastAsia" w:hAnsi="Times New Roman" w:cs="Times New Roman"/>
          <w:color w:val="202124"/>
          <w:rPrChange w:id="139" w:author="Stephen John Stretton" w:date="2024-04-16T06:18:00Z">
            <w:rPr>
              <w:rFonts w:ascii="Times New Roman" w:eastAsiaTheme="minorEastAsia" w:hAnsi="Times New Roman" w:cs="Times New Roman"/>
              <w:color w:val="202124"/>
              <w:sz w:val="24"/>
              <w:szCs w:val="24"/>
            </w:rPr>
          </w:rPrChange>
        </w:rPr>
        <w:t xml:space="preserve"> and potential scale of the</w:t>
      </w:r>
      <w:r w:rsidR="009728F4" w:rsidRPr="00837CAE">
        <w:rPr>
          <w:rFonts w:ascii="Times New Roman" w:eastAsiaTheme="minorEastAsia" w:hAnsi="Times New Roman" w:cs="Times New Roman"/>
          <w:color w:val="202124"/>
          <w:rPrChange w:id="140" w:author="Stephen John Stretton" w:date="2024-04-16T06:18:00Z">
            <w:rPr>
              <w:rFonts w:ascii="Times New Roman" w:eastAsiaTheme="minorEastAsia" w:hAnsi="Times New Roman" w:cs="Times New Roman"/>
              <w:color w:val="202124"/>
              <w:sz w:val="24"/>
              <w:szCs w:val="24"/>
            </w:rPr>
          </w:rPrChange>
        </w:rPr>
        <w:t xml:space="preserve"> </w:t>
      </w:r>
      <w:r w:rsidR="008D3014" w:rsidRPr="00837CAE">
        <w:rPr>
          <w:rFonts w:ascii="Times New Roman" w:eastAsiaTheme="minorEastAsia" w:hAnsi="Times New Roman" w:cs="Times New Roman"/>
          <w:color w:val="202124"/>
          <w:rPrChange w:id="141" w:author="Stephen John Stretton" w:date="2024-04-16T06:18:00Z">
            <w:rPr>
              <w:rFonts w:ascii="Times New Roman" w:eastAsiaTheme="minorEastAsia" w:hAnsi="Times New Roman" w:cs="Times New Roman"/>
              <w:color w:val="202124"/>
              <w:sz w:val="24"/>
              <w:szCs w:val="24"/>
            </w:rPr>
          </w:rPrChange>
        </w:rPr>
        <w:t>value proposition</w:t>
      </w:r>
      <w:r w:rsidR="009728F4" w:rsidRPr="00837CAE">
        <w:rPr>
          <w:rFonts w:ascii="Times New Roman" w:eastAsiaTheme="minorEastAsia" w:hAnsi="Times New Roman" w:cs="Times New Roman"/>
          <w:color w:val="202124"/>
          <w:rPrChange w:id="142" w:author="Stephen John Stretton" w:date="2024-04-16T06:18:00Z">
            <w:rPr>
              <w:rFonts w:ascii="Times New Roman" w:eastAsiaTheme="minorEastAsia" w:hAnsi="Times New Roman" w:cs="Times New Roman"/>
              <w:color w:val="202124"/>
              <w:sz w:val="24"/>
              <w:szCs w:val="24"/>
            </w:rPr>
          </w:rPrChange>
        </w:rPr>
        <w:t xml:space="preserve">. </w:t>
      </w:r>
    </w:p>
    <w:p w14:paraId="26A9654D" w14:textId="6F52E012" w:rsidR="00211EE4" w:rsidRPr="00837CAE" w:rsidRDefault="00211EE4">
      <w:pPr>
        <w:spacing w:after="80" w:line="276" w:lineRule="auto"/>
        <w:jc w:val="both"/>
        <w:rPr>
          <w:rFonts w:ascii="Times New Roman" w:eastAsiaTheme="minorEastAsia" w:hAnsi="Times New Roman" w:cs="Times New Roman"/>
          <w:color w:val="202124"/>
          <w:rPrChange w:id="143" w:author="Stephen John Stretton" w:date="2024-04-16T06:18:00Z">
            <w:rPr>
              <w:rFonts w:ascii="Times New Roman" w:eastAsiaTheme="minorEastAsia" w:hAnsi="Times New Roman" w:cs="Times New Roman"/>
              <w:color w:val="202124"/>
              <w:sz w:val="24"/>
              <w:szCs w:val="24"/>
            </w:rPr>
          </w:rPrChange>
        </w:rPr>
        <w:pPrChange w:id="144"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145" w:author="Stephen John Stretton" w:date="2024-04-16T06:18:00Z">
            <w:rPr>
              <w:rFonts w:ascii="Times New Roman" w:eastAsiaTheme="minorEastAsia" w:hAnsi="Times New Roman" w:cs="Times New Roman"/>
              <w:color w:val="202124"/>
              <w:sz w:val="24"/>
              <w:szCs w:val="24"/>
            </w:rPr>
          </w:rPrChange>
        </w:rPr>
        <w:t>The investment activities involve insurance contracts (MIGA-managed) and investments in diversified green blended equity investments in the construction phase of projects (</w:t>
      </w:r>
      <w:del w:id="146" w:author="Stephen John Stretton" w:date="2024-04-17T05:29:00Z">
        <w:r w:rsidRPr="00837CAE" w:rsidDel="00EB6911">
          <w:rPr>
            <w:rFonts w:ascii="Times New Roman" w:eastAsiaTheme="minorEastAsia" w:hAnsi="Times New Roman" w:cs="Times New Roman"/>
            <w:color w:val="202124"/>
            <w:rPrChange w:id="147" w:author="Stephen John Stretton" w:date="2024-04-16T06:18:00Z">
              <w:rPr>
                <w:rFonts w:ascii="Times New Roman" w:eastAsiaTheme="minorEastAsia" w:hAnsi="Times New Roman" w:cs="Times New Roman"/>
                <w:color w:val="202124"/>
                <w:sz w:val="24"/>
                <w:szCs w:val="24"/>
              </w:rPr>
            </w:rPrChange>
          </w:rPr>
          <w:delText>IFC-managed</w:delText>
        </w:r>
      </w:del>
      <w:ins w:id="148" w:author="Stephen John Stretton" w:date="2024-04-17T05:29:00Z">
        <w:r w:rsidR="00EB6911">
          <w:rPr>
            <w:rFonts w:ascii="Times New Roman" w:eastAsiaTheme="minorEastAsia" w:hAnsi="Times New Roman" w:cs="Times New Roman"/>
            <w:color w:val="202124"/>
          </w:rPr>
          <w:t xml:space="preserve"> with diverse implementation agencies worldwide including I</w:t>
        </w:r>
      </w:ins>
      <w:ins w:id="149" w:author="Stephen John Stretton" w:date="2024-04-17T05:30:00Z">
        <w:r w:rsidR="00EB6911">
          <w:rPr>
            <w:rFonts w:ascii="Times New Roman" w:eastAsiaTheme="minorEastAsia" w:hAnsi="Times New Roman" w:cs="Times New Roman"/>
            <w:color w:val="202124"/>
          </w:rPr>
          <w:t>FC</w:t>
        </w:r>
      </w:ins>
      <w:r w:rsidRPr="00837CAE">
        <w:rPr>
          <w:rFonts w:ascii="Times New Roman" w:eastAsiaTheme="minorEastAsia" w:hAnsi="Times New Roman" w:cs="Times New Roman"/>
          <w:color w:val="202124"/>
          <w:rPrChange w:id="150" w:author="Stephen John Stretton" w:date="2024-04-16T06:18:00Z">
            <w:rPr>
              <w:rFonts w:ascii="Times New Roman" w:eastAsiaTheme="minorEastAsia" w:hAnsi="Times New Roman" w:cs="Times New Roman"/>
              <w:color w:val="202124"/>
              <w:sz w:val="24"/>
              <w:szCs w:val="24"/>
            </w:rPr>
          </w:rPrChange>
        </w:rPr>
        <w:t>). The insurance and incentives functions are more straightforward to set up initially, with the investment function to be added later.</w:t>
      </w:r>
    </w:p>
    <w:p w14:paraId="32A5844E" w14:textId="11E7E996" w:rsidR="00314BC1" w:rsidRPr="00837CAE" w:rsidRDefault="002170D5">
      <w:pPr>
        <w:spacing w:after="80" w:line="276" w:lineRule="auto"/>
        <w:jc w:val="both"/>
        <w:rPr>
          <w:rFonts w:ascii="Times New Roman" w:eastAsiaTheme="minorEastAsia" w:hAnsi="Times New Roman" w:cs="Times New Roman"/>
          <w:color w:val="202124"/>
          <w:rPrChange w:id="151" w:author="Stephen John Stretton" w:date="2024-04-16T06:18:00Z">
            <w:rPr>
              <w:rFonts w:ascii="Times New Roman" w:eastAsiaTheme="minorEastAsia" w:hAnsi="Times New Roman" w:cs="Times New Roman"/>
              <w:color w:val="202124"/>
              <w:sz w:val="24"/>
              <w:szCs w:val="24"/>
            </w:rPr>
          </w:rPrChange>
        </w:rPr>
        <w:pPrChange w:id="152"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153" w:author="Stephen John Stretton" w:date="2024-04-16T06:18:00Z">
            <w:rPr>
              <w:rFonts w:ascii="Times New Roman" w:eastAsiaTheme="minorEastAsia" w:hAnsi="Times New Roman" w:cs="Times New Roman"/>
              <w:color w:val="202124"/>
              <w:sz w:val="24"/>
              <w:szCs w:val="24"/>
            </w:rPr>
          </w:rPrChange>
        </w:rPr>
        <w:t>In a trust structure</w:t>
      </w:r>
      <w:r w:rsidR="00126AE0" w:rsidRPr="00837CAE">
        <w:rPr>
          <w:rFonts w:ascii="Times New Roman" w:eastAsiaTheme="minorEastAsia" w:hAnsi="Times New Roman" w:cs="Times New Roman"/>
          <w:color w:val="202124"/>
          <w:rPrChange w:id="154" w:author="Stephen John Stretton" w:date="2024-04-16T06:18:00Z">
            <w:rPr>
              <w:rFonts w:ascii="Times New Roman" w:eastAsiaTheme="minorEastAsia" w:hAnsi="Times New Roman" w:cs="Times New Roman"/>
              <w:color w:val="202124"/>
              <w:sz w:val="24"/>
              <w:szCs w:val="24"/>
            </w:rPr>
          </w:rPrChange>
        </w:rPr>
        <w:t>,</w:t>
      </w:r>
      <w:r w:rsidRPr="00837CAE">
        <w:rPr>
          <w:rFonts w:ascii="Times New Roman" w:eastAsiaTheme="minorEastAsia" w:hAnsi="Times New Roman" w:cs="Times New Roman"/>
          <w:color w:val="202124"/>
          <w:rPrChange w:id="155" w:author="Stephen John Stretton" w:date="2024-04-16T06:18:00Z">
            <w:rPr>
              <w:rFonts w:ascii="Times New Roman" w:eastAsiaTheme="minorEastAsia" w:hAnsi="Times New Roman" w:cs="Times New Roman"/>
              <w:color w:val="202124"/>
              <w:sz w:val="24"/>
              <w:szCs w:val="24"/>
            </w:rPr>
          </w:rPrChange>
        </w:rPr>
        <w:t xml:space="preserve"> funding</w:t>
      </w:r>
      <w:r w:rsidR="001F2F63" w:rsidRPr="00837CAE">
        <w:rPr>
          <w:rFonts w:ascii="Times New Roman" w:eastAsiaTheme="minorEastAsia" w:hAnsi="Times New Roman" w:cs="Times New Roman"/>
          <w:color w:val="202124"/>
          <w:rPrChange w:id="156" w:author="Stephen John Stretton" w:date="2024-04-16T06:18:00Z">
            <w:rPr>
              <w:rFonts w:ascii="Times New Roman" w:eastAsiaTheme="minorEastAsia" w:hAnsi="Times New Roman" w:cs="Times New Roman"/>
              <w:color w:val="202124"/>
              <w:sz w:val="24"/>
              <w:szCs w:val="24"/>
            </w:rPr>
          </w:rPrChange>
        </w:rPr>
        <w:t xml:space="preserve"> </w:t>
      </w:r>
      <w:r w:rsidR="005E0984" w:rsidRPr="00837CAE">
        <w:rPr>
          <w:rFonts w:ascii="Times New Roman" w:eastAsiaTheme="minorEastAsia" w:hAnsi="Times New Roman" w:cs="Times New Roman"/>
          <w:color w:val="202124"/>
          <w:rPrChange w:id="157" w:author="Stephen John Stretton" w:date="2024-04-16T06:18:00Z">
            <w:rPr>
              <w:rFonts w:ascii="Times New Roman" w:eastAsiaTheme="minorEastAsia" w:hAnsi="Times New Roman" w:cs="Times New Roman"/>
              <w:color w:val="202124"/>
              <w:sz w:val="24"/>
              <w:szCs w:val="24"/>
            </w:rPr>
          </w:rPrChange>
        </w:rPr>
        <w:t xml:space="preserve">is separate from </w:t>
      </w:r>
      <w:r w:rsidRPr="00837CAE">
        <w:rPr>
          <w:rFonts w:ascii="Times New Roman" w:eastAsiaTheme="minorEastAsia" w:hAnsi="Times New Roman" w:cs="Times New Roman"/>
          <w:color w:val="202124"/>
          <w:rPrChange w:id="158" w:author="Stephen John Stretton" w:date="2024-04-16T06:18:00Z">
            <w:rPr>
              <w:rFonts w:ascii="Times New Roman" w:eastAsiaTheme="minorEastAsia" w:hAnsi="Times New Roman" w:cs="Times New Roman"/>
              <w:color w:val="202124"/>
              <w:sz w:val="24"/>
              <w:szCs w:val="24"/>
            </w:rPr>
          </w:rPrChange>
        </w:rPr>
        <w:t>control</w:t>
      </w:r>
      <w:r w:rsidR="005E0984" w:rsidRPr="00837CAE">
        <w:rPr>
          <w:rFonts w:ascii="Times New Roman" w:eastAsiaTheme="minorEastAsia" w:hAnsi="Times New Roman" w:cs="Times New Roman"/>
          <w:color w:val="202124"/>
          <w:rPrChange w:id="159" w:author="Stephen John Stretton" w:date="2024-04-16T06:18:00Z">
            <w:rPr>
              <w:rFonts w:ascii="Times New Roman" w:eastAsiaTheme="minorEastAsia" w:hAnsi="Times New Roman" w:cs="Times New Roman"/>
              <w:color w:val="202124"/>
              <w:sz w:val="24"/>
              <w:szCs w:val="24"/>
            </w:rPr>
          </w:rPrChange>
        </w:rPr>
        <w:t xml:space="preserve"> </w:t>
      </w:r>
      <w:r w:rsidRPr="00837CAE">
        <w:rPr>
          <w:rFonts w:ascii="Times New Roman" w:eastAsiaTheme="minorEastAsia" w:hAnsi="Times New Roman" w:cs="Times New Roman"/>
          <w:color w:val="202124"/>
          <w:rPrChange w:id="160" w:author="Stephen John Stretton" w:date="2024-04-16T06:18:00Z">
            <w:rPr>
              <w:rFonts w:ascii="Times New Roman" w:eastAsiaTheme="minorEastAsia" w:hAnsi="Times New Roman" w:cs="Times New Roman"/>
              <w:color w:val="202124"/>
              <w:sz w:val="24"/>
              <w:szCs w:val="24"/>
            </w:rPr>
          </w:rPrChange>
        </w:rPr>
        <w:t xml:space="preserve">and </w:t>
      </w:r>
      <w:r w:rsidR="00FD02DC" w:rsidRPr="00837CAE">
        <w:rPr>
          <w:rFonts w:ascii="Times New Roman" w:eastAsiaTheme="minorEastAsia" w:hAnsi="Times New Roman" w:cs="Times New Roman"/>
          <w:color w:val="202124"/>
          <w:rPrChange w:id="161" w:author="Stephen John Stretton" w:date="2024-04-16T06:18:00Z">
            <w:rPr>
              <w:rFonts w:ascii="Times New Roman" w:eastAsiaTheme="minorEastAsia" w:hAnsi="Times New Roman" w:cs="Times New Roman"/>
              <w:color w:val="202124"/>
              <w:sz w:val="24"/>
              <w:szCs w:val="24"/>
            </w:rPr>
          </w:rPrChange>
        </w:rPr>
        <w:t>administration</w:t>
      </w:r>
      <w:r w:rsidR="005E0984" w:rsidRPr="00837CAE">
        <w:rPr>
          <w:rFonts w:ascii="Times New Roman" w:eastAsiaTheme="minorEastAsia" w:hAnsi="Times New Roman" w:cs="Times New Roman"/>
          <w:color w:val="202124"/>
          <w:rPrChange w:id="162" w:author="Stephen John Stretton" w:date="2024-04-16T06:18:00Z">
            <w:rPr>
              <w:rFonts w:ascii="Times New Roman" w:eastAsiaTheme="minorEastAsia" w:hAnsi="Times New Roman" w:cs="Times New Roman"/>
              <w:color w:val="202124"/>
              <w:sz w:val="24"/>
              <w:szCs w:val="24"/>
            </w:rPr>
          </w:rPrChange>
        </w:rPr>
        <w:t>.</w:t>
      </w:r>
      <w:r w:rsidR="006561D4" w:rsidRPr="00837CAE">
        <w:rPr>
          <w:rFonts w:ascii="Times New Roman" w:eastAsiaTheme="minorEastAsia" w:hAnsi="Times New Roman" w:cs="Times New Roman"/>
          <w:color w:val="202124"/>
          <w:rPrChange w:id="163" w:author="Stephen John Stretton" w:date="2024-04-16T06:18:00Z">
            <w:rPr>
              <w:rFonts w:ascii="Times New Roman" w:eastAsiaTheme="minorEastAsia" w:hAnsi="Times New Roman" w:cs="Times New Roman"/>
              <w:color w:val="202124"/>
              <w:sz w:val="24"/>
              <w:szCs w:val="24"/>
            </w:rPr>
          </w:rPrChange>
        </w:rPr>
        <w:t xml:space="preserve"> </w:t>
      </w:r>
      <w:r w:rsidR="00FD02DC" w:rsidRPr="00837CAE">
        <w:rPr>
          <w:rFonts w:ascii="Times New Roman" w:eastAsiaTheme="minorEastAsia" w:hAnsi="Times New Roman" w:cs="Times New Roman"/>
          <w:color w:val="202124"/>
          <w:rPrChange w:id="164" w:author="Stephen John Stretton" w:date="2024-04-16T06:18:00Z">
            <w:rPr>
              <w:rFonts w:ascii="Times New Roman" w:eastAsiaTheme="minorEastAsia" w:hAnsi="Times New Roman" w:cs="Times New Roman"/>
              <w:color w:val="202124"/>
              <w:sz w:val="24"/>
              <w:szCs w:val="24"/>
            </w:rPr>
          </w:rPrChange>
        </w:rPr>
        <w:t xml:space="preserve">In </w:t>
      </w:r>
      <w:r w:rsidR="00F47CB8" w:rsidRPr="00837CAE">
        <w:rPr>
          <w:rFonts w:ascii="Times New Roman" w:eastAsiaTheme="minorEastAsia" w:hAnsi="Times New Roman" w:cs="Times New Roman"/>
          <w:color w:val="202124"/>
          <w:rPrChange w:id="165" w:author="Stephen John Stretton" w:date="2024-04-16T06:18:00Z">
            <w:rPr>
              <w:rFonts w:ascii="Times New Roman" w:eastAsiaTheme="minorEastAsia" w:hAnsi="Times New Roman" w:cs="Times New Roman"/>
              <w:color w:val="202124"/>
              <w:sz w:val="24"/>
              <w:szCs w:val="24"/>
            </w:rPr>
          </w:rPrChange>
        </w:rPr>
        <w:t xml:space="preserve">the </w:t>
      </w:r>
      <w:r w:rsidR="00FD02DC" w:rsidRPr="00837CAE">
        <w:rPr>
          <w:rFonts w:ascii="Times New Roman" w:eastAsiaTheme="minorEastAsia" w:hAnsi="Times New Roman" w:cs="Times New Roman"/>
          <w:color w:val="202124"/>
          <w:rPrChange w:id="166" w:author="Stephen John Stretton" w:date="2024-04-16T06:18:00Z">
            <w:rPr>
              <w:rFonts w:ascii="Times New Roman" w:eastAsiaTheme="minorEastAsia" w:hAnsi="Times New Roman" w:cs="Times New Roman"/>
              <w:color w:val="202124"/>
              <w:sz w:val="24"/>
              <w:szCs w:val="24"/>
            </w:rPr>
          </w:rPrChange>
        </w:rPr>
        <w:t>case</w:t>
      </w:r>
      <w:r w:rsidR="00F47CB8" w:rsidRPr="00837CAE">
        <w:rPr>
          <w:rFonts w:ascii="Times New Roman" w:eastAsiaTheme="minorEastAsia" w:hAnsi="Times New Roman" w:cs="Times New Roman"/>
          <w:color w:val="202124"/>
          <w:rPrChange w:id="167" w:author="Stephen John Stretton" w:date="2024-04-16T06:18:00Z">
            <w:rPr>
              <w:rFonts w:ascii="Times New Roman" w:eastAsiaTheme="minorEastAsia" w:hAnsi="Times New Roman" w:cs="Times New Roman"/>
              <w:color w:val="202124"/>
              <w:sz w:val="24"/>
              <w:szCs w:val="24"/>
            </w:rPr>
          </w:rPrChange>
        </w:rPr>
        <w:t xml:space="preserve"> of CIT</w:t>
      </w:r>
      <w:r w:rsidR="00C01CF5" w:rsidRPr="00837CAE">
        <w:rPr>
          <w:rFonts w:ascii="Times New Roman" w:eastAsiaTheme="minorEastAsia" w:hAnsi="Times New Roman" w:cs="Times New Roman"/>
          <w:color w:val="202124"/>
          <w:rPrChange w:id="168" w:author="Stephen John Stretton" w:date="2024-04-16T06:18:00Z">
            <w:rPr>
              <w:rFonts w:ascii="Times New Roman" w:eastAsiaTheme="minorEastAsia" w:hAnsi="Times New Roman" w:cs="Times New Roman"/>
              <w:color w:val="202124"/>
              <w:sz w:val="24"/>
              <w:szCs w:val="24"/>
            </w:rPr>
          </w:rPrChange>
        </w:rPr>
        <w:t>,</w:t>
      </w:r>
      <w:r w:rsidR="00FD02DC" w:rsidRPr="00837CAE">
        <w:rPr>
          <w:rFonts w:ascii="Times New Roman" w:eastAsiaTheme="minorEastAsia" w:hAnsi="Times New Roman" w:cs="Times New Roman"/>
          <w:color w:val="202124"/>
          <w:rPrChange w:id="169" w:author="Stephen John Stretton" w:date="2024-04-16T06:18:00Z">
            <w:rPr>
              <w:rFonts w:ascii="Times New Roman" w:eastAsiaTheme="minorEastAsia" w:hAnsi="Times New Roman" w:cs="Times New Roman"/>
              <w:color w:val="202124"/>
              <w:sz w:val="24"/>
              <w:szCs w:val="24"/>
            </w:rPr>
          </w:rPrChange>
        </w:rPr>
        <w:t xml:space="preserve"> the trust would be </w:t>
      </w:r>
      <w:r w:rsidR="00303058" w:rsidRPr="00837CAE">
        <w:rPr>
          <w:rFonts w:ascii="Times New Roman" w:eastAsiaTheme="minorEastAsia" w:hAnsi="Times New Roman" w:cs="Times New Roman"/>
          <w:color w:val="202124"/>
          <w:rPrChange w:id="170" w:author="Stephen John Stretton" w:date="2024-04-16T06:18:00Z">
            <w:rPr>
              <w:rFonts w:ascii="Times New Roman" w:eastAsiaTheme="minorEastAsia" w:hAnsi="Times New Roman" w:cs="Times New Roman"/>
              <w:color w:val="202124"/>
              <w:sz w:val="24"/>
              <w:szCs w:val="24"/>
            </w:rPr>
          </w:rPrChange>
        </w:rPr>
        <w:t>funded</w:t>
      </w:r>
      <w:r w:rsidR="00E92925" w:rsidRPr="00837CAE">
        <w:rPr>
          <w:rFonts w:ascii="Times New Roman" w:eastAsiaTheme="minorEastAsia" w:hAnsi="Times New Roman" w:cs="Times New Roman"/>
          <w:color w:val="202124"/>
          <w:rPrChange w:id="171" w:author="Stephen John Stretton" w:date="2024-04-16T06:18:00Z">
            <w:rPr>
              <w:rFonts w:ascii="Times New Roman" w:eastAsiaTheme="minorEastAsia" w:hAnsi="Times New Roman" w:cs="Times New Roman"/>
              <w:color w:val="202124"/>
              <w:sz w:val="24"/>
              <w:szCs w:val="24"/>
            </w:rPr>
          </w:rPrChange>
        </w:rPr>
        <w:t xml:space="preserve"> by </w:t>
      </w:r>
      <w:r w:rsidR="00FA0A07" w:rsidRPr="00837CAE">
        <w:rPr>
          <w:rFonts w:ascii="Times New Roman" w:eastAsiaTheme="minorEastAsia" w:hAnsi="Times New Roman" w:cs="Times New Roman"/>
          <w:color w:val="202124"/>
          <w:rPrChange w:id="172" w:author="Stephen John Stretton" w:date="2024-04-16T06:18:00Z">
            <w:rPr>
              <w:rFonts w:ascii="Times New Roman" w:eastAsiaTheme="minorEastAsia" w:hAnsi="Times New Roman" w:cs="Times New Roman"/>
              <w:color w:val="202124"/>
              <w:sz w:val="24"/>
              <w:szCs w:val="24"/>
            </w:rPr>
          </w:rPrChange>
        </w:rPr>
        <w:t xml:space="preserve">donor </w:t>
      </w:r>
      <w:r w:rsidR="00B07D13" w:rsidRPr="00837CAE">
        <w:rPr>
          <w:rFonts w:ascii="Times New Roman" w:eastAsiaTheme="minorEastAsia" w:hAnsi="Times New Roman" w:cs="Times New Roman"/>
          <w:color w:val="202124"/>
          <w:rPrChange w:id="173" w:author="Stephen John Stretton" w:date="2024-04-16T06:18:00Z">
            <w:rPr>
              <w:rFonts w:ascii="Times New Roman" w:eastAsiaTheme="minorEastAsia" w:hAnsi="Times New Roman" w:cs="Times New Roman"/>
              <w:color w:val="202124"/>
              <w:sz w:val="24"/>
              <w:szCs w:val="24"/>
            </w:rPr>
          </w:rPrChange>
        </w:rPr>
        <w:t>countries</w:t>
      </w:r>
      <w:r w:rsidR="00343C1F" w:rsidRPr="00837CAE">
        <w:rPr>
          <w:rFonts w:ascii="Times New Roman" w:eastAsiaTheme="minorEastAsia" w:hAnsi="Times New Roman" w:cs="Times New Roman"/>
          <w:color w:val="202124"/>
          <w:rPrChange w:id="174" w:author="Stephen John Stretton" w:date="2024-04-16T06:18:00Z">
            <w:rPr>
              <w:rFonts w:ascii="Times New Roman" w:eastAsiaTheme="minorEastAsia" w:hAnsi="Times New Roman" w:cs="Times New Roman"/>
              <w:color w:val="202124"/>
              <w:sz w:val="24"/>
              <w:szCs w:val="24"/>
            </w:rPr>
          </w:rPrChange>
        </w:rPr>
        <w:t xml:space="preserve"> </w:t>
      </w:r>
      <w:r w:rsidR="00181091" w:rsidRPr="00837CAE">
        <w:rPr>
          <w:rFonts w:ascii="Times New Roman" w:eastAsiaTheme="minorEastAsia" w:hAnsi="Times New Roman" w:cs="Times New Roman"/>
          <w:color w:val="202124"/>
          <w:rPrChange w:id="175" w:author="Stephen John Stretton" w:date="2024-04-16T06:18:00Z">
            <w:rPr>
              <w:rFonts w:ascii="Times New Roman" w:eastAsiaTheme="minorEastAsia" w:hAnsi="Times New Roman" w:cs="Times New Roman"/>
              <w:color w:val="202124"/>
              <w:sz w:val="24"/>
              <w:szCs w:val="24"/>
            </w:rPr>
          </w:rPrChange>
        </w:rPr>
        <w:t xml:space="preserve">and </w:t>
      </w:r>
      <w:r w:rsidR="00343C1F" w:rsidRPr="00837CAE">
        <w:rPr>
          <w:rFonts w:ascii="Times New Roman" w:eastAsiaTheme="minorEastAsia" w:hAnsi="Times New Roman" w:cs="Times New Roman"/>
          <w:color w:val="202124"/>
          <w:rPrChange w:id="176" w:author="Stephen John Stretton" w:date="2024-04-16T06:18:00Z">
            <w:rPr>
              <w:rFonts w:ascii="Times New Roman" w:eastAsiaTheme="minorEastAsia" w:hAnsi="Times New Roman" w:cs="Times New Roman"/>
              <w:color w:val="202124"/>
              <w:sz w:val="24"/>
              <w:szCs w:val="24"/>
            </w:rPr>
          </w:rPrChange>
        </w:rPr>
        <w:t>managed by the World Bank Group</w:t>
      </w:r>
      <w:r w:rsidR="00211EE4" w:rsidRPr="00837CAE">
        <w:rPr>
          <w:rFonts w:ascii="Times New Roman" w:eastAsiaTheme="minorEastAsia" w:hAnsi="Times New Roman" w:cs="Times New Roman"/>
          <w:color w:val="202124"/>
          <w:rPrChange w:id="177" w:author="Stephen John Stretton" w:date="2024-04-16T06:18:00Z">
            <w:rPr>
              <w:rFonts w:ascii="Times New Roman" w:eastAsiaTheme="minorEastAsia" w:hAnsi="Times New Roman" w:cs="Times New Roman"/>
              <w:color w:val="202124"/>
              <w:sz w:val="24"/>
              <w:szCs w:val="24"/>
            </w:rPr>
          </w:rPrChange>
        </w:rPr>
        <w:t>.</w:t>
      </w:r>
      <w:r w:rsidR="00314BC1" w:rsidRPr="00837CAE">
        <w:rPr>
          <w:rFonts w:ascii="Times New Roman" w:eastAsiaTheme="minorEastAsia" w:hAnsi="Times New Roman" w:cs="Times New Roman"/>
          <w:color w:val="202124"/>
          <w:rPrChange w:id="178" w:author="Stephen John Stretton" w:date="2024-04-16T06:18:00Z">
            <w:rPr>
              <w:rFonts w:ascii="Times New Roman" w:eastAsiaTheme="minorEastAsia" w:hAnsi="Times New Roman" w:cs="Times New Roman"/>
              <w:color w:val="202124"/>
              <w:sz w:val="24"/>
              <w:szCs w:val="24"/>
            </w:rPr>
          </w:rPrChange>
        </w:rPr>
        <w:t xml:space="preserve"> </w:t>
      </w:r>
      <w:commentRangeStart w:id="179"/>
      <w:r w:rsidR="00314BC1" w:rsidRPr="00837CAE">
        <w:rPr>
          <w:rFonts w:ascii="Times New Roman" w:eastAsiaTheme="minorEastAsia" w:hAnsi="Times New Roman" w:cs="Times New Roman"/>
          <w:color w:val="202124"/>
          <w:rPrChange w:id="180" w:author="Stephen John Stretton" w:date="2024-04-16T06:18:00Z">
            <w:rPr>
              <w:rFonts w:ascii="Times New Roman" w:eastAsiaTheme="minorEastAsia" w:hAnsi="Times New Roman" w:cs="Times New Roman"/>
              <w:color w:val="202124"/>
              <w:sz w:val="24"/>
              <w:szCs w:val="24"/>
            </w:rPr>
          </w:rPrChange>
        </w:rPr>
        <w:t xml:space="preserve">The </w:t>
      </w:r>
      <w:ins w:id="181" w:author="Stephen John Stretton" w:date="2024-04-15T12:39:00Z">
        <w:r w:rsidR="005A4DAD" w:rsidRPr="00837CAE">
          <w:rPr>
            <w:rFonts w:ascii="Times New Roman" w:eastAsiaTheme="minorEastAsia" w:hAnsi="Times New Roman" w:cs="Times New Roman"/>
            <w:i/>
            <w:iCs/>
            <w:color w:val="202124"/>
            <w:rPrChange w:id="182" w:author="Stephen John Stretton" w:date="2024-04-16T06:18:00Z">
              <w:rPr>
                <w:rFonts w:ascii="Times New Roman" w:eastAsiaTheme="minorEastAsia" w:hAnsi="Times New Roman" w:cs="Times New Roman"/>
                <w:i/>
                <w:iCs/>
                <w:color w:val="202124"/>
                <w:sz w:val="24"/>
                <w:szCs w:val="24"/>
              </w:rPr>
            </w:rPrChange>
          </w:rPr>
          <w:t>formal</w:t>
        </w:r>
        <w:r w:rsidR="005A4DAD" w:rsidRPr="00837CAE">
          <w:rPr>
            <w:rFonts w:ascii="Times New Roman" w:eastAsiaTheme="minorEastAsia" w:hAnsi="Times New Roman" w:cs="Times New Roman"/>
            <w:color w:val="202124"/>
            <w:rPrChange w:id="183" w:author="Stephen John Stretton" w:date="2024-04-16T06:18:00Z">
              <w:rPr>
                <w:rFonts w:ascii="Times New Roman" w:eastAsiaTheme="minorEastAsia" w:hAnsi="Times New Roman" w:cs="Times New Roman"/>
                <w:color w:val="202124"/>
                <w:sz w:val="24"/>
                <w:szCs w:val="24"/>
              </w:rPr>
            </w:rPrChange>
          </w:rPr>
          <w:t xml:space="preserve"> </w:t>
        </w:r>
      </w:ins>
      <w:ins w:id="184" w:author="Stephen John Stretton" w:date="2024-04-15T12:40:00Z">
        <w:r w:rsidR="005A4DAD" w:rsidRPr="00837CAE">
          <w:rPr>
            <w:rFonts w:ascii="Times New Roman" w:eastAsiaTheme="minorEastAsia" w:hAnsi="Times New Roman" w:cs="Times New Roman"/>
            <w:color w:val="202124"/>
            <w:rPrChange w:id="185" w:author="Stephen John Stretton" w:date="2024-04-16T06:18:00Z">
              <w:rPr>
                <w:rFonts w:ascii="Times New Roman" w:eastAsiaTheme="minorEastAsia" w:hAnsi="Times New Roman" w:cs="Times New Roman"/>
                <w:color w:val="202124"/>
                <w:sz w:val="24"/>
                <w:szCs w:val="24"/>
              </w:rPr>
            </w:rPrChange>
          </w:rPr>
          <w:t xml:space="preserve">end </w:t>
        </w:r>
      </w:ins>
      <w:r w:rsidR="00314BC1" w:rsidRPr="00837CAE">
        <w:rPr>
          <w:rFonts w:ascii="Times New Roman" w:eastAsiaTheme="minorEastAsia" w:hAnsi="Times New Roman" w:cs="Times New Roman"/>
          <w:color w:val="202124"/>
          <w:rPrChange w:id="186" w:author="Stephen John Stretton" w:date="2024-04-16T06:18:00Z">
            <w:rPr>
              <w:rFonts w:ascii="Times New Roman" w:eastAsiaTheme="minorEastAsia" w:hAnsi="Times New Roman" w:cs="Times New Roman"/>
              <w:color w:val="202124"/>
              <w:sz w:val="24"/>
              <w:szCs w:val="24"/>
            </w:rPr>
          </w:rPrChange>
        </w:rPr>
        <w:t>beneficiaries</w:t>
      </w:r>
      <w:r w:rsidR="007A09E2" w:rsidRPr="00837CAE">
        <w:rPr>
          <w:rFonts w:ascii="Times New Roman" w:eastAsiaTheme="minorEastAsia" w:hAnsi="Times New Roman" w:cs="Times New Roman"/>
          <w:color w:val="202124"/>
          <w:rPrChange w:id="187" w:author="Stephen John Stretton" w:date="2024-04-16T06:18:00Z">
            <w:rPr>
              <w:rFonts w:ascii="Times New Roman" w:eastAsiaTheme="minorEastAsia" w:hAnsi="Times New Roman" w:cs="Times New Roman"/>
              <w:color w:val="202124"/>
              <w:sz w:val="24"/>
              <w:szCs w:val="24"/>
            </w:rPr>
          </w:rPrChange>
        </w:rPr>
        <w:t xml:space="preserve"> </w:t>
      </w:r>
      <w:ins w:id="188" w:author="Stephen John Stretton" w:date="2024-04-17T05:30:00Z">
        <w:r w:rsidR="00EB6911">
          <w:rPr>
            <w:rFonts w:ascii="Times New Roman" w:eastAsiaTheme="minorEastAsia" w:hAnsi="Times New Roman" w:cs="Times New Roman"/>
            <w:color w:val="202124"/>
          </w:rPr>
          <w:t xml:space="preserve">(ie the point at which the investments become more liquid and can be withdrawn) </w:t>
        </w:r>
      </w:ins>
      <w:r w:rsidR="004C0656" w:rsidRPr="00837CAE">
        <w:rPr>
          <w:rFonts w:ascii="Times New Roman" w:eastAsiaTheme="minorEastAsia" w:hAnsi="Times New Roman" w:cs="Times New Roman"/>
          <w:color w:val="202124"/>
          <w:rPrChange w:id="189" w:author="Stephen John Stretton" w:date="2024-04-16T06:18:00Z">
            <w:rPr>
              <w:rFonts w:ascii="Times New Roman" w:eastAsiaTheme="minorEastAsia" w:hAnsi="Times New Roman" w:cs="Times New Roman"/>
              <w:color w:val="202124"/>
              <w:sz w:val="24"/>
              <w:szCs w:val="24"/>
            </w:rPr>
          </w:rPrChange>
        </w:rPr>
        <w:t xml:space="preserve">are the </w:t>
      </w:r>
      <w:r w:rsidR="007A09E2" w:rsidRPr="00837CAE">
        <w:rPr>
          <w:rFonts w:ascii="Times New Roman" w:eastAsiaTheme="minorEastAsia" w:hAnsi="Times New Roman" w:cs="Times New Roman"/>
          <w:color w:val="202124"/>
          <w:rPrChange w:id="190" w:author="Stephen John Stretton" w:date="2024-04-16T06:18:00Z">
            <w:rPr>
              <w:rFonts w:ascii="Times New Roman" w:eastAsiaTheme="minorEastAsia" w:hAnsi="Times New Roman" w:cs="Times New Roman"/>
              <w:color w:val="202124"/>
              <w:sz w:val="24"/>
              <w:szCs w:val="24"/>
            </w:rPr>
          </w:rPrChange>
        </w:rPr>
        <w:t>post-2050 population</w:t>
      </w:r>
      <w:r w:rsidR="00BB1D56" w:rsidRPr="00837CAE">
        <w:rPr>
          <w:rFonts w:ascii="Times New Roman" w:eastAsiaTheme="minorEastAsia" w:hAnsi="Times New Roman" w:cs="Times New Roman"/>
          <w:color w:val="202124"/>
          <w:rPrChange w:id="191" w:author="Stephen John Stretton" w:date="2024-04-16T06:18:00Z">
            <w:rPr>
              <w:rFonts w:ascii="Times New Roman" w:eastAsiaTheme="minorEastAsia" w:hAnsi="Times New Roman" w:cs="Times New Roman"/>
              <w:color w:val="202124"/>
              <w:sz w:val="24"/>
              <w:szCs w:val="24"/>
            </w:rPr>
          </w:rPrChange>
        </w:rPr>
        <w:t>s</w:t>
      </w:r>
      <w:r w:rsidR="007A09E2" w:rsidRPr="00837CAE">
        <w:rPr>
          <w:rFonts w:ascii="Times New Roman" w:eastAsiaTheme="minorEastAsia" w:hAnsi="Times New Roman" w:cs="Times New Roman"/>
          <w:color w:val="202124"/>
          <w:rPrChange w:id="192" w:author="Stephen John Stretton" w:date="2024-04-16T06:18:00Z">
            <w:rPr>
              <w:rFonts w:ascii="Times New Roman" w:eastAsiaTheme="minorEastAsia" w:hAnsi="Times New Roman" w:cs="Times New Roman"/>
              <w:color w:val="202124"/>
              <w:sz w:val="24"/>
              <w:szCs w:val="24"/>
            </w:rPr>
          </w:rPrChange>
        </w:rPr>
        <w:t xml:space="preserve"> of </w:t>
      </w:r>
      <w:r w:rsidR="004C0656" w:rsidRPr="00837CAE">
        <w:rPr>
          <w:rFonts w:ascii="Times New Roman" w:eastAsiaTheme="minorEastAsia" w:hAnsi="Times New Roman" w:cs="Times New Roman"/>
          <w:color w:val="202124"/>
          <w:rPrChange w:id="193" w:author="Stephen John Stretton" w:date="2024-04-16T06:18:00Z">
            <w:rPr>
              <w:rFonts w:ascii="Times New Roman" w:eastAsiaTheme="minorEastAsia" w:hAnsi="Times New Roman" w:cs="Times New Roman"/>
              <w:color w:val="202124"/>
              <w:sz w:val="24"/>
              <w:szCs w:val="24"/>
            </w:rPr>
          </w:rPrChange>
        </w:rPr>
        <w:t xml:space="preserve">the </w:t>
      </w:r>
      <w:r w:rsidR="007A09E2" w:rsidRPr="00837CAE">
        <w:rPr>
          <w:rFonts w:ascii="Times New Roman" w:eastAsiaTheme="minorEastAsia" w:hAnsi="Times New Roman" w:cs="Times New Roman"/>
          <w:color w:val="202124"/>
          <w:rPrChange w:id="194" w:author="Stephen John Stretton" w:date="2024-04-16T06:18:00Z">
            <w:rPr>
              <w:rFonts w:ascii="Times New Roman" w:eastAsiaTheme="minorEastAsia" w:hAnsi="Times New Roman" w:cs="Times New Roman"/>
              <w:color w:val="202124"/>
              <w:sz w:val="24"/>
              <w:szCs w:val="24"/>
            </w:rPr>
          </w:rPrChange>
        </w:rPr>
        <w:t xml:space="preserve">participating </w:t>
      </w:r>
      <w:r w:rsidR="004C0656" w:rsidRPr="00837CAE">
        <w:rPr>
          <w:rFonts w:ascii="Times New Roman" w:eastAsiaTheme="minorEastAsia" w:hAnsi="Times New Roman" w:cs="Times New Roman"/>
          <w:color w:val="202124"/>
          <w:rPrChange w:id="195" w:author="Stephen John Stretton" w:date="2024-04-16T06:18:00Z">
            <w:rPr>
              <w:rFonts w:ascii="Times New Roman" w:eastAsiaTheme="minorEastAsia" w:hAnsi="Times New Roman" w:cs="Times New Roman"/>
              <w:color w:val="202124"/>
              <w:sz w:val="24"/>
              <w:szCs w:val="24"/>
            </w:rPr>
          </w:rPrChange>
        </w:rPr>
        <w:t xml:space="preserve">recipient </w:t>
      </w:r>
      <w:r w:rsidR="007A09E2" w:rsidRPr="00837CAE">
        <w:rPr>
          <w:rFonts w:ascii="Times New Roman" w:eastAsiaTheme="minorEastAsia" w:hAnsi="Times New Roman" w:cs="Times New Roman"/>
          <w:color w:val="202124"/>
          <w:rPrChange w:id="196" w:author="Stephen John Stretton" w:date="2024-04-16T06:18:00Z">
            <w:rPr>
              <w:rFonts w:ascii="Times New Roman" w:eastAsiaTheme="minorEastAsia" w:hAnsi="Times New Roman" w:cs="Times New Roman"/>
              <w:color w:val="202124"/>
              <w:sz w:val="24"/>
              <w:szCs w:val="24"/>
            </w:rPr>
          </w:rPrChange>
        </w:rPr>
        <w:t>countries</w:t>
      </w:r>
      <w:ins w:id="197" w:author="Stephen John Stretton" w:date="2024-04-15T12:40:00Z">
        <w:r w:rsidR="005A4DAD" w:rsidRPr="00837CAE">
          <w:rPr>
            <w:rFonts w:ascii="Times New Roman" w:eastAsiaTheme="minorEastAsia" w:hAnsi="Times New Roman" w:cs="Times New Roman"/>
            <w:color w:val="202124"/>
            <w:rPrChange w:id="198" w:author="Stephen John Stretton" w:date="2024-04-16T06:18:00Z">
              <w:rPr>
                <w:rFonts w:ascii="Times New Roman" w:eastAsiaTheme="minorEastAsia" w:hAnsi="Times New Roman" w:cs="Times New Roman"/>
                <w:color w:val="202124"/>
                <w:sz w:val="24"/>
                <w:szCs w:val="24"/>
              </w:rPr>
            </w:rPrChange>
          </w:rPr>
          <w:t xml:space="preserve">. </w:t>
        </w:r>
      </w:ins>
      <w:ins w:id="199" w:author="Stephen John Stretton" w:date="2024-04-17T05:30:00Z">
        <w:r w:rsidR="00EB6911">
          <w:rPr>
            <w:rFonts w:ascii="Times New Roman" w:eastAsiaTheme="minorEastAsia" w:hAnsi="Times New Roman" w:cs="Times New Roman"/>
            <w:color w:val="202124"/>
          </w:rPr>
          <w:t>T</w:t>
        </w:r>
      </w:ins>
      <w:ins w:id="200" w:author="Stephen John Stretton" w:date="2024-04-15T12:40:00Z">
        <w:r w:rsidR="005A4DAD" w:rsidRPr="00837CAE">
          <w:rPr>
            <w:rFonts w:ascii="Times New Roman" w:eastAsiaTheme="minorEastAsia" w:hAnsi="Times New Roman" w:cs="Times New Roman"/>
            <w:color w:val="202124"/>
            <w:rPrChange w:id="201" w:author="Stephen John Stretton" w:date="2024-04-16T06:18:00Z">
              <w:rPr>
                <w:rFonts w:ascii="Times New Roman" w:eastAsiaTheme="minorEastAsia" w:hAnsi="Times New Roman" w:cs="Times New Roman"/>
                <w:color w:val="202124"/>
                <w:sz w:val="24"/>
                <w:szCs w:val="24"/>
              </w:rPr>
            </w:rPrChange>
          </w:rPr>
          <w:t>he CIT would benefit the countries in the interim by providin</w:t>
        </w:r>
      </w:ins>
      <w:ins w:id="202" w:author="Stephen John Stretton" w:date="2024-04-15T12:41:00Z">
        <w:r w:rsidR="005A4DAD" w:rsidRPr="00837CAE">
          <w:rPr>
            <w:rFonts w:ascii="Times New Roman" w:eastAsiaTheme="minorEastAsia" w:hAnsi="Times New Roman" w:cs="Times New Roman"/>
            <w:color w:val="202124"/>
            <w:rPrChange w:id="203" w:author="Stephen John Stretton" w:date="2024-04-16T06:18:00Z">
              <w:rPr>
                <w:rFonts w:ascii="Times New Roman" w:eastAsiaTheme="minorEastAsia" w:hAnsi="Times New Roman" w:cs="Times New Roman"/>
                <w:color w:val="202124"/>
                <w:sz w:val="24"/>
                <w:szCs w:val="24"/>
              </w:rPr>
            </w:rPrChange>
          </w:rPr>
          <w:t>g risk protection.</w:t>
        </w:r>
      </w:ins>
      <w:del w:id="204" w:author="Stephen John Stretton" w:date="2024-04-15T12:39:00Z">
        <w:r w:rsidR="00FF3FFA" w:rsidRPr="00837CAE" w:rsidDel="005A4DAD">
          <w:rPr>
            <w:rFonts w:ascii="Times New Roman" w:eastAsiaTheme="minorEastAsia" w:hAnsi="Times New Roman" w:cs="Times New Roman"/>
            <w:color w:val="202124"/>
            <w:rPrChange w:id="205" w:author="Stephen John Stretton" w:date="2024-04-16T06:18:00Z">
              <w:rPr>
                <w:rFonts w:ascii="Times New Roman" w:eastAsiaTheme="minorEastAsia" w:hAnsi="Times New Roman" w:cs="Times New Roman"/>
                <w:color w:val="202124"/>
                <w:sz w:val="24"/>
                <w:szCs w:val="24"/>
              </w:rPr>
            </w:rPrChange>
          </w:rPr>
          <w:delText>.</w:delText>
        </w:r>
      </w:del>
      <w:r w:rsidR="00D57FCA" w:rsidRPr="00837CAE">
        <w:rPr>
          <w:rFonts w:ascii="Times New Roman" w:eastAsiaTheme="minorEastAsia" w:hAnsi="Times New Roman" w:cs="Times New Roman"/>
          <w:color w:val="202124"/>
          <w:rPrChange w:id="206" w:author="Stephen John Stretton" w:date="2024-04-16T06:18:00Z">
            <w:rPr>
              <w:rFonts w:ascii="Times New Roman" w:eastAsiaTheme="minorEastAsia" w:hAnsi="Times New Roman" w:cs="Times New Roman"/>
              <w:color w:val="202124"/>
              <w:sz w:val="24"/>
              <w:szCs w:val="24"/>
            </w:rPr>
          </w:rPrChange>
        </w:rPr>
        <w:t xml:space="preserve"> </w:t>
      </w:r>
      <w:commentRangeEnd w:id="179"/>
      <w:r w:rsidR="00951673" w:rsidRPr="00837CAE">
        <w:rPr>
          <w:rStyle w:val="CommentReference"/>
          <w:sz w:val="22"/>
          <w:szCs w:val="22"/>
          <w:rPrChange w:id="207" w:author="Stephen John Stretton" w:date="2024-04-16T06:18:00Z">
            <w:rPr>
              <w:rStyle w:val="CommentReference"/>
            </w:rPr>
          </w:rPrChange>
        </w:rPr>
        <w:commentReference w:id="179"/>
      </w:r>
    </w:p>
    <w:p w14:paraId="72275E47" w14:textId="6B4E8AB1" w:rsidR="00575DA4" w:rsidRPr="00837CAE" w:rsidRDefault="00D57FCA">
      <w:pPr>
        <w:spacing w:after="80" w:line="276" w:lineRule="auto"/>
        <w:jc w:val="both"/>
        <w:rPr>
          <w:rFonts w:ascii="Times New Roman" w:eastAsiaTheme="minorEastAsia" w:hAnsi="Times New Roman" w:cs="Times New Roman"/>
          <w:color w:val="202124"/>
          <w:rPrChange w:id="208" w:author="Stephen John Stretton" w:date="2024-04-16T06:18:00Z">
            <w:rPr>
              <w:rFonts w:ascii="Times New Roman" w:eastAsiaTheme="minorEastAsia" w:hAnsi="Times New Roman" w:cs="Times New Roman"/>
              <w:color w:val="202124"/>
              <w:sz w:val="24"/>
              <w:szCs w:val="24"/>
            </w:rPr>
          </w:rPrChange>
        </w:rPr>
        <w:pPrChange w:id="209"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210" w:author="Stephen John Stretton" w:date="2024-04-16T06:18:00Z">
            <w:rPr>
              <w:rFonts w:ascii="Times New Roman" w:eastAsiaTheme="minorEastAsia" w:hAnsi="Times New Roman" w:cs="Times New Roman"/>
              <w:color w:val="202124"/>
              <w:sz w:val="24"/>
              <w:szCs w:val="24"/>
            </w:rPr>
          </w:rPrChange>
        </w:rPr>
        <w:t>Incentives to join the scheme</w:t>
      </w:r>
      <w:r w:rsidR="00E9540E" w:rsidRPr="00837CAE">
        <w:rPr>
          <w:rFonts w:ascii="Times New Roman" w:eastAsiaTheme="minorEastAsia" w:hAnsi="Times New Roman" w:cs="Times New Roman"/>
          <w:color w:val="202124"/>
          <w:rPrChange w:id="211" w:author="Stephen John Stretton" w:date="2024-04-16T06:18:00Z">
            <w:rPr>
              <w:rFonts w:ascii="Times New Roman" w:eastAsiaTheme="minorEastAsia" w:hAnsi="Times New Roman" w:cs="Times New Roman"/>
              <w:color w:val="202124"/>
              <w:sz w:val="24"/>
              <w:szCs w:val="24"/>
            </w:rPr>
          </w:rPrChange>
        </w:rPr>
        <w:t>,</w:t>
      </w:r>
      <w:r w:rsidRPr="00837CAE">
        <w:rPr>
          <w:rFonts w:ascii="Times New Roman" w:eastAsiaTheme="minorEastAsia" w:hAnsi="Times New Roman" w:cs="Times New Roman"/>
          <w:color w:val="202124"/>
          <w:rPrChange w:id="212" w:author="Stephen John Stretton" w:date="2024-04-16T06:18:00Z">
            <w:rPr>
              <w:rFonts w:ascii="Times New Roman" w:eastAsiaTheme="minorEastAsia" w:hAnsi="Times New Roman" w:cs="Times New Roman"/>
              <w:color w:val="202124"/>
              <w:sz w:val="24"/>
              <w:szCs w:val="24"/>
            </w:rPr>
          </w:rPrChange>
        </w:rPr>
        <w:t xml:space="preserve"> and to reduce emissions </w:t>
      </w:r>
      <w:r w:rsidR="00E9540E" w:rsidRPr="00837CAE">
        <w:rPr>
          <w:rFonts w:ascii="Times New Roman" w:eastAsiaTheme="minorEastAsia" w:hAnsi="Times New Roman" w:cs="Times New Roman"/>
          <w:color w:val="202124"/>
          <w:rPrChange w:id="213" w:author="Stephen John Stretton" w:date="2024-04-16T06:18:00Z">
            <w:rPr>
              <w:rFonts w:ascii="Times New Roman" w:eastAsiaTheme="minorEastAsia" w:hAnsi="Times New Roman" w:cs="Times New Roman"/>
              <w:color w:val="202124"/>
              <w:sz w:val="24"/>
              <w:szCs w:val="24"/>
            </w:rPr>
          </w:rPrChange>
        </w:rPr>
        <w:t xml:space="preserve">once </w:t>
      </w:r>
      <w:r w:rsidR="00BE6C1D" w:rsidRPr="00837CAE">
        <w:rPr>
          <w:rFonts w:ascii="Times New Roman" w:eastAsiaTheme="minorEastAsia" w:hAnsi="Times New Roman" w:cs="Times New Roman"/>
          <w:color w:val="202124"/>
          <w:rPrChange w:id="214" w:author="Stephen John Stretton" w:date="2024-04-16T06:18:00Z">
            <w:rPr>
              <w:rFonts w:ascii="Times New Roman" w:eastAsiaTheme="minorEastAsia" w:hAnsi="Times New Roman" w:cs="Times New Roman"/>
              <w:color w:val="202124"/>
              <w:sz w:val="24"/>
              <w:szCs w:val="24"/>
            </w:rPr>
          </w:rPrChange>
        </w:rPr>
        <w:t>joined</w:t>
      </w:r>
      <w:r w:rsidR="00E9540E" w:rsidRPr="00837CAE">
        <w:rPr>
          <w:rFonts w:ascii="Times New Roman" w:eastAsiaTheme="minorEastAsia" w:hAnsi="Times New Roman" w:cs="Times New Roman"/>
          <w:color w:val="202124"/>
          <w:rPrChange w:id="215" w:author="Stephen John Stretton" w:date="2024-04-16T06:18:00Z">
            <w:rPr>
              <w:rFonts w:ascii="Times New Roman" w:eastAsiaTheme="minorEastAsia" w:hAnsi="Times New Roman" w:cs="Times New Roman"/>
              <w:color w:val="202124"/>
              <w:sz w:val="24"/>
              <w:szCs w:val="24"/>
            </w:rPr>
          </w:rPrChange>
        </w:rPr>
        <w:t>,</w:t>
      </w:r>
      <w:r w:rsidRPr="00837CAE">
        <w:rPr>
          <w:rFonts w:ascii="Times New Roman" w:eastAsiaTheme="minorEastAsia" w:hAnsi="Times New Roman" w:cs="Times New Roman"/>
          <w:color w:val="202124"/>
          <w:rPrChange w:id="216" w:author="Stephen John Stretton" w:date="2024-04-16T06:18:00Z">
            <w:rPr>
              <w:rFonts w:ascii="Times New Roman" w:eastAsiaTheme="minorEastAsia" w:hAnsi="Times New Roman" w:cs="Times New Roman"/>
              <w:color w:val="202124"/>
              <w:sz w:val="24"/>
              <w:szCs w:val="24"/>
            </w:rPr>
          </w:rPrChange>
        </w:rPr>
        <w:t xml:space="preserve"> are created </w:t>
      </w:r>
      <w:r w:rsidR="00BE6C1D" w:rsidRPr="00837CAE">
        <w:rPr>
          <w:rFonts w:ascii="Times New Roman" w:eastAsiaTheme="minorEastAsia" w:hAnsi="Times New Roman" w:cs="Times New Roman"/>
          <w:color w:val="202124"/>
          <w:rPrChange w:id="217" w:author="Stephen John Stretton" w:date="2024-04-16T06:18:00Z">
            <w:rPr>
              <w:rFonts w:ascii="Times New Roman" w:eastAsiaTheme="minorEastAsia" w:hAnsi="Times New Roman" w:cs="Times New Roman"/>
              <w:color w:val="202124"/>
              <w:sz w:val="24"/>
              <w:szCs w:val="24"/>
            </w:rPr>
          </w:rPrChange>
        </w:rPr>
        <w:t>via</w:t>
      </w:r>
      <w:r w:rsidRPr="00837CAE">
        <w:rPr>
          <w:rFonts w:ascii="Times New Roman" w:eastAsiaTheme="minorEastAsia" w:hAnsi="Times New Roman" w:cs="Times New Roman"/>
          <w:color w:val="202124"/>
          <w:rPrChange w:id="218" w:author="Stephen John Stretton" w:date="2024-04-16T06:18:00Z">
            <w:rPr>
              <w:rFonts w:ascii="Times New Roman" w:eastAsiaTheme="minorEastAsia" w:hAnsi="Times New Roman" w:cs="Times New Roman"/>
              <w:color w:val="202124"/>
              <w:sz w:val="24"/>
              <w:szCs w:val="24"/>
            </w:rPr>
          </w:rPrChange>
        </w:rPr>
        <w:t xml:space="preserve"> the allocation of </w:t>
      </w:r>
      <w:r w:rsidR="00BE6C1D" w:rsidRPr="00837CAE">
        <w:rPr>
          <w:rFonts w:ascii="Times New Roman" w:eastAsiaTheme="minorEastAsia" w:hAnsi="Times New Roman" w:cs="Times New Roman"/>
          <w:color w:val="202124"/>
          <w:rPrChange w:id="219" w:author="Stephen John Stretton" w:date="2024-04-16T06:18:00Z">
            <w:rPr>
              <w:rFonts w:ascii="Times New Roman" w:eastAsiaTheme="minorEastAsia" w:hAnsi="Times New Roman" w:cs="Times New Roman"/>
              <w:color w:val="202124"/>
              <w:sz w:val="24"/>
              <w:szCs w:val="24"/>
            </w:rPr>
          </w:rPrChange>
        </w:rPr>
        <w:t>profits</w:t>
      </w:r>
      <w:r w:rsidRPr="00837CAE">
        <w:rPr>
          <w:rFonts w:ascii="Times New Roman" w:eastAsiaTheme="minorEastAsia" w:hAnsi="Times New Roman" w:cs="Times New Roman"/>
          <w:color w:val="202124"/>
          <w:rPrChange w:id="220" w:author="Stephen John Stretton" w:date="2024-04-16T06:18:00Z">
            <w:rPr>
              <w:rFonts w:ascii="Times New Roman" w:eastAsiaTheme="minorEastAsia" w:hAnsi="Times New Roman" w:cs="Times New Roman"/>
              <w:color w:val="202124"/>
              <w:sz w:val="24"/>
              <w:szCs w:val="24"/>
            </w:rPr>
          </w:rPrChange>
        </w:rPr>
        <w:t xml:space="preserve"> to the </w:t>
      </w:r>
      <w:r w:rsidR="00610673" w:rsidRPr="00837CAE">
        <w:rPr>
          <w:rFonts w:ascii="Times New Roman" w:eastAsiaTheme="minorEastAsia" w:hAnsi="Times New Roman" w:cs="Times New Roman"/>
          <w:color w:val="202124"/>
          <w:rPrChange w:id="221" w:author="Stephen John Stretton" w:date="2024-04-16T06:18:00Z">
            <w:rPr>
              <w:rFonts w:ascii="Times New Roman" w:eastAsiaTheme="minorEastAsia" w:hAnsi="Times New Roman" w:cs="Times New Roman"/>
              <w:color w:val="202124"/>
              <w:sz w:val="24"/>
              <w:szCs w:val="24"/>
            </w:rPr>
          </w:rPrChange>
        </w:rPr>
        <w:t>beneficiary accounts.</w:t>
      </w:r>
      <w:r w:rsidR="00575DA4" w:rsidRPr="00837CAE">
        <w:rPr>
          <w:rFonts w:ascii="Times New Roman" w:eastAsiaTheme="minorEastAsia" w:hAnsi="Times New Roman" w:cs="Times New Roman"/>
          <w:color w:val="202124"/>
          <w:rPrChange w:id="222" w:author="Stephen John Stretton" w:date="2024-04-16T06:18:00Z">
            <w:rPr>
              <w:rFonts w:ascii="Times New Roman" w:eastAsiaTheme="minorEastAsia" w:hAnsi="Times New Roman" w:cs="Times New Roman"/>
              <w:color w:val="202124"/>
              <w:sz w:val="24"/>
              <w:szCs w:val="24"/>
            </w:rPr>
          </w:rPrChange>
        </w:rPr>
        <w:t xml:space="preserve"> </w:t>
      </w:r>
      <w:r w:rsidR="00491D34" w:rsidRPr="00837CAE">
        <w:rPr>
          <w:rFonts w:ascii="Times New Roman" w:eastAsiaTheme="minorEastAsia" w:hAnsi="Times New Roman" w:cs="Times New Roman"/>
          <w:color w:val="202124"/>
          <w:rPrChange w:id="223" w:author="Stephen John Stretton" w:date="2024-04-16T06:18:00Z">
            <w:rPr>
              <w:rFonts w:ascii="Times New Roman" w:eastAsiaTheme="minorEastAsia" w:hAnsi="Times New Roman" w:cs="Times New Roman"/>
              <w:color w:val="202124"/>
              <w:sz w:val="24"/>
              <w:szCs w:val="24"/>
            </w:rPr>
          </w:rPrChange>
        </w:rPr>
        <w:t>The beneficiary account</w:t>
      </w:r>
      <w:r w:rsidR="00CB0411" w:rsidRPr="00837CAE">
        <w:rPr>
          <w:rFonts w:ascii="Times New Roman" w:eastAsiaTheme="minorEastAsia" w:hAnsi="Times New Roman" w:cs="Times New Roman"/>
          <w:color w:val="202124"/>
          <w:rPrChange w:id="224" w:author="Stephen John Stretton" w:date="2024-04-16T06:18:00Z">
            <w:rPr>
              <w:rFonts w:ascii="Times New Roman" w:eastAsiaTheme="minorEastAsia" w:hAnsi="Times New Roman" w:cs="Times New Roman"/>
              <w:color w:val="202124"/>
              <w:sz w:val="24"/>
              <w:szCs w:val="24"/>
            </w:rPr>
          </w:rPrChange>
        </w:rPr>
        <w:t>s</w:t>
      </w:r>
      <w:r w:rsidR="00491D34" w:rsidRPr="00837CAE">
        <w:rPr>
          <w:rFonts w:ascii="Times New Roman" w:eastAsiaTheme="minorEastAsia" w:hAnsi="Times New Roman" w:cs="Times New Roman"/>
          <w:color w:val="202124"/>
          <w:rPrChange w:id="225" w:author="Stephen John Stretton" w:date="2024-04-16T06:18:00Z">
            <w:rPr>
              <w:rFonts w:ascii="Times New Roman" w:eastAsiaTheme="minorEastAsia" w:hAnsi="Times New Roman" w:cs="Times New Roman"/>
              <w:color w:val="202124"/>
              <w:sz w:val="24"/>
              <w:szCs w:val="24"/>
            </w:rPr>
          </w:rPrChange>
        </w:rPr>
        <w:t xml:space="preserve"> </w:t>
      </w:r>
      <w:r w:rsidR="00CB0411" w:rsidRPr="00837CAE">
        <w:rPr>
          <w:rFonts w:ascii="Times New Roman" w:eastAsiaTheme="minorEastAsia" w:hAnsi="Times New Roman" w:cs="Times New Roman"/>
          <w:color w:val="202124"/>
          <w:rPrChange w:id="226" w:author="Stephen John Stretton" w:date="2024-04-16T06:18:00Z">
            <w:rPr>
              <w:rFonts w:ascii="Times New Roman" w:eastAsiaTheme="minorEastAsia" w:hAnsi="Times New Roman" w:cs="Times New Roman"/>
              <w:color w:val="202124"/>
              <w:sz w:val="24"/>
              <w:szCs w:val="24"/>
            </w:rPr>
          </w:rPrChange>
        </w:rPr>
        <w:t>constitute</w:t>
      </w:r>
      <w:r w:rsidR="00491D34" w:rsidRPr="00837CAE">
        <w:rPr>
          <w:rFonts w:ascii="Times New Roman" w:eastAsiaTheme="minorEastAsia" w:hAnsi="Times New Roman" w:cs="Times New Roman"/>
          <w:color w:val="202124"/>
          <w:rPrChange w:id="227" w:author="Stephen John Stretton" w:date="2024-04-16T06:18:00Z">
            <w:rPr>
              <w:rFonts w:ascii="Times New Roman" w:eastAsiaTheme="minorEastAsia" w:hAnsi="Times New Roman" w:cs="Times New Roman"/>
              <w:color w:val="202124"/>
              <w:sz w:val="24"/>
              <w:szCs w:val="24"/>
            </w:rPr>
          </w:rPrChange>
        </w:rPr>
        <w:t xml:space="preserve"> buffer funds for insurance of national </w:t>
      </w:r>
      <w:r w:rsidR="002A2A0A" w:rsidRPr="00837CAE">
        <w:rPr>
          <w:rFonts w:ascii="Times New Roman" w:eastAsiaTheme="minorEastAsia" w:hAnsi="Times New Roman" w:cs="Times New Roman"/>
          <w:color w:val="202124"/>
          <w:rPrChange w:id="228" w:author="Stephen John Stretton" w:date="2024-04-16T06:18:00Z">
            <w:rPr>
              <w:rFonts w:ascii="Times New Roman" w:eastAsiaTheme="minorEastAsia" w:hAnsi="Times New Roman" w:cs="Times New Roman"/>
              <w:color w:val="202124"/>
              <w:sz w:val="24"/>
              <w:szCs w:val="24"/>
            </w:rPr>
          </w:rPrChange>
        </w:rPr>
        <w:t xml:space="preserve">policy guarantees </w:t>
      </w:r>
      <w:r w:rsidR="00491D34" w:rsidRPr="00837CAE">
        <w:rPr>
          <w:rFonts w:ascii="Times New Roman" w:eastAsiaTheme="minorEastAsia" w:hAnsi="Times New Roman" w:cs="Times New Roman"/>
          <w:color w:val="202124"/>
          <w:rPrChange w:id="229" w:author="Stephen John Stretton" w:date="2024-04-16T06:18:00Z">
            <w:rPr>
              <w:rFonts w:ascii="Times New Roman" w:eastAsiaTheme="minorEastAsia" w:hAnsi="Times New Roman" w:cs="Times New Roman"/>
              <w:color w:val="202124"/>
              <w:sz w:val="24"/>
              <w:szCs w:val="24"/>
            </w:rPr>
          </w:rPrChange>
        </w:rPr>
        <w:t xml:space="preserve">and </w:t>
      </w:r>
      <w:r w:rsidR="002A2A0A" w:rsidRPr="00837CAE">
        <w:rPr>
          <w:rFonts w:ascii="Times New Roman" w:eastAsiaTheme="minorEastAsia" w:hAnsi="Times New Roman" w:cs="Times New Roman"/>
          <w:color w:val="202124"/>
          <w:rPrChange w:id="230" w:author="Stephen John Stretton" w:date="2024-04-16T06:18:00Z">
            <w:rPr>
              <w:rFonts w:ascii="Times New Roman" w:eastAsiaTheme="minorEastAsia" w:hAnsi="Times New Roman" w:cs="Times New Roman"/>
              <w:color w:val="202124"/>
              <w:sz w:val="24"/>
              <w:szCs w:val="24"/>
            </w:rPr>
          </w:rPrChange>
        </w:rPr>
        <w:t>financing,</w:t>
      </w:r>
      <w:r w:rsidR="00CB0411" w:rsidRPr="00837CAE">
        <w:rPr>
          <w:rFonts w:ascii="Times New Roman" w:eastAsiaTheme="minorEastAsia" w:hAnsi="Times New Roman" w:cs="Times New Roman"/>
          <w:color w:val="202124"/>
          <w:rPrChange w:id="231" w:author="Stephen John Stretton" w:date="2024-04-16T06:18:00Z">
            <w:rPr>
              <w:rFonts w:ascii="Times New Roman" w:eastAsiaTheme="minorEastAsia" w:hAnsi="Times New Roman" w:cs="Times New Roman"/>
              <w:color w:val="202124"/>
              <w:sz w:val="24"/>
              <w:szCs w:val="24"/>
            </w:rPr>
          </w:rPrChange>
        </w:rPr>
        <w:t xml:space="preserve"> as well as being available to support </w:t>
      </w:r>
      <w:r w:rsidR="002A2A0A" w:rsidRPr="00837CAE">
        <w:rPr>
          <w:rFonts w:ascii="Times New Roman" w:eastAsiaTheme="minorEastAsia" w:hAnsi="Times New Roman" w:cs="Times New Roman"/>
          <w:color w:val="202124"/>
          <w:rPrChange w:id="232" w:author="Stephen John Stretton" w:date="2024-04-16T06:18:00Z">
            <w:rPr>
              <w:rFonts w:ascii="Times New Roman" w:eastAsiaTheme="minorEastAsia" w:hAnsi="Times New Roman" w:cs="Times New Roman"/>
              <w:color w:val="202124"/>
              <w:sz w:val="24"/>
              <w:szCs w:val="24"/>
            </w:rPr>
          </w:rPrChange>
        </w:rPr>
        <w:t xml:space="preserve">national </w:t>
      </w:r>
      <w:r w:rsidR="00CB0411" w:rsidRPr="00837CAE">
        <w:rPr>
          <w:rFonts w:ascii="Times New Roman" w:eastAsiaTheme="minorEastAsia" w:hAnsi="Times New Roman" w:cs="Times New Roman"/>
          <w:color w:val="202124"/>
          <w:rPrChange w:id="233" w:author="Stephen John Stretton" w:date="2024-04-16T06:18:00Z">
            <w:rPr>
              <w:rFonts w:ascii="Times New Roman" w:eastAsiaTheme="minorEastAsia" w:hAnsi="Times New Roman" w:cs="Times New Roman"/>
              <w:color w:val="202124"/>
              <w:sz w:val="24"/>
              <w:szCs w:val="24"/>
            </w:rPr>
          </w:rPrChange>
        </w:rPr>
        <w:t>populations in the case of climate-related disasters in the post-2050 period</w:t>
      </w:r>
      <w:r w:rsidR="00491D34" w:rsidRPr="00837CAE">
        <w:rPr>
          <w:rFonts w:ascii="Times New Roman" w:eastAsiaTheme="minorEastAsia" w:hAnsi="Times New Roman" w:cs="Times New Roman"/>
          <w:color w:val="202124"/>
          <w:rPrChange w:id="234" w:author="Stephen John Stretton" w:date="2024-04-16T06:18:00Z">
            <w:rPr>
              <w:rFonts w:ascii="Times New Roman" w:eastAsiaTheme="minorEastAsia" w:hAnsi="Times New Roman" w:cs="Times New Roman"/>
              <w:color w:val="202124"/>
              <w:sz w:val="24"/>
              <w:szCs w:val="24"/>
            </w:rPr>
          </w:rPrChange>
        </w:rPr>
        <w:t>.</w:t>
      </w:r>
      <w:r w:rsidR="00E811A6" w:rsidRPr="00837CAE">
        <w:rPr>
          <w:rFonts w:ascii="Times New Roman" w:eastAsiaTheme="minorEastAsia" w:hAnsi="Times New Roman" w:cs="Times New Roman"/>
          <w:color w:val="202124"/>
          <w:rPrChange w:id="235" w:author="Stephen John Stretton" w:date="2024-04-16T06:18:00Z">
            <w:rPr>
              <w:rFonts w:ascii="Times New Roman" w:eastAsiaTheme="minorEastAsia" w:hAnsi="Times New Roman" w:cs="Times New Roman"/>
              <w:color w:val="202124"/>
              <w:sz w:val="24"/>
              <w:szCs w:val="24"/>
            </w:rPr>
          </w:rPrChange>
        </w:rPr>
        <w:t xml:space="preserve"> Some proportion of the beneficiary accounts </w:t>
      </w:r>
      <w:r w:rsidR="001546A9" w:rsidRPr="00837CAE">
        <w:rPr>
          <w:rFonts w:ascii="Times New Roman" w:eastAsiaTheme="minorEastAsia" w:hAnsi="Times New Roman" w:cs="Times New Roman"/>
          <w:color w:val="202124"/>
          <w:rPrChange w:id="236" w:author="Stephen John Stretton" w:date="2024-04-16T06:18:00Z">
            <w:rPr>
              <w:rFonts w:ascii="Times New Roman" w:eastAsiaTheme="minorEastAsia" w:hAnsi="Times New Roman" w:cs="Times New Roman"/>
              <w:color w:val="202124"/>
              <w:sz w:val="24"/>
              <w:szCs w:val="24"/>
            </w:rPr>
          </w:rPrChange>
        </w:rPr>
        <w:t>w</w:t>
      </w:r>
      <w:r w:rsidR="00E811A6" w:rsidRPr="00837CAE">
        <w:rPr>
          <w:rFonts w:ascii="Times New Roman" w:eastAsiaTheme="minorEastAsia" w:hAnsi="Times New Roman" w:cs="Times New Roman"/>
          <w:color w:val="202124"/>
          <w:rPrChange w:id="237" w:author="Stephen John Stretton" w:date="2024-04-16T06:18:00Z">
            <w:rPr>
              <w:rFonts w:ascii="Times New Roman" w:eastAsiaTheme="minorEastAsia" w:hAnsi="Times New Roman" w:cs="Times New Roman"/>
              <w:color w:val="202124"/>
              <w:sz w:val="24"/>
              <w:szCs w:val="24"/>
            </w:rPr>
          </w:rPrChange>
        </w:rPr>
        <w:t xml:space="preserve">ould be </w:t>
      </w:r>
      <w:r w:rsidR="00A9076C" w:rsidRPr="00837CAE">
        <w:rPr>
          <w:rFonts w:ascii="Times New Roman" w:eastAsiaTheme="minorEastAsia" w:hAnsi="Times New Roman" w:cs="Times New Roman"/>
          <w:color w:val="202124"/>
          <w:rPrChange w:id="238" w:author="Stephen John Stretton" w:date="2024-04-16T06:18:00Z">
            <w:rPr>
              <w:rFonts w:ascii="Times New Roman" w:eastAsiaTheme="minorEastAsia" w:hAnsi="Times New Roman" w:cs="Times New Roman"/>
              <w:color w:val="202124"/>
              <w:sz w:val="24"/>
              <w:szCs w:val="24"/>
            </w:rPr>
          </w:rPrChange>
        </w:rPr>
        <w:t xml:space="preserve">in for </w:t>
      </w:r>
      <w:r w:rsidR="00E811A6" w:rsidRPr="00837CAE">
        <w:rPr>
          <w:rFonts w:ascii="Times New Roman" w:eastAsiaTheme="minorEastAsia" w:hAnsi="Times New Roman" w:cs="Times New Roman"/>
          <w:color w:val="202124"/>
          <w:rPrChange w:id="239" w:author="Stephen John Stretton" w:date="2024-04-16T06:18:00Z">
            <w:rPr>
              <w:rFonts w:ascii="Times New Roman" w:eastAsiaTheme="minorEastAsia" w:hAnsi="Times New Roman" w:cs="Times New Roman"/>
              <w:color w:val="202124"/>
              <w:sz w:val="24"/>
              <w:szCs w:val="24"/>
            </w:rPr>
          </w:rPrChange>
        </w:rPr>
        <w:t>global</w:t>
      </w:r>
      <w:r w:rsidR="00A9076C" w:rsidRPr="00837CAE">
        <w:rPr>
          <w:rFonts w:ascii="Times New Roman" w:eastAsiaTheme="minorEastAsia" w:hAnsi="Times New Roman" w:cs="Times New Roman"/>
          <w:color w:val="202124"/>
          <w:rPrChange w:id="240" w:author="Stephen John Stretton" w:date="2024-04-16T06:18:00Z">
            <w:rPr>
              <w:rFonts w:ascii="Times New Roman" w:eastAsiaTheme="minorEastAsia" w:hAnsi="Times New Roman" w:cs="Times New Roman"/>
              <w:color w:val="202124"/>
              <w:sz w:val="24"/>
              <w:szCs w:val="24"/>
            </w:rPr>
          </w:rPrChange>
        </w:rPr>
        <w:t xml:space="preserve"> benefit </w:t>
      </w:r>
      <w:r w:rsidR="004C0656" w:rsidRPr="00837CAE">
        <w:rPr>
          <w:rFonts w:ascii="Times New Roman" w:eastAsiaTheme="minorEastAsia" w:hAnsi="Times New Roman" w:cs="Times New Roman"/>
          <w:color w:val="202124"/>
          <w:rPrChange w:id="241" w:author="Stephen John Stretton" w:date="2024-04-16T06:18:00Z">
            <w:rPr>
              <w:rFonts w:ascii="Times New Roman" w:eastAsiaTheme="minorEastAsia" w:hAnsi="Times New Roman" w:cs="Times New Roman"/>
              <w:color w:val="202124"/>
              <w:sz w:val="24"/>
              <w:szCs w:val="24"/>
            </w:rPr>
          </w:rPrChange>
        </w:rPr>
        <w:t>account not</w:t>
      </w:r>
      <w:r w:rsidR="00E811A6" w:rsidRPr="00837CAE">
        <w:rPr>
          <w:rFonts w:ascii="Times New Roman" w:eastAsiaTheme="minorEastAsia" w:hAnsi="Times New Roman" w:cs="Times New Roman"/>
          <w:color w:val="202124"/>
          <w:rPrChange w:id="242" w:author="Stephen John Stretton" w:date="2024-04-16T06:18:00Z">
            <w:rPr>
              <w:rFonts w:ascii="Times New Roman" w:eastAsiaTheme="minorEastAsia" w:hAnsi="Times New Roman" w:cs="Times New Roman"/>
              <w:color w:val="202124"/>
              <w:sz w:val="24"/>
              <w:szCs w:val="24"/>
            </w:rPr>
          </w:rPrChange>
        </w:rPr>
        <w:t xml:space="preserve"> yet </w:t>
      </w:r>
      <w:r w:rsidR="001546A9" w:rsidRPr="00837CAE">
        <w:rPr>
          <w:rFonts w:ascii="Times New Roman" w:eastAsiaTheme="minorEastAsia" w:hAnsi="Times New Roman" w:cs="Times New Roman"/>
          <w:color w:val="202124"/>
          <w:rPrChange w:id="243" w:author="Stephen John Stretton" w:date="2024-04-16T06:18:00Z">
            <w:rPr>
              <w:rFonts w:ascii="Times New Roman" w:eastAsiaTheme="minorEastAsia" w:hAnsi="Times New Roman" w:cs="Times New Roman"/>
              <w:color w:val="202124"/>
              <w:sz w:val="24"/>
              <w:szCs w:val="24"/>
            </w:rPr>
          </w:rPrChange>
        </w:rPr>
        <w:t>allocated</w:t>
      </w:r>
      <w:r w:rsidR="00E811A6" w:rsidRPr="00837CAE">
        <w:rPr>
          <w:rFonts w:ascii="Times New Roman" w:eastAsiaTheme="minorEastAsia" w:hAnsi="Times New Roman" w:cs="Times New Roman"/>
          <w:color w:val="202124"/>
          <w:rPrChange w:id="244" w:author="Stephen John Stretton" w:date="2024-04-16T06:18:00Z">
            <w:rPr>
              <w:rFonts w:ascii="Times New Roman" w:eastAsiaTheme="minorEastAsia" w:hAnsi="Times New Roman" w:cs="Times New Roman"/>
              <w:color w:val="202124"/>
              <w:sz w:val="24"/>
              <w:szCs w:val="24"/>
            </w:rPr>
          </w:rPrChange>
        </w:rPr>
        <w:t xml:space="preserve"> to particular countries.</w:t>
      </w:r>
    </w:p>
    <w:p w14:paraId="4D4CBA37" w14:textId="724C6B9F" w:rsidR="00A9076C" w:rsidRPr="00837CAE" w:rsidRDefault="00A9076C">
      <w:pPr>
        <w:spacing w:after="80" w:line="276" w:lineRule="auto"/>
        <w:jc w:val="both"/>
        <w:rPr>
          <w:rFonts w:ascii="Times New Roman" w:eastAsiaTheme="minorEastAsia" w:hAnsi="Times New Roman" w:cs="Times New Roman"/>
          <w:color w:val="202124"/>
          <w:rPrChange w:id="245" w:author="Stephen John Stretton" w:date="2024-04-16T06:18:00Z">
            <w:rPr>
              <w:rFonts w:ascii="Times New Roman" w:eastAsiaTheme="minorEastAsia" w:hAnsi="Times New Roman" w:cs="Times New Roman"/>
              <w:color w:val="202124"/>
              <w:sz w:val="24"/>
              <w:szCs w:val="24"/>
            </w:rPr>
          </w:rPrChange>
        </w:rPr>
        <w:pPrChange w:id="246"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247" w:author="Stephen John Stretton" w:date="2024-04-16T06:18:00Z">
            <w:rPr>
              <w:rFonts w:ascii="Times New Roman" w:eastAsiaTheme="minorEastAsia" w:hAnsi="Times New Roman" w:cs="Times New Roman"/>
              <w:color w:val="202124"/>
              <w:sz w:val="24"/>
              <w:szCs w:val="24"/>
            </w:rPr>
          </w:rPrChange>
        </w:rPr>
        <w:t>The solution also allows the mobilization of additional private</w:t>
      </w:r>
      <w:r w:rsidR="009A7157" w:rsidRPr="00837CAE">
        <w:rPr>
          <w:rFonts w:ascii="Times New Roman" w:eastAsiaTheme="minorEastAsia" w:hAnsi="Times New Roman" w:cs="Times New Roman"/>
          <w:color w:val="202124"/>
          <w:rPrChange w:id="248" w:author="Stephen John Stretton" w:date="2024-04-16T06:18:00Z">
            <w:rPr>
              <w:rFonts w:ascii="Times New Roman" w:eastAsiaTheme="minorEastAsia" w:hAnsi="Times New Roman" w:cs="Times New Roman"/>
              <w:color w:val="202124"/>
              <w:sz w:val="24"/>
              <w:szCs w:val="24"/>
            </w:rPr>
          </w:rPrChange>
        </w:rPr>
        <w:t xml:space="preserve"> equity investment and debt investment. </w:t>
      </w:r>
      <w:r w:rsidR="00211EE4" w:rsidRPr="00837CAE">
        <w:rPr>
          <w:rFonts w:ascii="Times New Roman" w:eastAsiaTheme="minorEastAsia" w:hAnsi="Times New Roman" w:cs="Times New Roman"/>
          <w:color w:val="202124"/>
          <w:rPrChange w:id="249" w:author="Stephen John Stretton" w:date="2024-04-16T06:18:00Z">
            <w:rPr>
              <w:rFonts w:ascii="Times New Roman" w:eastAsiaTheme="minorEastAsia" w:hAnsi="Times New Roman" w:cs="Times New Roman"/>
              <w:color w:val="202124"/>
              <w:sz w:val="24"/>
              <w:szCs w:val="24"/>
            </w:rPr>
          </w:rPrChange>
        </w:rPr>
        <w:t>To meet global inve</w:t>
      </w:r>
      <w:del w:id="250" w:author="Jon Strand" w:date="2024-04-01T15:37:00Z">
        <w:r w:rsidR="00211EE4" w:rsidRPr="00837CAE" w:rsidDel="00D632FA">
          <w:rPr>
            <w:rFonts w:ascii="Times New Roman" w:eastAsiaTheme="minorEastAsia" w:hAnsi="Times New Roman" w:cs="Times New Roman"/>
            <w:color w:val="202124"/>
            <w:rPrChange w:id="251" w:author="Stephen John Stretton" w:date="2024-04-16T06:18:00Z">
              <w:rPr>
                <w:rFonts w:ascii="Times New Roman" w:eastAsiaTheme="minorEastAsia" w:hAnsi="Times New Roman" w:cs="Times New Roman"/>
                <w:color w:val="202124"/>
                <w:sz w:val="24"/>
                <w:szCs w:val="24"/>
              </w:rPr>
            </w:rPrChange>
          </w:rPr>
          <w:delText>w</w:delText>
        </w:r>
      </w:del>
      <w:r w:rsidR="00211EE4" w:rsidRPr="00837CAE">
        <w:rPr>
          <w:rFonts w:ascii="Times New Roman" w:eastAsiaTheme="minorEastAsia" w:hAnsi="Times New Roman" w:cs="Times New Roman"/>
          <w:color w:val="202124"/>
          <w:rPrChange w:id="252" w:author="Stephen John Stretton" w:date="2024-04-16T06:18:00Z">
            <w:rPr>
              <w:rFonts w:ascii="Times New Roman" w:eastAsiaTheme="minorEastAsia" w:hAnsi="Times New Roman" w:cs="Times New Roman"/>
              <w:color w:val="202124"/>
              <w:sz w:val="24"/>
              <w:szCs w:val="24"/>
            </w:rPr>
          </w:rPrChange>
        </w:rPr>
        <w:t>s</w:t>
      </w:r>
      <w:ins w:id="253" w:author="Jon Strand" w:date="2024-04-01T15:37:00Z">
        <w:r w:rsidR="00D632FA" w:rsidRPr="00837CAE">
          <w:rPr>
            <w:rFonts w:ascii="Times New Roman" w:eastAsiaTheme="minorEastAsia" w:hAnsi="Times New Roman" w:cs="Times New Roman"/>
            <w:color w:val="202124"/>
            <w:rPrChange w:id="254" w:author="Stephen John Stretton" w:date="2024-04-16T06:18:00Z">
              <w:rPr>
                <w:rFonts w:ascii="Times New Roman" w:eastAsiaTheme="minorEastAsia" w:hAnsi="Times New Roman" w:cs="Times New Roman"/>
                <w:color w:val="202124"/>
                <w:sz w:val="24"/>
                <w:szCs w:val="24"/>
              </w:rPr>
            </w:rPrChange>
          </w:rPr>
          <w:t>t</w:t>
        </w:r>
      </w:ins>
      <w:r w:rsidR="00211EE4" w:rsidRPr="00837CAE">
        <w:rPr>
          <w:rFonts w:ascii="Times New Roman" w:eastAsiaTheme="minorEastAsia" w:hAnsi="Times New Roman" w:cs="Times New Roman"/>
          <w:color w:val="202124"/>
          <w:rPrChange w:id="255" w:author="Stephen John Stretton" w:date="2024-04-16T06:18:00Z">
            <w:rPr>
              <w:rFonts w:ascii="Times New Roman" w:eastAsiaTheme="minorEastAsia" w:hAnsi="Times New Roman" w:cs="Times New Roman"/>
              <w:color w:val="202124"/>
              <w:sz w:val="24"/>
              <w:szCs w:val="24"/>
            </w:rPr>
          </w:rPrChange>
        </w:rPr>
        <w:t xml:space="preserve">ment needs for net zero and with trust investment of $1bn per fund, mobilized private equity investment of $100bn, and 7 regional funds, and investment in the early stages only of projects, the program meets the required scale to meet global net zero. </w:t>
      </w:r>
      <w:r w:rsidR="009A7157" w:rsidRPr="00837CAE">
        <w:rPr>
          <w:rFonts w:ascii="Times New Roman" w:eastAsiaTheme="minorEastAsia" w:hAnsi="Times New Roman" w:cs="Times New Roman"/>
          <w:color w:val="202124"/>
          <w:rPrChange w:id="256" w:author="Stephen John Stretton" w:date="2024-04-16T06:18:00Z">
            <w:rPr>
              <w:rFonts w:ascii="Times New Roman" w:eastAsiaTheme="minorEastAsia" w:hAnsi="Times New Roman" w:cs="Times New Roman"/>
              <w:color w:val="202124"/>
              <w:sz w:val="24"/>
              <w:szCs w:val="24"/>
            </w:rPr>
          </w:rPrChange>
        </w:rPr>
        <w:t xml:space="preserve">For more details on </w:t>
      </w:r>
      <w:r w:rsidR="00A90F3F" w:rsidRPr="00837CAE">
        <w:rPr>
          <w:rFonts w:ascii="Times New Roman" w:eastAsiaTheme="minorEastAsia" w:hAnsi="Times New Roman" w:cs="Times New Roman"/>
          <w:color w:val="202124"/>
          <w:rPrChange w:id="257" w:author="Stephen John Stretton" w:date="2024-04-16T06:18:00Z">
            <w:rPr>
              <w:rFonts w:ascii="Times New Roman" w:eastAsiaTheme="minorEastAsia" w:hAnsi="Times New Roman" w:cs="Times New Roman"/>
              <w:color w:val="202124"/>
              <w:sz w:val="24"/>
              <w:szCs w:val="24"/>
            </w:rPr>
          </w:rPrChange>
        </w:rPr>
        <w:t xml:space="preserve">how the financial </w:t>
      </w:r>
      <w:r w:rsidR="009A7157" w:rsidRPr="00837CAE">
        <w:rPr>
          <w:rFonts w:ascii="Times New Roman" w:eastAsiaTheme="minorEastAsia" w:hAnsi="Times New Roman" w:cs="Times New Roman"/>
          <w:color w:val="202124"/>
          <w:rPrChange w:id="258" w:author="Stephen John Stretton" w:date="2024-04-16T06:18:00Z">
            <w:rPr>
              <w:rFonts w:ascii="Times New Roman" w:eastAsiaTheme="minorEastAsia" w:hAnsi="Times New Roman" w:cs="Times New Roman"/>
              <w:color w:val="202124"/>
              <w:sz w:val="24"/>
              <w:szCs w:val="24"/>
            </w:rPr>
          </w:rPrChange>
        </w:rPr>
        <w:t xml:space="preserve">structure </w:t>
      </w:r>
      <w:r w:rsidR="00A90F3F" w:rsidRPr="00837CAE">
        <w:rPr>
          <w:rFonts w:ascii="Times New Roman" w:eastAsiaTheme="minorEastAsia" w:hAnsi="Times New Roman" w:cs="Times New Roman"/>
          <w:color w:val="202124"/>
          <w:rPrChange w:id="259" w:author="Stephen John Stretton" w:date="2024-04-16T06:18:00Z">
            <w:rPr>
              <w:rFonts w:ascii="Times New Roman" w:eastAsiaTheme="minorEastAsia" w:hAnsi="Times New Roman" w:cs="Times New Roman"/>
              <w:color w:val="202124"/>
              <w:sz w:val="24"/>
              <w:szCs w:val="24"/>
            </w:rPr>
          </w:rPrChange>
        </w:rPr>
        <w:t xml:space="preserve">can reach the required scale, </w:t>
      </w:r>
      <w:r w:rsidR="009A7157" w:rsidRPr="00837CAE">
        <w:rPr>
          <w:rFonts w:ascii="Times New Roman" w:eastAsiaTheme="minorEastAsia" w:hAnsi="Times New Roman" w:cs="Times New Roman"/>
          <w:color w:val="202124"/>
          <w:rPrChange w:id="260" w:author="Stephen John Stretton" w:date="2024-04-16T06:18:00Z">
            <w:rPr>
              <w:rFonts w:ascii="Times New Roman" w:eastAsiaTheme="minorEastAsia" w:hAnsi="Times New Roman" w:cs="Times New Roman"/>
              <w:color w:val="202124"/>
              <w:sz w:val="24"/>
              <w:szCs w:val="24"/>
            </w:rPr>
          </w:rPrChange>
        </w:rPr>
        <w:t>see ‘financial summary’ near the end of this document.</w:t>
      </w:r>
    </w:p>
    <w:p w14:paraId="6E009081" w14:textId="77777777" w:rsidR="00837CAE" w:rsidRDefault="00837CAE">
      <w:pPr>
        <w:rPr>
          <w:ins w:id="261" w:author="Stephen John Stretton" w:date="2024-04-16T06:18:00Z"/>
          <w:rFonts w:ascii="Times New Roman" w:eastAsiaTheme="minorEastAsia" w:hAnsi="Times New Roman" w:cs="Times New Roman"/>
          <w:b/>
          <w:bCs/>
          <w:color w:val="202124"/>
          <w:shd w:val="clear" w:color="auto" w:fill="E6E6E6"/>
        </w:rPr>
      </w:pPr>
      <w:ins w:id="262" w:author="Stephen John Stretton" w:date="2024-04-16T06:18:00Z">
        <w:r>
          <w:rPr>
            <w:rFonts w:ascii="Times New Roman" w:eastAsiaTheme="minorEastAsia" w:hAnsi="Times New Roman" w:cs="Times New Roman"/>
            <w:b/>
            <w:bCs/>
            <w:color w:val="202124"/>
            <w:shd w:val="clear" w:color="auto" w:fill="E6E6E6"/>
          </w:rPr>
          <w:lastRenderedPageBreak/>
          <w:br w:type="page"/>
        </w:r>
      </w:ins>
    </w:p>
    <w:p w14:paraId="2E5C8B79" w14:textId="429BCC7C" w:rsidR="00E92925" w:rsidRPr="00837CAE" w:rsidRDefault="00AD19D7">
      <w:pPr>
        <w:spacing w:after="80" w:line="276" w:lineRule="auto"/>
        <w:jc w:val="both"/>
        <w:rPr>
          <w:rFonts w:ascii="Times New Roman" w:eastAsiaTheme="minorEastAsia" w:hAnsi="Times New Roman" w:cs="Times New Roman"/>
          <w:b/>
          <w:bCs/>
          <w:color w:val="202124"/>
          <w:shd w:val="clear" w:color="auto" w:fill="E6E6E6"/>
          <w:rPrChange w:id="263" w:author="Stephen John Stretton" w:date="2024-04-16T06:18:00Z">
            <w:rPr>
              <w:rFonts w:ascii="Times New Roman" w:eastAsiaTheme="minorEastAsia" w:hAnsi="Times New Roman" w:cs="Times New Roman"/>
              <w:b/>
              <w:bCs/>
              <w:color w:val="202124"/>
              <w:sz w:val="24"/>
              <w:szCs w:val="24"/>
              <w:shd w:val="clear" w:color="auto" w:fill="E6E6E6"/>
            </w:rPr>
          </w:rPrChange>
        </w:rPr>
        <w:pPrChange w:id="264" w:author="Stephen John Stretton" w:date="2024-04-16T06:18:00Z">
          <w:pPr>
            <w:spacing w:after="80" w:line="240" w:lineRule="auto"/>
            <w:jc w:val="both"/>
          </w:pPr>
        </w:pPrChange>
      </w:pPr>
      <w:r w:rsidRPr="00837CAE">
        <w:rPr>
          <w:rFonts w:ascii="Times New Roman" w:eastAsiaTheme="minorEastAsia" w:hAnsi="Times New Roman" w:cs="Times New Roman"/>
          <w:b/>
          <w:bCs/>
          <w:color w:val="202124"/>
          <w:shd w:val="clear" w:color="auto" w:fill="E6E6E6"/>
          <w:rPrChange w:id="265" w:author="Stephen John Stretton" w:date="2024-04-16T06:18:00Z">
            <w:rPr>
              <w:rFonts w:ascii="Times New Roman" w:eastAsiaTheme="minorEastAsia" w:hAnsi="Times New Roman" w:cs="Times New Roman"/>
              <w:b/>
              <w:bCs/>
              <w:color w:val="202124"/>
              <w:sz w:val="24"/>
              <w:szCs w:val="24"/>
              <w:shd w:val="clear" w:color="auto" w:fill="E6E6E6"/>
            </w:rPr>
          </w:rPrChange>
        </w:rPr>
        <w:lastRenderedPageBreak/>
        <w:t>Introductio</w:t>
      </w:r>
      <w:r w:rsidR="00223709" w:rsidRPr="00837CAE">
        <w:rPr>
          <w:rFonts w:ascii="Times New Roman" w:eastAsiaTheme="minorEastAsia" w:hAnsi="Times New Roman" w:cs="Times New Roman"/>
          <w:b/>
          <w:bCs/>
          <w:color w:val="202124"/>
          <w:shd w:val="clear" w:color="auto" w:fill="E6E6E6"/>
          <w:rPrChange w:id="266" w:author="Stephen John Stretton" w:date="2024-04-16T06:18:00Z">
            <w:rPr>
              <w:rFonts w:ascii="Times New Roman" w:eastAsiaTheme="minorEastAsia" w:hAnsi="Times New Roman" w:cs="Times New Roman"/>
              <w:b/>
              <w:bCs/>
              <w:color w:val="202124"/>
              <w:sz w:val="24"/>
              <w:szCs w:val="24"/>
              <w:shd w:val="clear" w:color="auto" w:fill="E6E6E6"/>
            </w:rPr>
          </w:rPrChange>
        </w:rPr>
        <w:t>n</w:t>
      </w:r>
    </w:p>
    <w:p w14:paraId="370A50BE" w14:textId="7CE57AD1" w:rsidR="00732359" w:rsidRPr="00837CAE" w:rsidRDefault="00E90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267" w:author="Stephen John Stretton" w:date="2024-04-16T06:18:00Z">
            <w:rPr>
              <w:rFonts w:ascii="Times New Roman" w:eastAsiaTheme="minorEastAsia" w:hAnsi="Times New Roman" w:cs="Times New Roman"/>
              <w:color w:val="202124"/>
              <w:sz w:val="24"/>
              <w:szCs w:val="24"/>
            </w:rPr>
          </w:rPrChange>
        </w:rPr>
        <w:pPrChange w:id="268"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269" w:author="Stephen John Stretton" w:date="2024-04-16T06:18:00Z">
            <w:rPr>
              <w:rFonts w:ascii="Times New Roman" w:eastAsiaTheme="minorEastAsia" w:hAnsi="Times New Roman" w:cs="Times New Roman"/>
              <w:color w:val="202124"/>
              <w:sz w:val="24"/>
              <w:szCs w:val="24"/>
            </w:rPr>
          </w:rPrChange>
        </w:rPr>
        <w:t xml:space="preserve">Meeting the </w:t>
      </w:r>
      <w:r w:rsidR="00DD7392" w:rsidRPr="00837CAE">
        <w:rPr>
          <w:rFonts w:ascii="Times New Roman" w:eastAsiaTheme="minorEastAsia" w:hAnsi="Times New Roman" w:cs="Times New Roman"/>
          <w:color w:val="202124"/>
          <w:rPrChange w:id="270" w:author="Stephen John Stretton" w:date="2024-04-16T06:18:00Z">
            <w:rPr>
              <w:rFonts w:ascii="Times New Roman" w:eastAsiaTheme="minorEastAsia" w:hAnsi="Times New Roman" w:cs="Times New Roman"/>
              <w:color w:val="202124"/>
              <w:sz w:val="24"/>
              <w:szCs w:val="24"/>
            </w:rPr>
          </w:rPrChange>
        </w:rPr>
        <w:t xml:space="preserve">Paris </w:t>
      </w:r>
      <w:r w:rsidR="000662CB" w:rsidRPr="00837CAE">
        <w:rPr>
          <w:rFonts w:ascii="Times New Roman" w:eastAsiaTheme="minorEastAsia" w:hAnsi="Times New Roman" w:cs="Times New Roman"/>
          <w:color w:val="202124"/>
          <w:rPrChange w:id="271" w:author="Stephen John Stretton" w:date="2024-04-16T06:18:00Z">
            <w:rPr>
              <w:rFonts w:ascii="Times New Roman" w:eastAsiaTheme="minorEastAsia" w:hAnsi="Times New Roman" w:cs="Times New Roman"/>
              <w:color w:val="202124"/>
              <w:sz w:val="24"/>
              <w:szCs w:val="24"/>
            </w:rPr>
          </w:rPrChange>
        </w:rPr>
        <w:t>Agreement t</w:t>
      </w:r>
      <w:r w:rsidR="00DD7392" w:rsidRPr="00837CAE">
        <w:rPr>
          <w:rFonts w:ascii="Times New Roman" w:eastAsiaTheme="minorEastAsia" w:hAnsi="Times New Roman" w:cs="Times New Roman"/>
          <w:color w:val="202124"/>
          <w:rPrChange w:id="272" w:author="Stephen John Stretton" w:date="2024-04-16T06:18:00Z">
            <w:rPr>
              <w:rFonts w:ascii="Times New Roman" w:eastAsiaTheme="minorEastAsia" w:hAnsi="Times New Roman" w:cs="Times New Roman"/>
              <w:color w:val="202124"/>
              <w:sz w:val="24"/>
              <w:szCs w:val="24"/>
            </w:rPr>
          </w:rPrChange>
        </w:rPr>
        <w:t xml:space="preserve">emperature targets </w:t>
      </w:r>
      <w:r w:rsidR="00E92925" w:rsidRPr="00837CAE">
        <w:rPr>
          <w:rFonts w:ascii="Times New Roman" w:eastAsiaTheme="minorEastAsia" w:hAnsi="Times New Roman" w:cs="Times New Roman"/>
          <w:color w:val="202124"/>
          <w:rPrChange w:id="273" w:author="Stephen John Stretton" w:date="2024-04-16T06:18:00Z">
            <w:rPr>
              <w:rFonts w:ascii="Times New Roman" w:eastAsiaTheme="minorEastAsia" w:hAnsi="Times New Roman" w:cs="Times New Roman"/>
              <w:color w:val="202124"/>
              <w:sz w:val="24"/>
              <w:szCs w:val="24"/>
            </w:rPr>
          </w:rPrChange>
        </w:rPr>
        <w:t>will</w:t>
      </w:r>
      <w:r w:rsidR="00DD7392" w:rsidRPr="00837CAE">
        <w:rPr>
          <w:rFonts w:ascii="Times New Roman" w:eastAsiaTheme="minorEastAsia" w:hAnsi="Times New Roman" w:cs="Times New Roman"/>
          <w:color w:val="202124"/>
          <w:rPrChange w:id="274" w:author="Stephen John Stretton" w:date="2024-04-16T06:18:00Z">
            <w:rPr>
              <w:rFonts w:ascii="Times New Roman" w:eastAsiaTheme="minorEastAsia" w:hAnsi="Times New Roman" w:cs="Times New Roman"/>
              <w:color w:val="202124"/>
              <w:sz w:val="24"/>
              <w:szCs w:val="24"/>
            </w:rPr>
          </w:rPrChange>
        </w:rPr>
        <w:t xml:space="preserve"> require </w:t>
      </w:r>
      <w:r w:rsidR="00F725AC" w:rsidRPr="00837CAE">
        <w:rPr>
          <w:rFonts w:ascii="Times New Roman" w:eastAsiaTheme="minorEastAsia" w:hAnsi="Times New Roman" w:cs="Times New Roman"/>
          <w:color w:val="202124"/>
          <w:rPrChange w:id="275" w:author="Stephen John Stretton" w:date="2024-04-16T06:18:00Z">
            <w:rPr>
              <w:rFonts w:ascii="Times New Roman" w:eastAsiaTheme="minorEastAsia" w:hAnsi="Times New Roman" w:cs="Times New Roman"/>
              <w:color w:val="202124"/>
              <w:sz w:val="24"/>
              <w:szCs w:val="24"/>
            </w:rPr>
          </w:rPrChange>
        </w:rPr>
        <w:t xml:space="preserve">clean energy </w:t>
      </w:r>
      <w:r w:rsidR="00DD7392" w:rsidRPr="00837CAE">
        <w:rPr>
          <w:rFonts w:ascii="Times New Roman" w:eastAsiaTheme="minorEastAsia" w:hAnsi="Times New Roman" w:cs="Times New Roman"/>
          <w:color w:val="202124"/>
          <w:rPrChange w:id="276" w:author="Stephen John Stretton" w:date="2024-04-16T06:18:00Z">
            <w:rPr>
              <w:rFonts w:ascii="Times New Roman" w:eastAsiaTheme="minorEastAsia" w:hAnsi="Times New Roman" w:cs="Times New Roman"/>
              <w:color w:val="202124"/>
              <w:sz w:val="24"/>
              <w:szCs w:val="24"/>
            </w:rPr>
          </w:rPrChange>
        </w:rPr>
        <w:t xml:space="preserve">investments </w:t>
      </w:r>
      <w:r w:rsidR="00F725AC" w:rsidRPr="00837CAE">
        <w:rPr>
          <w:rFonts w:ascii="Times New Roman" w:eastAsiaTheme="minorEastAsia" w:hAnsi="Times New Roman" w:cs="Times New Roman"/>
          <w:color w:val="202124"/>
          <w:rPrChange w:id="277" w:author="Stephen John Stretton" w:date="2024-04-16T06:18:00Z">
            <w:rPr>
              <w:rFonts w:ascii="Times New Roman" w:eastAsiaTheme="minorEastAsia" w:hAnsi="Times New Roman" w:cs="Times New Roman"/>
              <w:color w:val="202124"/>
              <w:sz w:val="24"/>
              <w:szCs w:val="24"/>
            </w:rPr>
          </w:rPrChange>
        </w:rPr>
        <w:t xml:space="preserve">that total more than $1tr per year in emerging markets and developing economies </w:t>
      </w:r>
      <w:r w:rsidR="00DD7392" w:rsidRPr="00837CAE">
        <w:rPr>
          <w:rFonts w:ascii="Times New Roman" w:eastAsiaTheme="minorEastAsia" w:hAnsi="Times New Roman" w:cs="Times New Roman"/>
          <w:color w:val="202124"/>
          <w:rPrChange w:id="278" w:author="Stephen John Stretton" w:date="2024-04-16T06:18:00Z">
            <w:rPr>
              <w:rFonts w:ascii="Times New Roman" w:eastAsiaTheme="minorEastAsia" w:hAnsi="Times New Roman" w:cs="Times New Roman"/>
              <w:color w:val="202124"/>
              <w:sz w:val="24"/>
              <w:szCs w:val="24"/>
            </w:rPr>
          </w:rPrChange>
        </w:rPr>
        <w:t>(IEA 2021)</w:t>
      </w:r>
      <w:r w:rsidR="004E2CA5" w:rsidRPr="00837CAE">
        <w:rPr>
          <w:rFonts w:ascii="Times New Roman" w:eastAsiaTheme="minorEastAsia" w:hAnsi="Times New Roman" w:cs="Times New Roman"/>
          <w:color w:val="202124"/>
          <w:rPrChange w:id="279" w:author="Stephen John Stretton" w:date="2024-04-16T06:18:00Z">
            <w:rPr>
              <w:rFonts w:ascii="Times New Roman" w:eastAsiaTheme="minorEastAsia" w:hAnsi="Times New Roman" w:cs="Times New Roman"/>
              <w:color w:val="202124"/>
              <w:sz w:val="24"/>
              <w:szCs w:val="24"/>
            </w:rPr>
          </w:rPrChange>
        </w:rPr>
        <w:t xml:space="preserve">, much greater than currently </w:t>
      </w:r>
      <w:r w:rsidR="00E06BA7" w:rsidRPr="00837CAE">
        <w:rPr>
          <w:rFonts w:ascii="Times New Roman" w:eastAsiaTheme="minorEastAsia" w:hAnsi="Times New Roman" w:cs="Times New Roman"/>
          <w:color w:val="202124"/>
          <w:rPrChange w:id="280" w:author="Stephen John Stretton" w:date="2024-04-16T06:18:00Z">
            <w:rPr>
              <w:rFonts w:ascii="Times New Roman" w:eastAsiaTheme="minorEastAsia" w:hAnsi="Times New Roman" w:cs="Times New Roman"/>
              <w:color w:val="202124"/>
              <w:sz w:val="24"/>
              <w:szCs w:val="24"/>
            </w:rPr>
          </w:rPrChange>
        </w:rPr>
        <w:t>being achieved</w:t>
      </w:r>
      <w:r w:rsidR="0050742D" w:rsidRPr="00837CAE">
        <w:rPr>
          <w:rFonts w:ascii="Times New Roman" w:eastAsiaTheme="minorEastAsia" w:hAnsi="Times New Roman" w:cs="Times New Roman"/>
          <w:color w:val="202124"/>
          <w:rPrChange w:id="281" w:author="Stephen John Stretton" w:date="2024-04-16T06:18:00Z">
            <w:rPr>
              <w:rFonts w:ascii="Times New Roman" w:eastAsiaTheme="minorEastAsia" w:hAnsi="Times New Roman" w:cs="Times New Roman"/>
              <w:color w:val="202124"/>
              <w:sz w:val="24"/>
              <w:szCs w:val="24"/>
            </w:rPr>
          </w:rPrChange>
        </w:rPr>
        <w:t>.</w:t>
      </w:r>
      <w:r w:rsidR="00732359" w:rsidRPr="00837CAE">
        <w:rPr>
          <w:rFonts w:ascii="Times New Roman" w:eastAsiaTheme="minorEastAsia" w:hAnsi="Times New Roman" w:cs="Times New Roman"/>
          <w:color w:val="202124"/>
          <w:rPrChange w:id="282" w:author="Stephen John Stretton" w:date="2024-04-16T06:18:00Z">
            <w:rPr>
              <w:rFonts w:ascii="Times New Roman" w:eastAsiaTheme="minorEastAsia" w:hAnsi="Times New Roman" w:cs="Times New Roman"/>
              <w:color w:val="202124"/>
              <w:sz w:val="24"/>
              <w:szCs w:val="24"/>
            </w:rPr>
          </w:rPrChange>
        </w:rPr>
        <w:t xml:space="preserve"> </w:t>
      </w:r>
      <w:r w:rsidR="002F746E" w:rsidRPr="00837CAE">
        <w:rPr>
          <w:rFonts w:ascii="Times New Roman" w:eastAsiaTheme="minorEastAsia" w:hAnsi="Times New Roman" w:cs="Times New Roman"/>
          <w:color w:val="202124"/>
          <w:rPrChange w:id="283" w:author="Stephen John Stretton" w:date="2024-04-16T06:18:00Z">
            <w:rPr>
              <w:rFonts w:ascii="Times New Roman" w:eastAsiaTheme="minorEastAsia" w:hAnsi="Times New Roman" w:cs="Times New Roman"/>
              <w:color w:val="202124"/>
              <w:sz w:val="24"/>
              <w:szCs w:val="24"/>
            </w:rPr>
          </w:rPrChange>
        </w:rPr>
        <w:t>The needed</w:t>
      </w:r>
      <w:r w:rsidR="0091354B" w:rsidRPr="00837CAE">
        <w:rPr>
          <w:rFonts w:ascii="Times New Roman" w:eastAsiaTheme="minorEastAsia" w:hAnsi="Times New Roman" w:cs="Times New Roman"/>
          <w:color w:val="202124"/>
          <w:rPrChange w:id="284" w:author="Stephen John Stretton" w:date="2024-04-16T06:18:00Z">
            <w:rPr>
              <w:rFonts w:ascii="Times New Roman" w:eastAsiaTheme="minorEastAsia" w:hAnsi="Times New Roman" w:cs="Times New Roman"/>
              <w:color w:val="202124"/>
              <w:sz w:val="24"/>
              <w:szCs w:val="24"/>
            </w:rPr>
          </w:rPrChange>
        </w:rPr>
        <w:t xml:space="preserve"> </w:t>
      </w:r>
      <w:r w:rsidR="00732359" w:rsidRPr="00837CAE">
        <w:rPr>
          <w:rFonts w:ascii="Times New Roman" w:eastAsiaTheme="minorEastAsia" w:hAnsi="Times New Roman" w:cs="Times New Roman"/>
          <w:color w:val="202124"/>
          <w:rPrChange w:id="285" w:author="Stephen John Stretton" w:date="2024-04-16T06:18:00Z">
            <w:rPr>
              <w:rFonts w:ascii="Times New Roman" w:eastAsiaTheme="minorEastAsia" w:hAnsi="Times New Roman" w:cs="Times New Roman"/>
              <w:color w:val="202124"/>
              <w:sz w:val="24"/>
              <w:szCs w:val="24"/>
            </w:rPr>
          </w:rPrChange>
        </w:rPr>
        <w:t>investment in</w:t>
      </w:r>
      <w:r w:rsidR="00CD6204" w:rsidRPr="00837CAE">
        <w:rPr>
          <w:rFonts w:ascii="Times New Roman" w:eastAsiaTheme="minorEastAsia" w:hAnsi="Times New Roman" w:cs="Times New Roman"/>
          <w:color w:val="202124"/>
          <w:rPrChange w:id="286" w:author="Stephen John Stretton" w:date="2024-04-16T06:18:00Z">
            <w:rPr>
              <w:rFonts w:ascii="Times New Roman" w:eastAsiaTheme="minorEastAsia" w:hAnsi="Times New Roman" w:cs="Times New Roman"/>
              <w:color w:val="202124"/>
              <w:sz w:val="24"/>
              <w:szCs w:val="24"/>
            </w:rPr>
          </w:rPrChange>
        </w:rPr>
        <w:t>cludes</w:t>
      </w:r>
      <w:r w:rsidR="00732359" w:rsidRPr="00837CAE">
        <w:rPr>
          <w:rFonts w:ascii="Times New Roman" w:eastAsiaTheme="minorEastAsia" w:hAnsi="Times New Roman" w:cs="Times New Roman"/>
          <w:color w:val="202124"/>
          <w:rPrChange w:id="287" w:author="Stephen John Stretton" w:date="2024-04-16T06:18:00Z">
            <w:rPr>
              <w:rFonts w:ascii="Times New Roman" w:eastAsiaTheme="minorEastAsia" w:hAnsi="Times New Roman" w:cs="Times New Roman"/>
              <w:color w:val="202124"/>
              <w:sz w:val="24"/>
              <w:szCs w:val="24"/>
            </w:rPr>
          </w:rPrChange>
        </w:rPr>
        <w:t xml:space="preserve"> renewable energy</w:t>
      </w:r>
      <w:r w:rsidR="00CD6204" w:rsidRPr="00837CAE">
        <w:rPr>
          <w:rFonts w:ascii="Times New Roman" w:eastAsiaTheme="minorEastAsia" w:hAnsi="Times New Roman" w:cs="Times New Roman"/>
          <w:color w:val="202124"/>
          <w:rPrChange w:id="288" w:author="Stephen John Stretton" w:date="2024-04-16T06:18:00Z">
            <w:rPr>
              <w:rFonts w:ascii="Times New Roman" w:eastAsiaTheme="minorEastAsia" w:hAnsi="Times New Roman" w:cs="Times New Roman"/>
              <w:color w:val="202124"/>
              <w:sz w:val="24"/>
              <w:szCs w:val="24"/>
            </w:rPr>
          </w:rPrChange>
        </w:rPr>
        <w:t xml:space="preserve"> and</w:t>
      </w:r>
      <w:r w:rsidR="0091354B" w:rsidRPr="00837CAE">
        <w:rPr>
          <w:rFonts w:ascii="Times New Roman" w:eastAsiaTheme="minorEastAsia" w:hAnsi="Times New Roman" w:cs="Times New Roman"/>
          <w:color w:val="202124"/>
          <w:rPrChange w:id="289" w:author="Stephen John Stretton" w:date="2024-04-16T06:18:00Z">
            <w:rPr>
              <w:rFonts w:ascii="Times New Roman" w:eastAsiaTheme="minorEastAsia" w:hAnsi="Times New Roman" w:cs="Times New Roman"/>
              <w:color w:val="202124"/>
              <w:sz w:val="24"/>
              <w:szCs w:val="24"/>
            </w:rPr>
          </w:rPrChange>
        </w:rPr>
        <w:t xml:space="preserve"> </w:t>
      </w:r>
      <w:r w:rsidR="00732359" w:rsidRPr="00837CAE">
        <w:rPr>
          <w:rFonts w:ascii="Times New Roman" w:eastAsiaTheme="minorEastAsia" w:hAnsi="Times New Roman" w:cs="Times New Roman"/>
          <w:color w:val="202124"/>
          <w:rPrChange w:id="290" w:author="Stephen John Stretton" w:date="2024-04-16T06:18:00Z">
            <w:rPr>
              <w:rFonts w:ascii="Times New Roman" w:eastAsiaTheme="minorEastAsia" w:hAnsi="Times New Roman" w:cs="Times New Roman"/>
              <w:color w:val="202124"/>
              <w:sz w:val="24"/>
              <w:szCs w:val="24"/>
            </w:rPr>
          </w:rPrChange>
        </w:rPr>
        <w:t>public infrastructure (grid, storage capacity</w:t>
      </w:r>
      <w:r w:rsidR="001F08C4" w:rsidRPr="00837CAE">
        <w:rPr>
          <w:rFonts w:ascii="Times New Roman" w:eastAsiaTheme="minorEastAsia" w:hAnsi="Times New Roman" w:cs="Times New Roman"/>
          <w:color w:val="202124"/>
          <w:rPrChange w:id="291" w:author="Stephen John Stretton" w:date="2024-04-16T06:18:00Z">
            <w:rPr>
              <w:rFonts w:ascii="Times New Roman" w:eastAsiaTheme="minorEastAsia" w:hAnsi="Times New Roman" w:cs="Times New Roman"/>
              <w:color w:val="202124"/>
              <w:sz w:val="24"/>
              <w:szCs w:val="24"/>
            </w:rPr>
          </w:rPrChange>
        </w:rPr>
        <w:t>,</w:t>
      </w:r>
      <w:r w:rsidR="00732359" w:rsidRPr="00837CAE">
        <w:rPr>
          <w:rFonts w:ascii="Times New Roman" w:eastAsiaTheme="minorEastAsia" w:hAnsi="Times New Roman" w:cs="Times New Roman"/>
          <w:color w:val="202124"/>
          <w:rPrChange w:id="292" w:author="Stephen John Stretton" w:date="2024-04-16T06:18:00Z">
            <w:rPr>
              <w:rFonts w:ascii="Times New Roman" w:eastAsiaTheme="minorEastAsia" w:hAnsi="Times New Roman" w:cs="Times New Roman"/>
              <w:color w:val="202124"/>
              <w:sz w:val="24"/>
              <w:szCs w:val="24"/>
            </w:rPr>
          </w:rPrChange>
        </w:rPr>
        <w:t xml:space="preserve"> and electric vehicle charging points)</w:t>
      </w:r>
      <w:r w:rsidR="00CD6204" w:rsidRPr="00837CAE">
        <w:rPr>
          <w:rFonts w:ascii="Times New Roman" w:eastAsiaTheme="minorEastAsia" w:hAnsi="Times New Roman" w:cs="Times New Roman"/>
          <w:color w:val="202124"/>
          <w:rPrChange w:id="293" w:author="Stephen John Stretton" w:date="2024-04-16T06:18:00Z">
            <w:rPr>
              <w:rFonts w:ascii="Times New Roman" w:eastAsiaTheme="minorEastAsia" w:hAnsi="Times New Roman" w:cs="Times New Roman"/>
              <w:color w:val="202124"/>
              <w:sz w:val="24"/>
              <w:szCs w:val="24"/>
            </w:rPr>
          </w:rPrChange>
        </w:rPr>
        <w:t>,</w:t>
      </w:r>
      <w:r w:rsidR="0091354B" w:rsidRPr="00837CAE">
        <w:rPr>
          <w:rFonts w:ascii="Times New Roman" w:eastAsiaTheme="minorEastAsia" w:hAnsi="Times New Roman" w:cs="Times New Roman"/>
          <w:color w:val="202124"/>
          <w:rPrChange w:id="294" w:author="Stephen John Stretton" w:date="2024-04-16T06:18:00Z">
            <w:rPr>
              <w:rFonts w:ascii="Times New Roman" w:eastAsiaTheme="minorEastAsia" w:hAnsi="Times New Roman" w:cs="Times New Roman"/>
              <w:color w:val="202124"/>
              <w:sz w:val="24"/>
              <w:szCs w:val="24"/>
            </w:rPr>
          </w:rPrChange>
        </w:rPr>
        <w:t xml:space="preserve"> as well as the incentives to promote private sector</w:t>
      </w:r>
      <w:r w:rsidR="00F77001" w:rsidRPr="00837CAE">
        <w:rPr>
          <w:rFonts w:ascii="Times New Roman" w:eastAsiaTheme="minorEastAsia" w:hAnsi="Times New Roman" w:cs="Times New Roman"/>
          <w:color w:val="202124"/>
          <w:rPrChange w:id="295" w:author="Stephen John Stretton" w:date="2024-04-16T06:18:00Z">
            <w:rPr>
              <w:rFonts w:ascii="Times New Roman" w:eastAsiaTheme="minorEastAsia" w:hAnsi="Times New Roman" w:cs="Times New Roman"/>
              <w:color w:val="202124"/>
              <w:sz w:val="24"/>
              <w:szCs w:val="24"/>
            </w:rPr>
          </w:rPrChange>
        </w:rPr>
        <w:t xml:space="preserve"> action (</w:t>
      </w:r>
      <w:r w:rsidR="003150A4" w:rsidRPr="00837CAE">
        <w:rPr>
          <w:rFonts w:ascii="Times New Roman" w:eastAsiaTheme="minorEastAsia" w:hAnsi="Times New Roman" w:cs="Times New Roman"/>
          <w:color w:val="202124"/>
          <w:rPrChange w:id="296" w:author="Stephen John Stretton" w:date="2024-04-16T06:18:00Z">
            <w:rPr>
              <w:rFonts w:ascii="Times New Roman" w:eastAsiaTheme="minorEastAsia" w:hAnsi="Times New Roman" w:cs="Times New Roman"/>
              <w:color w:val="202124"/>
              <w:sz w:val="24"/>
              <w:szCs w:val="24"/>
            </w:rPr>
          </w:rPrChange>
        </w:rPr>
        <w:t>sectoral</w:t>
      </w:r>
      <w:r w:rsidR="00F77001" w:rsidRPr="00837CAE">
        <w:rPr>
          <w:rFonts w:ascii="Times New Roman" w:eastAsiaTheme="minorEastAsia" w:hAnsi="Times New Roman" w:cs="Times New Roman"/>
          <w:color w:val="202124"/>
          <w:rPrChange w:id="297" w:author="Stephen John Stretton" w:date="2024-04-16T06:18:00Z">
            <w:rPr>
              <w:rFonts w:ascii="Times New Roman" w:eastAsiaTheme="minorEastAsia" w:hAnsi="Times New Roman" w:cs="Times New Roman"/>
              <w:color w:val="202124"/>
              <w:sz w:val="24"/>
              <w:szCs w:val="24"/>
            </w:rPr>
          </w:rPrChange>
        </w:rPr>
        <w:t xml:space="preserve"> feebates, regulatory policy and carbon pricing)</w:t>
      </w:r>
      <w:r w:rsidR="00994ED6" w:rsidRPr="00837CAE">
        <w:rPr>
          <w:rFonts w:ascii="Times New Roman" w:eastAsiaTheme="minorEastAsia" w:hAnsi="Times New Roman" w:cs="Times New Roman"/>
          <w:color w:val="202124"/>
          <w:rPrChange w:id="298" w:author="Stephen John Stretton" w:date="2024-04-16T06:18:00Z">
            <w:rPr>
              <w:rFonts w:ascii="Times New Roman" w:eastAsiaTheme="minorEastAsia" w:hAnsi="Times New Roman" w:cs="Times New Roman"/>
              <w:color w:val="202124"/>
              <w:sz w:val="24"/>
              <w:szCs w:val="24"/>
            </w:rPr>
          </w:rPrChange>
        </w:rPr>
        <w:t xml:space="preserve"> (</w:t>
      </w:r>
      <w:r w:rsidR="00994ED6" w:rsidRPr="00837CAE">
        <w:rPr>
          <w:rFonts w:ascii="Times New Roman" w:eastAsiaTheme="minorEastAsia" w:hAnsi="Times New Roman" w:cs="Times New Roman"/>
          <w:i/>
          <w:iCs/>
          <w:color w:val="202124"/>
          <w:rPrChange w:id="299" w:author="Stephen John Stretton" w:date="2024-04-16T06:18:00Z">
            <w:rPr>
              <w:rFonts w:ascii="Times New Roman" w:eastAsiaTheme="minorEastAsia" w:hAnsi="Times New Roman" w:cs="Times New Roman"/>
              <w:i/>
              <w:iCs/>
              <w:color w:val="202124"/>
              <w:sz w:val="24"/>
              <w:szCs w:val="24"/>
            </w:rPr>
          </w:rPrChange>
        </w:rPr>
        <w:t>ibid.</w:t>
      </w:r>
      <w:r w:rsidR="00994ED6" w:rsidRPr="00837CAE">
        <w:rPr>
          <w:rFonts w:ascii="Times New Roman" w:eastAsiaTheme="minorEastAsia" w:hAnsi="Times New Roman" w:cs="Times New Roman"/>
          <w:color w:val="202124"/>
          <w:rPrChange w:id="300" w:author="Stephen John Stretton" w:date="2024-04-16T06:18:00Z">
            <w:rPr>
              <w:rFonts w:ascii="Times New Roman" w:eastAsiaTheme="minorEastAsia" w:hAnsi="Times New Roman" w:cs="Times New Roman"/>
              <w:color w:val="202124"/>
              <w:sz w:val="24"/>
              <w:szCs w:val="24"/>
            </w:rPr>
          </w:rPrChange>
        </w:rPr>
        <w:t>)</w:t>
      </w:r>
      <w:r w:rsidR="00732359" w:rsidRPr="00837CAE">
        <w:rPr>
          <w:rFonts w:ascii="Times New Roman" w:eastAsiaTheme="minorEastAsia" w:hAnsi="Times New Roman" w:cs="Times New Roman"/>
          <w:color w:val="202124"/>
          <w:rPrChange w:id="301" w:author="Stephen John Stretton" w:date="2024-04-16T06:18:00Z">
            <w:rPr>
              <w:rFonts w:ascii="Times New Roman" w:eastAsiaTheme="minorEastAsia" w:hAnsi="Times New Roman" w:cs="Times New Roman"/>
              <w:color w:val="202124"/>
              <w:sz w:val="24"/>
              <w:szCs w:val="24"/>
            </w:rPr>
          </w:rPrChange>
        </w:rPr>
        <w:t>.</w:t>
      </w:r>
    </w:p>
    <w:p w14:paraId="7B49165A" w14:textId="5F378143" w:rsidR="009849E4" w:rsidRPr="00837CAE" w:rsidRDefault="00DD7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302" w:author="Stephen John Stretton" w:date="2024-04-16T06:18:00Z">
            <w:rPr>
              <w:rFonts w:ascii="Times New Roman" w:eastAsiaTheme="minorEastAsia" w:hAnsi="Times New Roman" w:cs="Times New Roman"/>
              <w:color w:val="202124"/>
              <w:sz w:val="24"/>
              <w:szCs w:val="24"/>
            </w:rPr>
          </w:rPrChange>
        </w:rPr>
        <w:pPrChange w:id="303"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304" w:author="Stephen John Stretton" w:date="2024-04-16T06:18:00Z">
            <w:rPr>
              <w:rFonts w:ascii="Times New Roman" w:eastAsiaTheme="minorEastAsia" w:hAnsi="Times New Roman" w:cs="Times New Roman"/>
              <w:color w:val="202124"/>
              <w:sz w:val="24"/>
              <w:szCs w:val="24"/>
            </w:rPr>
          </w:rPrChange>
        </w:rPr>
        <w:t xml:space="preserve">To achieve these investments needs </w:t>
      </w:r>
      <w:r w:rsidRPr="00837CAE">
        <w:rPr>
          <w:rFonts w:ascii="Times New Roman" w:eastAsiaTheme="minorEastAsia" w:hAnsi="Times New Roman" w:cs="Times New Roman"/>
          <w:i/>
          <w:iCs/>
          <w:color w:val="202124"/>
          <w:rPrChange w:id="305" w:author="Stephen John Stretton" w:date="2024-04-16T06:18:00Z">
            <w:rPr>
              <w:rFonts w:ascii="Times New Roman" w:eastAsiaTheme="minorEastAsia" w:hAnsi="Times New Roman" w:cs="Times New Roman"/>
              <w:i/>
              <w:iCs/>
              <w:color w:val="202124"/>
              <w:sz w:val="24"/>
              <w:szCs w:val="24"/>
            </w:rPr>
          </w:rPrChange>
        </w:rPr>
        <w:t>policy actions</w:t>
      </w:r>
      <w:r w:rsidRPr="00837CAE">
        <w:rPr>
          <w:rFonts w:ascii="Times New Roman" w:eastAsiaTheme="minorEastAsia" w:hAnsi="Times New Roman" w:cs="Times New Roman"/>
          <w:color w:val="202124"/>
          <w:rPrChange w:id="306" w:author="Stephen John Stretton" w:date="2024-04-16T06:18:00Z">
            <w:rPr>
              <w:rFonts w:ascii="Times New Roman" w:eastAsiaTheme="minorEastAsia" w:hAnsi="Times New Roman" w:cs="Times New Roman"/>
              <w:color w:val="202124"/>
              <w:sz w:val="24"/>
              <w:szCs w:val="24"/>
            </w:rPr>
          </w:rPrChange>
        </w:rPr>
        <w:t xml:space="preserve"> from governments, especially those that enable </w:t>
      </w:r>
      <w:r w:rsidR="00732359" w:rsidRPr="00837CAE">
        <w:rPr>
          <w:rFonts w:ascii="Times New Roman" w:eastAsiaTheme="minorEastAsia" w:hAnsi="Times New Roman" w:cs="Times New Roman"/>
          <w:color w:val="202124"/>
          <w:rPrChange w:id="307" w:author="Stephen John Stretton" w:date="2024-04-16T06:18:00Z">
            <w:rPr>
              <w:rFonts w:ascii="Times New Roman" w:eastAsiaTheme="minorEastAsia" w:hAnsi="Times New Roman" w:cs="Times New Roman"/>
              <w:color w:val="202124"/>
              <w:sz w:val="24"/>
              <w:szCs w:val="24"/>
            </w:rPr>
          </w:rPrChange>
        </w:rPr>
        <w:t xml:space="preserve">green </w:t>
      </w:r>
      <w:r w:rsidRPr="00837CAE">
        <w:rPr>
          <w:rFonts w:ascii="Times New Roman" w:eastAsiaTheme="minorEastAsia" w:hAnsi="Times New Roman" w:cs="Times New Roman"/>
          <w:color w:val="202124"/>
          <w:rPrChange w:id="308" w:author="Stephen John Stretton" w:date="2024-04-16T06:18:00Z">
            <w:rPr>
              <w:rFonts w:ascii="Times New Roman" w:eastAsiaTheme="minorEastAsia" w:hAnsi="Times New Roman" w:cs="Times New Roman"/>
              <w:color w:val="202124"/>
              <w:sz w:val="24"/>
              <w:szCs w:val="24"/>
            </w:rPr>
          </w:rPrChange>
        </w:rPr>
        <w:t>investment</w:t>
      </w:r>
      <w:r w:rsidR="00E92925" w:rsidRPr="00837CAE">
        <w:rPr>
          <w:rFonts w:ascii="Times New Roman" w:eastAsiaTheme="minorEastAsia" w:hAnsi="Times New Roman" w:cs="Times New Roman"/>
          <w:color w:val="202124"/>
          <w:rPrChange w:id="309" w:author="Stephen John Stretton" w:date="2024-04-16T06:18:00Z">
            <w:rPr>
              <w:rFonts w:ascii="Times New Roman" w:eastAsiaTheme="minorEastAsia" w:hAnsi="Times New Roman" w:cs="Times New Roman"/>
              <w:color w:val="202124"/>
              <w:sz w:val="24"/>
              <w:szCs w:val="24"/>
            </w:rPr>
          </w:rPrChange>
        </w:rPr>
        <w:t xml:space="preserve"> at scale</w:t>
      </w:r>
      <w:r w:rsidRPr="00837CAE">
        <w:rPr>
          <w:rFonts w:ascii="Times New Roman" w:eastAsiaTheme="minorEastAsia" w:hAnsi="Times New Roman" w:cs="Times New Roman"/>
          <w:color w:val="202124"/>
          <w:rPrChange w:id="310" w:author="Stephen John Stretton" w:date="2024-04-16T06:18:00Z">
            <w:rPr>
              <w:rFonts w:ascii="Times New Roman" w:eastAsiaTheme="minorEastAsia" w:hAnsi="Times New Roman" w:cs="Times New Roman"/>
              <w:color w:val="202124"/>
              <w:sz w:val="24"/>
              <w:szCs w:val="24"/>
            </w:rPr>
          </w:rPrChange>
        </w:rPr>
        <w:t xml:space="preserve">. </w:t>
      </w:r>
      <w:r w:rsidR="00A24384" w:rsidRPr="00837CAE">
        <w:rPr>
          <w:rFonts w:ascii="Times New Roman" w:eastAsiaTheme="minorEastAsia" w:hAnsi="Times New Roman" w:cs="Times New Roman"/>
          <w:color w:val="202124"/>
          <w:rPrChange w:id="311" w:author="Stephen John Stretton" w:date="2024-04-16T06:18:00Z">
            <w:rPr>
              <w:rFonts w:ascii="Times New Roman" w:eastAsiaTheme="minorEastAsia" w:hAnsi="Times New Roman" w:cs="Times New Roman"/>
              <w:color w:val="202124"/>
              <w:sz w:val="24"/>
              <w:szCs w:val="24"/>
            </w:rPr>
          </w:rPrChange>
        </w:rPr>
        <w:t xml:space="preserve">For example, governments </w:t>
      </w:r>
      <w:r w:rsidR="00B568A2" w:rsidRPr="00837CAE">
        <w:rPr>
          <w:rFonts w:ascii="Times New Roman" w:eastAsiaTheme="minorEastAsia" w:hAnsi="Times New Roman" w:cs="Times New Roman"/>
          <w:color w:val="202124"/>
          <w:rPrChange w:id="312" w:author="Stephen John Stretton" w:date="2024-04-16T06:18:00Z">
            <w:rPr>
              <w:rFonts w:ascii="Times New Roman" w:eastAsiaTheme="minorEastAsia" w:hAnsi="Times New Roman" w:cs="Times New Roman"/>
              <w:color w:val="202124"/>
              <w:sz w:val="24"/>
              <w:szCs w:val="24"/>
            </w:rPr>
          </w:rPrChange>
        </w:rPr>
        <w:t xml:space="preserve">can </w:t>
      </w:r>
      <w:r w:rsidR="00A24384" w:rsidRPr="00837CAE">
        <w:rPr>
          <w:rFonts w:ascii="Times New Roman" w:eastAsiaTheme="minorEastAsia" w:hAnsi="Times New Roman" w:cs="Times New Roman"/>
          <w:color w:val="202124"/>
          <w:rPrChange w:id="313" w:author="Stephen John Stretton" w:date="2024-04-16T06:18:00Z">
            <w:rPr>
              <w:rFonts w:ascii="Times New Roman" w:eastAsiaTheme="minorEastAsia" w:hAnsi="Times New Roman" w:cs="Times New Roman"/>
              <w:color w:val="202124"/>
              <w:sz w:val="24"/>
              <w:szCs w:val="24"/>
            </w:rPr>
          </w:rPrChange>
        </w:rPr>
        <w:t xml:space="preserve">set ambitious targets for renewable energy </w:t>
      </w:r>
      <w:r w:rsidR="00732359" w:rsidRPr="00837CAE">
        <w:rPr>
          <w:rFonts w:ascii="Times New Roman" w:eastAsiaTheme="minorEastAsia" w:hAnsi="Times New Roman" w:cs="Times New Roman"/>
          <w:color w:val="202124"/>
          <w:rPrChange w:id="314" w:author="Stephen John Stretton" w:date="2024-04-16T06:18:00Z">
            <w:rPr>
              <w:rFonts w:ascii="Times New Roman" w:eastAsiaTheme="minorEastAsia" w:hAnsi="Times New Roman" w:cs="Times New Roman"/>
              <w:color w:val="202124"/>
              <w:sz w:val="24"/>
              <w:szCs w:val="24"/>
            </w:rPr>
          </w:rPrChange>
        </w:rPr>
        <w:t xml:space="preserve">(RE) </w:t>
      </w:r>
      <w:r w:rsidR="00A24384" w:rsidRPr="00837CAE">
        <w:rPr>
          <w:rFonts w:ascii="Times New Roman" w:eastAsiaTheme="minorEastAsia" w:hAnsi="Times New Roman" w:cs="Times New Roman"/>
          <w:color w:val="202124"/>
          <w:rPrChange w:id="315" w:author="Stephen John Stretton" w:date="2024-04-16T06:18:00Z">
            <w:rPr>
              <w:rFonts w:ascii="Times New Roman" w:eastAsiaTheme="minorEastAsia" w:hAnsi="Times New Roman" w:cs="Times New Roman"/>
              <w:color w:val="202124"/>
              <w:sz w:val="24"/>
              <w:szCs w:val="24"/>
            </w:rPr>
          </w:rPrChange>
        </w:rPr>
        <w:t>deployment, and</w:t>
      </w:r>
      <w:r w:rsidR="00B568A2" w:rsidRPr="00837CAE">
        <w:rPr>
          <w:rFonts w:ascii="Times New Roman" w:eastAsiaTheme="minorEastAsia" w:hAnsi="Times New Roman" w:cs="Times New Roman"/>
          <w:color w:val="202124"/>
          <w:rPrChange w:id="316" w:author="Stephen John Stretton" w:date="2024-04-16T06:18:00Z">
            <w:rPr>
              <w:rFonts w:ascii="Times New Roman" w:eastAsiaTheme="minorEastAsia" w:hAnsi="Times New Roman" w:cs="Times New Roman"/>
              <w:color w:val="202124"/>
              <w:sz w:val="24"/>
              <w:szCs w:val="24"/>
            </w:rPr>
          </w:rPrChange>
        </w:rPr>
        <w:t xml:space="preserve"> auction power purchase agreements</w:t>
      </w:r>
      <w:r w:rsidR="00732359" w:rsidRPr="00837CAE">
        <w:rPr>
          <w:rFonts w:ascii="Times New Roman" w:eastAsiaTheme="minorEastAsia" w:hAnsi="Times New Roman" w:cs="Times New Roman"/>
          <w:color w:val="202124"/>
          <w:rPrChange w:id="317" w:author="Stephen John Stretton" w:date="2024-04-16T06:18:00Z">
            <w:rPr>
              <w:rFonts w:ascii="Times New Roman" w:eastAsiaTheme="minorEastAsia" w:hAnsi="Times New Roman" w:cs="Times New Roman"/>
              <w:color w:val="202124"/>
              <w:sz w:val="24"/>
              <w:szCs w:val="24"/>
            </w:rPr>
          </w:rPrChange>
        </w:rPr>
        <w:t xml:space="preserve"> for that RE capacity</w:t>
      </w:r>
      <w:r w:rsidR="00B568A2" w:rsidRPr="00837CAE">
        <w:rPr>
          <w:rFonts w:ascii="Times New Roman" w:eastAsiaTheme="minorEastAsia" w:hAnsi="Times New Roman" w:cs="Times New Roman"/>
          <w:color w:val="202124"/>
          <w:rPrChange w:id="318" w:author="Stephen John Stretton" w:date="2024-04-16T06:18:00Z">
            <w:rPr>
              <w:rFonts w:ascii="Times New Roman" w:eastAsiaTheme="minorEastAsia" w:hAnsi="Times New Roman" w:cs="Times New Roman"/>
              <w:color w:val="202124"/>
              <w:sz w:val="24"/>
              <w:szCs w:val="24"/>
            </w:rPr>
          </w:rPrChange>
        </w:rPr>
        <w:t>.</w:t>
      </w:r>
      <w:r w:rsidR="00956F3E" w:rsidRPr="00837CAE">
        <w:rPr>
          <w:rFonts w:ascii="Times New Roman" w:eastAsiaTheme="minorEastAsia" w:hAnsi="Times New Roman" w:cs="Times New Roman"/>
          <w:color w:val="202124"/>
          <w:rPrChange w:id="319" w:author="Stephen John Stretton" w:date="2024-04-16T06:18:00Z">
            <w:rPr>
              <w:rFonts w:ascii="Times New Roman" w:eastAsiaTheme="minorEastAsia" w:hAnsi="Times New Roman" w:cs="Times New Roman"/>
              <w:color w:val="202124"/>
              <w:sz w:val="24"/>
              <w:szCs w:val="24"/>
            </w:rPr>
          </w:rPrChange>
        </w:rPr>
        <w:t xml:space="preserve"> </w:t>
      </w:r>
    </w:p>
    <w:p w14:paraId="3F1E7760" w14:textId="42A1C831" w:rsidR="00E92925" w:rsidRPr="00837CAE" w:rsidDel="009A61FE" w:rsidRDefault="005D2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del w:id="320" w:author="Stephen John Stretton" w:date="2024-04-17T05:20:00Z"/>
          <w:rFonts w:ascii="Times New Roman" w:eastAsiaTheme="minorEastAsia" w:hAnsi="Times New Roman" w:cs="Times New Roman"/>
          <w:color w:val="202124"/>
          <w:rPrChange w:id="321" w:author="Stephen John Stretton" w:date="2024-04-16T06:18:00Z">
            <w:rPr>
              <w:del w:id="322" w:author="Stephen John Stretton" w:date="2024-04-17T05:20:00Z"/>
              <w:rFonts w:ascii="Times New Roman" w:eastAsiaTheme="minorEastAsia" w:hAnsi="Times New Roman" w:cs="Times New Roman"/>
              <w:color w:val="202124"/>
              <w:sz w:val="24"/>
              <w:szCs w:val="24"/>
            </w:rPr>
          </w:rPrChange>
        </w:rPr>
        <w:pPrChange w:id="323"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del w:id="324" w:author="Stephen John Stretton" w:date="2024-04-17T05:20:00Z">
        <w:r w:rsidRPr="00837CAE" w:rsidDel="009A61FE">
          <w:rPr>
            <w:rFonts w:ascii="Times New Roman" w:eastAsiaTheme="minorEastAsia" w:hAnsi="Times New Roman" w:cs="Times New Roman"/>
            <w:color w:val="202124"/>
            <w:rPrChange w:id="325" w:author="Stephen John Stretton" w:date="2024-04-16T06:18:00Z">
              <w:rPr>
                <w:rFonts w:ascii="Times New Roman" w:eastAsiaTheme="minorEastAsia" w:hAnsi="Times New Roman" w:cs="Times New Roman"/>
                <w:color w:val="202124"/>
                <w:sz w:val="24"/>
                <w:szCs w:val="24"/>
              </w:rPr>
            </w:rPrChange>
          </w:rPr>
          <w:delText>Ideally a</w:delText>
        </w:r>
        <w:r w:rsidR="00956F3E" w:rsidRPr="00837CAE" w:rsidDel="009A61FE">
          <w:rPr>
            <w:rFonts w:ascii="Times New Roman" w:eastAsiaTheme="minorEastAsia" w:hAnsi="Times New Roman" w:cs="Times New Roman"/>
            <w:color w:val="202124"/>
            <w:rPrChange w:id="326" w:author="Stephen John Stretton" w:date="2024-04-16T06:18:00Z">
              <w:rPr>
                <w:rFonts w:ascii="Times New Roman" w:eastAsiaTheme="minorEastAsia" w:hAnsi="Times New Roman" w:cs="Times New Roman"/>
                <w:color w:val="202124"/>
                <w:sz w:val="24"/>
                <w:szCs w:val="24"/>
              </w:rPr>
            </w:rPrChange>
          </w:rPr>
          <w:delText xml:space="preserve">ny national government or municipality (for example </w:delText>
        </w:r>
        <w:r w:rsidR="00325D68" w:rsidRPr="00837CAE" w:rsidDel="009A61FE">
          <w:rPr>
            <w:rFonts w:ascii="Times New Roman" w:eastAsiaTheme="minorEastAsia" w:hAnsi="Times New Roman" w:cs="Times New Roman"/>
            <w:color w:val="202124"/>
            <w:rPrChange w:id="327" w:author="Stephen John Stretton" w:date="2024-04-16T06:18:00Z">
              <w:rPr>
                <w:rFonts w:ascii="Times New Roman" w:eastAsiaTheme="minorEastAsia" w:hAnsi="Times New Roman" w:cs="Times New Roman"/>
                <w:color w:val="202124"/>
                <w:sz w:val="24"/>
                <w:szCs w:val="24"/>
              </w:rPr>
            </w:rPrChange>
          </w:rPr>
          <w:delText xml:space="preserve">a </w:delText>
        </w:r>
        <w:r w:rsidR="00956F3E" w:rsidRPr="00837CAE" w:rsidDel="009A61FE">
          <w:rPr>
            <w:rFonts w:ascii="Times New Roman" w:eastAsiaTheme="minorEastAsia" w:hAnsi="Times New Roman" w:cs="Times New Roman"/>
            <w:color w:val="202124"/>
            <w:rPrChange w:id="328" w:author="Stephen John Stretton" w:date="2024-04-16T06:18:00Z">
              <w:rPr>
                <w:rFonts w:ascii="Times New Roman" w:eastAsiaTheme="minorEastAsia" w:hAnsi="Times New Roman" w:cs="Times New Roman"/>
                <w:color w:val="202124"/>
                <w:sz w:val="24"/>
                <w:szCs w:val="24"/>
              </w:rPr>
            </w:rPrChange>
          </w:rPr>
          <w:delText>state</w:delText>
        </w:r>
        <w:r w:rsidR="00325D68" w:rsidRPr="00837CAE" w:rsidDel="009A61FE">
          <w:rPr>
            <w:rFonts w:ascii="Times New Roman" w:eastAsiaTheme="minorEastAsia" w:hAnsi="Times New Roman" w:cs="Times New Roman"/>
            <w:color w:val="202124"/>
            <w:rPrChange w:id="329" w:author="Stephen John Stretton" w:date="2024-04-16T06:18:00Z">
              <w:rPr>
                <w:rFonts w:ascii="Times New Roman" w:eastAsiaTheme="minorEastAsia" w:hAnsi="Times New Roman" w:cs="Times New Roman"/>
                <w:color w:val="202124"/>
                <w:sz w:val="24"/>
                <w:szCs w:val="24"/>
              </w:rPr>
            </w:rPrChange>
          </w:rPr>
          <w:delText xml:space="preserve"> of a federal country</w:delText>
        </w:r>
        <w:r w:rsidR="00956F3E" w:rsidRPr="00837CAE" w:rsidDel="009A61FE">
          <w:rPr>
            <w:rFonts w:ascii="Times New Roman" w:eastAsiaTheme="minorEastAsia" w:hAnsi="Times New Roman" w:cs="Times New Roman"/>
            <w:color w:val="202124"/>
            <w:rPrChange w:id="330" w:author="Stephen John Stretton" w:date="2024-04-16T06:18:00Z">
              <w:rPr>
                <w:rFonts w:ascii="Times New Roman" w:eastAsiaTheme="minorEastAsia" w:hAnsi="Times New Roman" w:cs="Times New Roman"/>
                <w:color w:val="202124"/>
                <w:sz w:val="24"/>
                <w:szCs w:val="24"/>
              </w:rPr>
            </w:rPrChange>
          </w:rPr>
          <w:delText>) that wishes to adopt a rapid net zero trajectory</w:delText>
        </w:r>
        <w:r w:rsidR="001F08C4" w:rsidRPr="00837CAE" w:rsidDel="009A61FE">
          <w:rPr>
            <w:rFonts w:ascii="Times New Roman" w:eastAsiaTheme="minorEastAsia" w:hAnsi="Times New Roman" w:cs="Times New Roman"/>
            <w:color w:val="202124"/>
            <w:rPrChange w:id="331" w:author="Stephen John Stretton" w:date="2024-04-16T06:18:00Z">
              <w:rPr>
                <w:rFonts w:ascii="Times New Roman" w:eastAsiaTheme="minorEastAsia" w:hAnsi="Times New Roman" w:cs="Times New Roman"/>
                <w:color w:val="202124"/>
                <w:sz w:val="24"/>
                <w:szCs w:val="24"/>
              </w:rPr>
            </w:rPrChange>
          </w:rPr>
          <w:delText xml:space="preserve"> (at or before 2050)</w:delText>
        </w:r>
        <w:r w:rsidR="00732359" w:rsidRPr="00837CAE" w:rsidDel="009A61FE">
          <w:rPr>
            <w:rFonts w:ascii="Times New Roman" w:eastAsiaTheme="minorEastAsia" w:hAnsi="Times New Roman" w:cs="Times New Roman"/>
            <w:color w:val="202124"/>
            <w:rPrChange w:id="332" w:author="Stephen John Stretton" w:date="2024-04-16T06:18:00Z">
              <w:rPr>
                <w:rFonts w:ascii="Times New Roman" w:eastAsiaTheme="minorEastAsia" w:hAnsi="Times New Roman" w:cs="Times New Roman"/>
                <w:color w:val="202124"/>
                <w:sz w:val="24"/>
                <w:szCs w:val="24"/>
              </w:rPr>
            </w:rPrChange>
          </w:rPr>
          <w:delText xml:space="preserve"> should get the financing and funding support</w:delText>
        </w:r>
        <w:r w:rsidRPr="00837CAE" w:rsidDel="009A61FE">
          <w:rPr>
            <w:rFonts w:ascii="Times New Roman" w:eastAsiaTheme="minorEastAsia" w:hAnsi="Times New Roman" w:cs="Times New Roman"/>
            <w:color w:val="202124"/>
            <w:rPrChange w:id="333" w:author="Stephen John Stretton" w:date="2024-04-16T06:18:00Z">
              <w:rPr>
                <w:rFonts w:ascii="Times New Roman" w:eastAsiaTheme="minorEastAsia" w:hAnsi="Times New Roman" w:cs="Times New Roman"/>
                <w:color w:val="202124"/>
                <w:sz w:val="24"/>
                <w:szCs w:val="24"/>
              </w:rPr>
            </w:rPrChange>
          </w:rPr>
          <w:delText xml:space="preserve"> from the World Bank or </w:delText>
        </w:r>
        <w:r w:rsidR="008B1732" w:rsidRPr="00837CAE" w:rsidDel="009A61FE">
          <w:rPr>
            <w:rFonts w:ascii="Times New Roman" w:eastAsiaTheme="minorEastAsia" w:hAnsi="Times New Roman" w:cs="Times New Roman"/>
            <w:color w:val="202124"/>
            <w:rPrChange w:id="334" w:author="Stephen John Stretton" w:date="2024-04-16T06:18:00Z">
              <w:rPr>
                <w:rFonts w:ascii="Times New Roman" w:eastAsiaTheme="minorEastAsia" w:hAnsi="Times New Roman" w:cs="Times New Roman"/>
                <w:color w:val="202124"/>
                <w:sz w:val="24"/>
                <w:szCs w:val="24"/>
              </w:rPr>
            </w:rPrChange>
          </w:rPr>
          <w:delText xml:space="preserve">WB-associated </w:delText>
        </w:r>
        <w:r w:rsidRPr="00837CAE" w:rsidDel="009A61FE">
          <w:rPr>
            <w:rFonts w:ascii="Times New Roman" w:eastAsiaTheme="minorEastAsia" w:hAnsi="Times New Roman" w:cs="Times New Roman"/>
            <w:color w:val="202124"/>
            <w:rPrChange w:id="335" w:author="Stephen John Stretton" w:date="2024-04-16T06:18:00Z">
              <w:rPr>
                <w:rFonts w:ascii="Times New Roman" w:eastAsiaTheme="minorEastAsia" w:hAnsi="Times New Roman" w:cs="Times New Roman"/>
                <w:color w:val="202124"/>
                <w:sz w:val="24"/>
                <w:szCs w:val="24"/>
              </w:rPr>
            </w:rPrChange>
          </w:rPr>
          <w:delText>institutions and funds</w:delText>
        </w:r>
        <w:r w:rsidR="00732359" w:rsidRPr="00837CAE" w:rsidDel="009A61FE">
          <w:rPr>
            <w:rFonts w:ascii="Times New Roman" w:eastAsiaTheme="minorEastAsia" w:hAnsi="Times New Roman" w:cs="Times New Roman"/>
            <w:color w:val="202124"/>
            <w:rPrChange w:id="336" w:author="Stephen John Stretton" w:date="2024-04-16T06:18:00Z">
              <w:rPr>
                <w:rFonts w:ascii="Times New Roman" w:eastAsiaTheme="minorEastAsia" w:hAnsi="Times New Roman" w:cs="Times New Roman"/>
                <w:color w:val="202124"/>
                <w:sz w:val="24"/>
                <w:szCs w:val="24"/>
              </w:rPr>
            </w:rPrChange>
          </w:rPr>
          <w:delText>.</w:delText>
        </w:r>
        <w:r w:rsidR="00956F3E" w:rsidRPr="00837CAE" w:rsidDel="009A61FE">
          <w:rPr>
            <w:rFonts w:ascii="Times New Roman" w:eastAsiaTheme="minorEastAsia" w:hAnsi="Times New Roman" w:cs="Times New Roman"/>
            <w:color w:val="202124"/>
            <w:rPrChange w:id="337" w:author="Stephen John Stretton" w:date="2024-04-16T06:18:00Z">
              <w:rPr>
                <w:rFonts w:ascii="Times New Roman" w:eastAsiaTheme="minorEastAsia" w:hAnsi="Times New Roman" w:cs="Times New Roman"/>
                <w:color w:val="202124"/>
                <w:sz w:val="24"/>
                <w:szCs w:val="24"/>
              </w:rPr>
            </w:rPrChange>
          </w:rPr>
          <w:delText xml:space="preserve"> </w:delText>
        </w:r>
      </w:del>
    </w:p>
    <w:p w14:paraId="3F550193" w14:textId="2E3DD152" w:rsidR="000E0964" w:rsidRDefault="000E0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ins w:id="338" w:author="Stephen John Stretton" w:date="2024-04-17T05:20:00Z"/>
          <w:rFonts w:ascii="Times New Roman" w:eastAsiaTheme="minorEastAsia" w:hAnsi="Times New Roman" w:cs="Times New Roman"/>
          <w:color w:val="202124"/>
        </w:rPr>
      </w:pPr>
      <w:r w:rsidRPr="00837CAE">
        <w:rPr>
          <w:rFonts w:ascii="Times New Roman" w:eastAsiaTheme="minorEastAsia" w:hAnsi="Times New Roman" w:cs="Times New Roman"/>
          <w:color w:val="202124"/>
          <w:rPrChange w:id="339" w:author="Stephen John Stretton" w:date="2024-04-16T06:18:00Z">
            <w:rPr>
              <w:rFonts w:ascii="Times New Roman" w:eastAsiaTheme="minorEastAsia" w:hAnsi="Times New Roman" w:cs="Times New Roman"/>
              <w:color w:val="202124"/>
              <w:sz w:val="24"/>
              <w:szCs w:val="24"/>
            </w:rPr>
          </w:rPrChange>
        </w:rPr>
        <w:t xml:space="preserve">Given </w:t>
      </w:r>
      <w:r w:rsidR="009849E4" w:rsidRPr="00837CAE">
        <w:rPr>
          <w:rFonts w:ascii="Times New Roman" w:eastAsiaTheme="minorEastAsia" w:hAnsi="Times New Roman" w:cs="Times New Roman"/>
          <w:color w:val="202124"/>
          <w:rPrChange w:id="340" w:author="Stephen John Stretton" w:date="2024-04-16T06:18:00Z">
            <w:rPr>
              <w:rFonts w:ascii="Times New Roman" w:eastAsiaTheme="minorEastAsia" w:hAnsi="Times New Roman" w:cs="Times New Roman"/>
              <w:color w:val="202124"/>
              <w:sz w:val="24"/>
              <w:szCs w:val="24"/>
            </w:rPr>
          </w:rPrChange>
        </w:rPr>
        <w:t xml:space="preserve">that the direct </w:t>
      </w:r>
      <w:r w:rsidRPr="00837CAE">
        <w:rPr>
          <w:rFonts w:ascii="Times New Roman" w:eastAsiaTheme="minorEastAsia" w:hAnsi="Times New Roman" w:cs="Times New Roman"/>
          <w:color w:val="202124"/>
          <w:rPrChange w:id="341" w:author="Stephen John Stretton" w:date="2024-04-16T06:18:00Z">
            <w:rPr>
              <w:rFonts w:ascii="Times New Roman" w:eastAsiaTheme="minorEastAsia" w:hAnsi="Times New Roman" w:cs="Times New Roman"/>
              <w:color w:val="202124"/>
              <w:sz w:val="24"/>
              <w:szCs w:val="24"/>
            </w:rPr>
          </w:rPrChange>
        </w:rPr>
        <w:t xml:space="preserve">benefits </w:t>
      </w:r>
      <w:r w:rsidR="009849E4" w:rsidRPr="00837CAE">
        <w:rPr>
          <w:rFonts w:ascii="Times New Roman" w:eastAsiaTheme="minorEastAsia" w:hAnsi="Times New Roman" w:cs="Times New Roman"/>
          <w:color w:val="202124"/>
          <w:rPrChange w:id="342" w:author="Stephen John Stretton" w:date="2024-04-16T06:18:00Z">
            <w:rPr>
              <w:rFonts w:ascii="Times New Roman" w:eastAsiaTheme="minorEastAsia" w:hAnsi="Times New Roman" w:cs="Times New Roman"/>
              <w:color w:val="202124"/>
              <w:sz w:val="24"/>
              <w:szCs w:val="24"/>
            </w:rPr>
          </w:rPrChange>
        </w:rPr>
        <w:t xml:space="preserve">of </w:t>
      </w:r>
      <w:r w:rsidRPr="00837CAE">
        <w:rPr>
          <w:rFonts w:ascii="Times New Roman" w:eastAsiaTheme="minorEastAsia" w:hAnsi="Times New Roman" w:cs="Times New Roman"/>
          <w:color w:val="202124"/>
          <w:rPrChange w:id="343" w:author="Stephen John Stretton" w:date="2024-04-16T06:18:00Z">
            <w:rPr>
              <w:rFonts w:ascii="Times New Roman" w:eastAsiaTheme="minorEastAsia" w:hAnsi="Times New Roman" w:cs="Times New Roman"/>
              <w:color w:val="202124"/>
              <w:sz w:val="24"/>
              <w:szCs w:val="24"/>
            </w:rPr>
          </w:rPrChange>
        </w:rPr>
        <w:t xml:space="preserve">climate action accrue globally, </w:t>
      </w:r>
      <w:r w:rsidRPr="00837CAE">
        <w:rPr>
          <w:rFonts w:ascii="Times New Roman" w:eastAsiaTheme="minorEastAsia" w:hAnsi="Times New Roman" w:cs="Times New Roman"/>
          <w:i/>
          <w:iCs/>
          <w:color w:val="202124"/>
          <w:rPrChange w:id="344" w:author="Stephen John Stretton" w:date="2024-04-16T06:18:00Z">
            <w:rPr>
              <w:rFonts w:ascii="Times New Roman" w:eastAsiaTheme="minorEastAsia" w:hAnsi="Times New Roman" w:cs="Times New Roman"/>
              <w:i/>
              <w:iCs/>
              <w:color w:val="202124"/>
              <w:sz w:val="24"/>
              <w:szCs w:val="24"/>
            </w:rPr>
          </w:rPrChange>
        </w:rPr>
        <w:t>incentives</w:t>
      </w:r>
      <w:r w:rsidRPr="00837CAE">
        <w:rPr>
          <w:rFonts w:ascii="Times New Roman" w:eastAsiaTheme="minorEastAsia" w:hAnsi="Times New Roman" w:cs="Times New Roman"/>
          <w:color w:val="202124"/>
          <w:rPrChange w:id="345" w:author="Stephen John Stretton" w:date="2024-04-16T06:18:00Z">
            <w:rPr>
              <w:rFonts w:ascii="Times New Roman" w:eastAsiaTheme="minorEastAsia" w:hAnsi="Times New Roman" w:cs="Times New Roman"/>
              <w:color w:val="202124"/>
              <w:sz w:val="24"/>
              <w:szCs w:val="24"/>
            </w:rPr>
          </w:rPrChange>
        </w:rPr>
        <w:t xml:space="preserve"> </w:t>
      </w:r>
      <w:r w:rsidR="009849E4" w:rsidRPr="00837CAE">
        <w:rPr>
          <w:rFonts w:ascii="Times New Roman" w:eastAsiaTheme="minorEastAsia" w:hAnsi="Times New Roman" w:cs="Times New Roman"/>
          <w:color w:val="202124"/>
          <w:rPrChange w:id="346" w:author="Stephen John Stretton" w:date="2024-04-16T06:18:00Z">
            <w:rPr>
              <w:rFonts w:ascii="Times New Roman" w:eastAsiaTheme="minorEastAsia" w:hAnsi="Times New Roman" w:cs="Times New Roman"/>
              <w:color w:val="202124"/>
              <w:sz w:val="24"/>
              <w:szCs w:val="24"/>
            </w:rPr>
          </w:rPrChange>
        </w:rPr>
        <w:t xml:space="preserve">are needed </w:t>
      </w:r>
      <w:r w:rsidRPr="00837CAE">
        <w:rPr>
          <w:rFonts w:ascii="Times New Roman" w:eastAsiaTheme="minorEastAsia" w:hAnsi="Times New Roman" w:cs="Times New Roman"/>
          <w:color w:val="202124"/>
          <w:rPrChange w:id="347" w:author="Stephen John Stretton" w:date="2024-04-16T06:18:00Z">
            <w:rPr>
              <w:rFonts w:ascii="Times New Roman" w:eastAsiaTheme="minorEastAsia" w:hAnsi="Times New Roman" w:cs="Times New Roman"/>
              <w:color w:val="202124"/>
              <w:sz w:val="24"/>
              <w:szCs w:val="24"/>
            </w:rPr>
          </w:rPrChange>
        </w:rPr>
        <w:t>for such national</w:t>
      </w:r>
      <w:r w:rsidR="001F08C4" w:rsidRPr="00837CAE">
        <w:rPr>
          <w:rFonts w:ascii="Times New Roman" w:eastAsiaTheme="minorEastAsia" w:hAnsi="Times New Roman" w:cs="Times New Roman"/>
          <w:color w:val="202124"/>
          <w:rPrChange w:id="348" w:author="Stephen John Stretton" w:date="2024-04-16T06:18:00Z">
            <w:rPr>
              <w:rFonts w:ascii="Times New Roman" w:eastAsiaTheme="minorEastAsia" w:hAnsi="Times New Roman" w:cs="Times New Roman"/>
              <w:color w:val="202124"/>
              <w:sz w:val="24"/>
              <w:szCs w:val="24"/>
            </w:rPr>
          </w:rPrChange>
        </w:rPr>
        <w:t xml:space="preserve"> </w:t>
      </w:r>
      <w:r w:rsidRPr="00837CAE">
        <w:rPr>
          <w:rFonts w:ascii="Times New Roman" w:eastAsiaTheme="minorEastAsia" w:hAnsi="Times New Roman" w:cs="Times New Roman"/>
          <w:color w:val="202124"/>
          <w:rPrChange w:id="349" w:author="Stephen John Stretton" w:date="2024-04-16T06:18:00Z">
            <w:rPr>
              <w:rFonts w:ascii="Times New Roman" w:eastAsiaTheme="minorEastAsia" w:hAnsi="Times New Roman" w:cs="Times New Roman"/>
              <w:color w:val="202124"/>
              <w:sz w:val="24"/>
              <w:szCs w:val="24"/>
            </w:rPr>
          </w:rPrChange>
        </w:rPr>
        <w:t xml:space="preserve">policy actions. </w:t>
      </w:r>
      <w:r w:rsidR="009849E4" w:rsidRPr="00837CAE">
        <w:rPr>
          <w:rFonts w:ascii="Times New Roman" w:eastAsiaTheme="minorEastAsia" w:hAnsi="Times New Roman" w:cs="Times New Roman"/>
          <w:color w:val="202124"/>
          <w:rPrChange w:id="350" w:author="Stephen John Stretton" w:date="2024-04-16T06:18:00Z">
            <w:rPr>
              <w:rFonts w:ascii="Times New Roman" w:eastAsiaTheme="minorEastAsia" w:hAnsi="Times New Roman" w:cs="Times New Roman"/>
              <w:color w:val="202124"/>
              <w:sz w:val="24"/>
              <w:szCs w:val="24"/>
            </w:rPr>
          </w:rPrChange>
        </w:rPr>
        <w:t xml:space="preserve">To generate incentives, </w:t>
      </w:r>
      <w:r w:rsidR="001D6551" w:rsidRPr="00837CAE">
        <w:rPr>
          <w:rFonts w:ascii="Times New Roman" w:eastAsiaTheme="minorEastAsia" w:hAnsi="Times New Roman" w:cs="Times New Roman"/>
          <w:color w:val="202124"/>
          <w:rPrChange w:id="351" w:author="Stephen John Stretton" w:date="2024-04-16T06:18:00Z">
            <w:rPr>
              <w:rFonts w:ascii="Times New Roman" w:eastAsiaTheme="minorEastAsia" w:hAnsi="Times New Roman" w:cs="Times New Roman"/>
              <w:color w:val="202124"/>
              <w:sz w:val="24"/>
              <w:szCs w:val="24"/>
            </w:rPr>
          </w:rPrChange>
        </w:rPr>
        <w:t>and</w:t>
      </w:r>
      <w:r w:rsidR="009849E4" w:rsidRPr="00837CAE">
        <w:rPr>
          <w:rFonts w:ascii="Times New Roman" w:eastAsiaTheme="minorEastAsia" w:hAnsi="Times New Roman" w:cs="Times New Roman"/>
          <w:color w:val="202124"/>
          <w:rPrChange w:id="352" w:author="Stephen John Stretton" w:date="2024-04-16T06:18:00Z">
            <w:rPr>
              <w:rFonts w:ascii="Times New Roman" w:eastAsiaTheme="minorEastAsia" w:hAnsi="Times New Roman" w:cs="Times New Roman"/>
              <w:color w:val="202124"/>
              <w:sz w:val="24"/>
              <w:szCs w:val="24"/>
            </w:rPr>
          </w:rPrChange>
        </w:rPr>
        <w:t xml:space="preserve"> to reduce the</w:t>
      </w:r>
      <w:r w:rsidR="00F84A16" w:rsidRPr="00837CAE">
        <w:rPr>
          <w:rFonts w:ascii="Times New Roman" w:eastAsiaTheme="minorEastAsia" w:hAnsi="Times New Roman" w:cs="Times New Roman"/>
          <w:color w:val="202124"/>
          <w:rPrChange w:id="353" w:author="Stephen John Stretton" w:date="2024-04-16T06:18:00Z">
            <w:rPr>
              <w:rFonts w:ascii="Times New Roman" w:eastAsiaTheme="minorEastAsia" w:hAnsi="Times New Roman" w:cs="Times New Roman"/>
              <w:color w:val="202124"/>
              <w:sz w:val="24"/>
              <w:szCs w:val="24"/>
            </w:rPr>
          </w:rPrChange>
        </w:rPr>
        <w:t xml:space="preserve"> financing</w:t>
      </w:r>
      <w:r w:rsidR="009849E4" w:rsidRPr="00837CAE">
        <w:rPr>
          <w:rFonts w:ascii="Times New Roman" w:eastAsiaTheme="minorEastAsia" w:hAnsi="Times New Roman" w:cs="Times New Roman"/>
          <w:color w:val="202124"/>
          <w:rPrChange w:id="354" w:author="Stephen John Stretton" w:date="2024-04-16T06:18:00Z">
            <w:rPr>
              <w:rFonts w:ascii="Times New Roman" w:eastAsiaTheme="minorEastAsia" w:hAnsi="Times New Roman" w:cs="Times New Roman"/>
              <w:color w:val="202124"/>
              <w:sz w:val="24"/>
              <w:szCs w:val="24"/>
            </w:rPr>
          </w:rPrChange>
        </w:rPr>
        <w:t xml:space="preserve"> cost of the transition</w:t>
      </w:r>
      <w:r w:rsidR="00F84A16" w:rsidRPr="00837CAE">
        <w:rPr>
          <w:rFonts w:ascii="Times New Roman" w:eastAsiaTheme="minorEastAsia" w:hAnsi="Times New Roman" w:cs="Times New Roman"/>
          <w:color w:val="202124"/>
          <w:rPrChange w:id="355" w:author="Stephen John Stretton" w:date="2024-04-16T06:18:00Z">
            <w:rPr>
              <w:rFonts w:ascii="Times New Roman" w:eastAsiaTheme="minorEastAsia" w:hAnsi="Times New Roman" w:cs="Times New Roman"/>
              <w:color w:val="202124"/>
              <w:sz w:val="24"/>
              <w:szCs w:val="24"/>
            </w:rPr>
          </w:rPrChange>
        </w:rPr>
        <w:t>,</w:t>
      </w:r>
      <w:r w:rsidR="009849E4" w:rsidRPr="00837CAE">
        <w:rPr>
          <w:rFonts w:ascii="Times New Roman" w:eastAsiaTheme="minorEastAsia" w:hAnsi="Times New Roman" w:cs="Times New Roman"/>
          <w:color w:val="202124"/>
          <w:rPrChange w:id="356" w:author="Stephen John Stretton" w:date="2024-04-16T06:18:00Z">
            <w:rPr>
              <w:rFonts w:ascii="Times New Roman" w:eastAsiaTheme="minorEastAsia" w:hAnsi="Times New Roman" w:cs="Times New Roman"/>
              <w:color w:val="202124"/>
              <w:sz w:val="24"/>
              <w:szCs w:val="24"/>
            </w:rPr>
          </w:rPrChange>
        </w:rPr>
        <w:t xml:space="preserve"> </w:t>
      </w:r>
      <w:r w:rsidRPr="00837CAE">
        <w:rPr>
          <w:rFonts w:ascii="Times New Roman" w:eastAsiaTheme="minorEastAsia" w:hAnsi="Times New Roman" w:cs="Times New Roman"/>
          <w:color w:val="202124"/>
          <w:rPrChange w:id="357" w:author="Stephen John Stretton" w:date="2024-04-16T06:18:00Z">
            <w:rPr>
              <w:rFonts w:ascii="Times New Roman" w:eastAsiaTheme="minorEastAsia" w:hAnsi="Times New Roman" w:cs="Times New Roman"/>
              <w:color w:val="202124"/>
              <w:sz w:val="24"/>
              <w:szCs w:val="24"/>
            </w:rPr>
          </w:rPrChange>
        </w:rPr>
        <w:t xml:space="preserve">low-cost finance </w:t>
      </w:r>
      <w:r w:rsidR="009849E4" w:rsidRPr="00837CAE">
        <w:rPr>
          <w:rFonts w:ascii="Times New Roman" w:eastAsiaTheme="minorEastAsia" w:hAnsi="Times New Roman" w:cs="Times New Roman"/>
          <w:color w:val="202124"/>
          <w:rPrChange w:id="358" w:author="Stephen John Stretton" w:date="2024-04-16T06:18:00Z">
            <w:rPr>
              <w:rFonts w:ascii="Times New Roman" w:eastAsiaTheme="minorEastAsia" w:hAnsi="Times New Roman" w:cs="Times New Roman"/>
              <w:color w:val="202124"/>
              <w:sz w:val="24"/>
              <w:szCs w:val="24"/>
            </w:rPr>
          </w:rPrChange>
        </w:rPr>
        <w:t xml:space="preserve">could be made </w:t>
      </w:r>
      <w:r w:rsidRPr="00837CAE">
        <w:rPr>
          <w:rFonts w:ascii="Times New Roman" w:eastAsiaTheme="minorEastAsia" w:hAnsi="Times New Roman" w:cs="Times New Roman"/>
          <w:color w:val="202124"/>
          <w:rPrChange w:id="359" w:author="Stephen John Stretton" w:date="2024-04-16T06:18:00Z">
            <w:rPr>
              <w:rFonts w:ascii="Times New Roman" w:eastAsiaTheme="minorEastAsia" w:hAnsi="Times New Roman" w:cs="Times New Roman"/>
              <w:color w:val="202124"/>
              <w:sz w:val="24"/>
              <w:szCs w:val="24"/>
            </w:rPr>
          </w:rPrChange>
        </w:rPr>
        <w:t xml:space="preserve">available at scale to make the transition as financially cheap and low risk as possible. </w:t>
      </w:r>
      <w:r w:rsidR="00D14D61" w:rsidRPr="00837CAE">
        <w:rPr>
          <w:rFonts w:ascii="Times New Roman" w:eastAsiaTheme="minorEastAsia" w:hAnsi="Times New Roman" w:cs="Times New Roman"/>
          <w:color w:val="202124"/>
          <w:rPrChange w:id="360" w:author="Stephen John Stretton" w:date="2024-04-16T06:18:00Z">
            <w:rPr>
              <w:rFonts w:ascii="Times New Roman" w:eastAsiaTheme="minorEastAsia" w:hAnsi="Times New Roman" w:cs="Times New Roman"/>
              <w:color w:val="202124"/>
              <w:sz w:val="24"/>
              <w:szCs w:val="24"/>
            </w:rPr>
          </w:rPrChange>
        </w:rPr>
        <w:t>Such finance needs to be de-risked to protect investors and therefore reduce the interest rate they were charge.</w:t>
      </w:r>
    </w:p>
    <w:p w14:paraId="0F845E26" w14:textId="32DFE107" w:rsidR="009A61FE" w:rsidRPr="00837CAE" w:rsidRDefault="009A6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361" w:author="Stephen John Stretton" w:date="2024-04-16T06:18:00Z">
            <w:rPr>
              <w:rFonts w:ascii="Times New Roman" w:eastAsiaTheme="minorEastAsia" w:hAnsi="Times New Roman" w:cs="Times New Roman"/>
              <w:color w:val="202124"/>
              <w:sz w:val="24"/>
              <w:szCs w:val="24"/>
            </w:rPr>
          </w:rPrChange>
        </w:rPr>
        <w:pPrChange w:id="362"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ins w:id="363" w:author="Stephen John Stretton" w:date="2024-04-17T05:20:00Z">
        <w:r w:rsidRPr="00EE1E86">
          <w:rPr>
            <w:rFonts w:ascii="Times New Roman" w:eastAsiaTheme="minorEastAsia" w:hAnsi="Times New Roman" w:cs="Times New Roman"/>
            <w:color w:val="202124"/>
          </w:rPr>
          <w:t xml:space="preserve">Ideally any national government or municipality (for example a state of a federal country) that wishes to adopt a rapid net zero trajectory (at or before 2050) should get the financing and funding support from the World Bank or WB-associated institutions and funds. </w:t>
        </w:r>
        <w:r>
          <w:rPr>
            <w:rFonts w:ascii="Times New Roman" w:eastAsiaTheme="minorEastAsia" w:hAnsi="Times New Roman" w:cs="Times New Roman"/>
            <w:color w:val="202124"/>
          </w:rPr>
          <w:t>However, such funds are limited.</w:t>
        </w:r>
      </w:ins>
    </w:p>
    <w:p w14:paraId="4E5F1A19" w14:textId="77777777" w:rsidR="00D14D61" w:rsidRPr="00837CAE" w:rsidRDefault="009E0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364" w:author="Stephen John Stretton" w:date="2024-04-16T06:18:00Z">
            <w:rPr>
              <w:rFonts w:ascii="Times New Roman" w:eastAsiaTheme="minorEastAsia" w:hAnsi="Times New Roman" w:cs="Times New Roman"/>
              <w:color w:val="202124"/>
              <w:sz w:val="24"/>
              <w:szCs w:val="24"/>
            </w:rPr>
          </w:rPrChange>
        </w:rPr>
        <w:pPrChange w:id="365"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366" w:author="Stephen John Stretton" w:date="2024-04-16T06:18:00Z">
            <w:rPr>
              <w:rFonts w:ascii="Times New Roman" w:eastAsiaTheme="minorEastAsia" w:hAnsi="Times New Roman" w:cs="Times New Roman"/>
              <w:color w:val="202124"/>
              <w:sz w:val="24"/>
              <w:szCs w:val="24"/>
            </w:rPr>
          </w:rPrChange>
        </w:rPr>
        <w:t>S</w:t>
      </w:r>
      <w:r w:rsidR="009849E4" w:rsidRPr="00837CAE">
        <w:rPr>
          <w:rFonts w:ascii="Times New Roman" w:eastAsiaTheme="minorEastAsia" w:hAnsi="Times New Roman" w:cs="Times New Roman"/>
          <w:color w:val="202124"/>
          <w:rPrChange w:id="367" w:author="Stephen John Stretton" w:date="2024-04-16T06:18:00Z">
            <w:rPr>
              <w:rFonts w:ascii="Times New Roman" w:eastAsiaTheme="minorEastAsia" w:hAnsi="Times New Roman" w:cs="Times New Roman"/>
              <w:color w:val="202124"/>
              <w:sz w:val="24"/>
              <w:szCs w:val="24"/>
            </w:rPr>
          </w:rPrChange>
        </w:rPr>
        <w:t xml:space="preserve">cale </w:t>
      </w:r>
      <w:r w:rsidRPr="00837CAE">
        <w:rPr>
          <w:rFonts w:ascii="Times New Roman" w:eastAsiaTheme="minorEastAsia" w:hAnsi="Times New Roman" w:cs="Times New Roman"/>
          <w:color w:val="202124"/>
          <w:rPrChange w:id="368" w:author="Stephen John Stretton" w:date="2024-04-16T06:18:00Z">
            <w:rPr>
              <w:rFonts w:ascii="Times New Roman" w:eastAsiaTheme="minorEastAsia" w:hAnsi="Times New Roman" w:cs="Times New Roman"/>
              <w:color w:val="202124"/>
              <w:sz w:val="24"/>
              <w:szCs w:val="24"/>
            </w:rPr>
          </w:rPrChange>
        </w:rPr>
        <w:t xml:space="preserve">is needed </w:t>
      </w:r>
      <w:r w:rsidR="009849E4" w:rsidRPr="00837CAE">
        <w:rPr>
          <w:rFonts w:ascii="Times New Roman" w:eastAsiaTheme="minorEastAsia" w:hAnsi="Times New Roman" w:cs="Times New Roman"/>
          <w:color w:val="202124"/>
          <w:rPrChange w:id="369" w:author="Stephen John Stretton" w:date="2024-04-16T06:18:00Z">
            <w:rPr>
              <w:rFonts w:ascii="Times New Roman" w:eastAsiaTheme="minorEastAsia" w:hAnsi="Times New Roman" w:cs="Times New Roman"/>
              <w:color w:val="202124"/>
              <w:sz w:val="24"/>
              <w:szCs w:val="24"/>
            </w:rPr>
          </w:rPrChange>
        </w:rPr>
        <w:t xml:space="preserve">for investments </w:t>
      </w:r>
      <w:r w:rsidR="0053024F" w:rsidRPr="00837CAE">
        <w:rPr>
          <w:rFonts w:ascii="Times New Roman" w:eastAsiaTheme="minorEastAsia" w:hAnsi="Times New Roman" w:cs="Times New Roman"/>
          <w:color w:val="202124"/>
          <w:rPrChange w:id="370" w:author="Stephen John Stretton" w:date="2024-04-16T06:18:00Z">
            <w:rPr>
              <w:rFonts w:ascii="Times New Roman" w:eastAsiaTheme="minorEastAsia" w:hAnsi="Times New Roman" w:cs="Times New Roman"/>
              <w:color w:val="202124"/>
              <w:sz w:val="24"/>
              <w:szCs w:val="24"/>
            </w:rPr>
          </w:rPrChange>
        </w:rPr>
        <w:t xml:space="preserve">for </w:t>
      </w:r>
      <w:r w:rsidR="009849E4" w:rsidRPr="00837CAE">
        <w:rPr>
          <w:rFonts w:ascii="Times New Roman" w:eastAsiaTheme="minorEastAsia" w:hAnsi="Times New Roman" w:cs="Times New Roman"/>
          <w:color w:val="202124"/>
          <w:rPrChange w:id="371" w:author="Stephen John Stretton" w:date="2024-04-16T06:18:00Z">
            <w:rPr>
              <w:rFonts w:ascii="Times New Roman" w:eastAsiaTheme="minorEastAsia" w:hAnsi="Times New Roman" w:cs="Times New Roman"/>
              <w:color w:val="202124"/>
              <w:sz w:val="24"/>
              <w:szCs w:val="24"/>
            </w:rPr>
          </w:rPrChange>
        </w:rPr>
        <w:t>risk reduction</w:t>
      </w:r>
      <w:r w:rsidRPr="00837CAE">
        <w:rPr>
          <w:rFonts w:ascii="Times New Roman" w:eastAsiaTheme="minorEastAsia" w:hAnsi="Times New Roman" w:cs="Times New Roman"/>
          <w:color w:val="202124"/>
          <w:rPrChange w:id="372" w:author="Stephen John Stretton" w:date="2024-04-16T06:18:00Z">
            <w:rPr>
              <w:rFonts w:ascii="Times New Roman" w:eastAsiaTheme="minorEastAsia" w:hAnsi="Times New Roman" w:cs="Times New Roman"/>
              <w:color w:val="202124"/>
              <w:sz w:val="24"/>
              <w:szCs w:val="24"/>
            </w:rPr>
          </w:rPrChange>
        </w:rPr>
        <w:t xml:space="preserve"> to support those investments and for the incentives</w:t>
      </w:r>
      <w:r w:rsidR="009849E4" w:rsidRPr="00837CAE">
        <w:rPr>
          <w:rFonts w:ascii="Times New Roman" w:eastAsiaTheme="minorEastAsia" w:hAnsi="Times New Roman" w:cs="Times New Roman"/>
          <w:color w:val="202124"/>
          <w:rPrChange w:id="373" w:author="Stephen John Stretton" w:date="2024-04-16T06:18:00Z">
            <w:rPr>
              <w:rFonts w:ascii="Times New Roman" w:eastAsiaTheme="minorEastAsia" w:hAnsi="Times New Roman" w:cs="Times New Roman"/>
              <w:color w:val="202124"/>
              <w:sz w:val="24"/>
              <w:szCs w:val="24"/>
            </w:rPr>
          </w:rPrChange>
        </w:rPr>
        <w:t>. K</w:t>
      </w:r>
      <w:r w:rsidR="00ED7FAD" w:rsidRPr="00837CAE">
        <w:rPr>
          <w:rFonts w:ascii="Times New Roman" w:eastAsiaTheme="minorEastAsia" w:hAnsi="Times New Roman" w:cs="Times New Roman"/>
          <w:color w:val="202124"/>
          <w:rPrChange w:id="374" w:author="Stephen John Stretton" w:date="2024-04-16T06:18:00Z">
            <w:rPr>
              <w:rFonts w:ascii="Times New Roman" w:eastAsiaTheme="minorEastAsia" w:hAnsi="Times New Roman" w:cs="Times New Roman"/>
              <w:color w:val="202124"/>
              <w:sz w:val="24"/>
              <w:szCs w:val="24"/>
            </w:rPr>
          </w:rPrChange>
        </w:rPr>
        <w:t xml:space="preserve">ey for scale is to achieve high financial returns </w:t>
      </w:r>
      <w:r w:rsidR="0053024F" w:rsidRPr="00837CAE">
        <w:rPr>
          <w:rFonts w:ascii="Times New Roman" w:eastAsiaTheme="minorEastAsia" w:hAnsi="Times New Roman" w:cs="Times New Roman"/>
          <w:color w:val="202124"/>
          <w:rPrChange w:id="375" w:author="Stephen John Stretton" w:date="2024-04-16T06:18:00Z">
            <w:rPr>
              <w:rFonts w:ascii="Times New Roman" w:eastAsiaTheme="minorEastAsia" w:hAnsi="Times New Roman" w:cs="Times New Roman"/>
              <w:color w:val="202124"/>
              <w:sz w:val="24"/>
              <w:szCs w:val="24"/>
            </w:rPr>
          </w:rPrChange>
        </w:rPr>
        <w:t xml:space="preserve">(perhaps involving financial leverage) </w:t>
      </w:r>
      <w:r w:rsidR="00ED7FAD" w:rsidRPr="00837CAE">
        <w:rPr>
          <w:rFonts w:ascii="Times New Roman" w:eastAsiaTheme="minorEastAsia" w:hAnsi="Times New Roman" w:cs="Times New Roman"/>
          <w:color w:val="202124"/>
          <w:rPrChange w:id="376" w:author="Stephen John Stretton" w:date="2024-04-16T06:18:00Z">
            <w:rPr>
              <w:rFonts w:ascii="Times New Roman" w:eastAsiaTheme="minorEastAsia" w:hAnsi="Times New Roman" w:cs="Times New Roman"/>
              <w:color w:val="202124"/>
              <w:sz w:val="24"/>
              <w:szCs w:val="24"/>
            </w:rPr>
          </w:rPrChange>
        </w:rPr>
        <w:t>and high social returns (effectiveness leverage) together</w:t>
      </w:r>
      <w:r w:rsidR="000E0964" w:rsidRPr="00837CAE">
        <w:rPr>
          <w:rFonts w:ascii="Times New Roman" w:eastAsiaTheme="minorEastAsia" w:hAnsi="Times New Roman" w:cs="Times New Roman"/>
          <w:color w:val="202124"/>
          <w:rPrChange w:id="377" w:author="Stephen John Stretton" w:date="2024-04-16T06:18:00Z">
            <w:rPr>
              <w:rFonts w:ascii="Times New Roman" w:eastAsiaTheme="minorEastAsia" w:hAnsi="Times New Roman" w:cs="Times New Roman"/>
              <w:color w:val="202124"/>
              <w:sz w:val="24"/>
              <w:szCs w:val="24"/>
            </w:rPr>
          </w:rPrChange>
        </w:rPr>
        <w:t>.</w:t>
      </w:r>
      <w:r w:rsidR="00ED7FAD" w:rsidRPr="00837CAE">
        <w:rPr>
          <w:rFonts w:ascii="Times New Roman" w:eastAsiaTheme="minorEastAsia" w:hAnsi="Times New Roman" w:cs="Times New Roman"/>
          <w:color w:val="202124"/>
          <w:rPrChange w:id="378" w:author="Stephen John Stretton" w:date="2024-04-16T06:18:00Z">
            <w:rPr>
              <w:rFonts w:ascii="Times New Roman" w:eastAsiaTheme="minorEastAsia" w:hAnsi="Times New Roman" w:cs="Times New Roman"/>
              <w:color w:val="202124"/>
              <w:sz w:val="24"/>
              <w:szCs w:val="24"/>
            </w:rPr>
          </w:rPrChange>
        </w:rPr>
        <w:t xml:space="preserve"> </w:t>
      </w:r>
    </w:p>
    <w:p w14:paraId="2CD1BA2F" w14:textId="4D072441" w:rsidR="008256AD" w:rsidRPr="00837CAE" w:rsidRDefault="00ED7F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ins w:id="379" w:author="Stephen John Stretton" w:date="2024-04-15T12:25:00Z"/>
          <w:rFonts w:ascii="Times New Roman" w:eastAsiaTheme="minorEastAsia" w:hAnsi="Times New Roman" w:cs="Times New Roman"/>
          <w:color w:val="202124"/>
          <w:rPrChange w:id="380" w:author="Stephen John Stretton" w:date="2024-04-16T06:18:00Z">
            <w:rPr>
              <w:ins w:id="381" w:author="Stephen John Stretton" w:date="2024-04-15T12:25:00Z"/>
              <w:rFonts w:ascii="Times New Roman" w:eastAsiaTheme="minorEastAsia" w:hAnsi="Times New Roman" w:cs="Times New Roman"/>
              <w:color w:val="202124"/>
              <w:sz w:val="24"/>
              <w:szCs w:val="24"/>
            </w:rPr>
          </w:rPrChange>
        </w:rPr>
        <w:pPrChange w:id="382"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383" w:author="Stephen John Stretton" w:date="2024-04-16T06:18:00Z">
            <w:rPr>
              <w:rFonts w:ascii="Times New Roman" w:eastAsiaTheme="minorEastAsia" w:hAnsi="Times New Roman" w:cs="Times New Roman"/>
              <w:color w:val="202124"/>
              <w:sz w:val="24"/>
              <w:szCs w:val="24"/>
            </w:rPr>
          </w:rPrChange>
        </w:rPr>
        <w:t xml:space="preserve">These background on these three requirements: incentives, </w:t>
      </w:r>
      <w:r w:rsidR="00516D61" w:rsidRPr="00837CAE">
        <w:rPr>
          <w:rFonts w:ascii="Times New Roman" w:eastAsiaTheme="minorEastAsia" w:hAnsi="Times New Roman" w:cs="Times New Roman"/>
          <w:color w:val="202124"/>
          <w:rPrChange w:id="384" w:author="Stephen John Stretton" w:date="2024-04-16T06:18:00Z">
            <w:rPr>
              <w:rFonts w:ascii="Times New Roman" w:eastAsiaTheme="minorEastAsia" w:hAnsi="Times New Roman" w:cs="Times New Roman"/>
              <w:color w:val="202124"/>
              <w:sz w:val="24"/>
              <w:szCs w:val="24"/>
            </w:rPr>
          </w:rPrChange>
        </w:rPr>
        <w:t xml:space="preserve">financial and social investment returns </w:t>
      </w:r>
      <w:r w:rsidR="00D14D61" w:rsidRPr="00837CAE">
        <w:rPr>
          <w:rFonts w:ascii="Times New Roman" w:eastAsiaTheme="minorEastAsia" w:hAnsi="Times New Roman" w:cs="Times New Roman"/>
          <w:color w:val="202124"/>
          <w:rPrChange w:id="385" w:author="Stephen John Stretton" w:date="2024-04-16T06:18:00Z">
            <w:rPr>
              <w:rFonts w:ascii="Times New Roman" w:eastAsiaTheme="minorEastAsia" w:hAnsi="Times New Roman" w:cs="Times New Roman"/>
              <w:color w:val="202124"/>
              <w:sz w:val="24"/>
              <w:szCs w:val="24"/>
            </w:rPr>
          </w:rPrChange>
        </w:rPr>
        <w:t xml:space="preserve">and </w:t>
      </w:r>
      <w:r w:rsidR="00516D61" w:rsidRPr="00837CAE">
        <w:rPr>
          <w:rFonts w:ascii="Times New Roman" w:eastAsiaTheme="minorEastAsia" w:hAnsi="Times New Roman" w:cs="Times New Roman"/>
          <w:color w:val="202124"/>
          <w:rPrChange w:id="386" w:author="Stephen John Stretton" w:date="2024-04-16T06:18:00Z">
            <w:rPr>
              <w:rFonts w:ascii="Times New Roman" w:eastAsiaTheme="minorEastAsia" w:hAnsi="Times New Roman" w:cs="Times New Roman"/>
              <w:color w:val="202124"/>
              <w:sz w:val="24"/>
              <w:szCs w:val="24"/>
            </w:rPr>
          </w:rPrChange>
        </w:rPr>
        <w:t>scale</w:t>
      </w:r>
      <w:r w:rsidRPr="00837CAE">
        <w:rPr>
          <w:rFonts w:ascii="Times New Roman" w:eastAsiaTheme="minorEastAsia" w:hAnsi="Times New Roman" w:cs="Times New Roman"/>
          <w:color w:val="202124"/>
          <w:rPrChange w:id="387" w:author="Stephen John Stretton" w:date="2024-04-16T06:18:00Z">
            <w:rPr>
              <w:rFonts w:ascii="Times New Roman" w:eastAsiaTheme="minorEastAsia" w:hAnsi="Times New Roman" w:cs="Times New Roman"/>
              <w:color w:val="202124"/>
              <w:sz w:val="24"/>
              <w:szCs w:val="24"/>
            </w:rPr>
          </w:rPrChange>
        </w:rPr>
        <w:t xml:space="preserve">, and risk reduction are covered in the </w:t>
      </w:r>
      <w:r w:rsidR="00D14D61" w:rsidRPr="00837CAE">
        <w:rPr>
          <w:rFonts w:ascii="Times New Roman" w:eastAsiaTheme="minorEastAsia" w:hAnsi="Times New Roman" w:cs="Times New Roman"/>
          <w:color w:val="202124"/>
          <w:rPrChange w:id="388" w:author="Stephen John Stretton" w:date="2024-04-16T06:18:00Z">
            <w:rPr>
              <w:rFonts w:ascii="Times New Roman" w:eastAsiaTheme="minorEastAsia" w:hAnsi="Times New Roman" w:cs="Times New Roman"/>
              <w:color w:val="202124"/>
              <w:sz w:val="24"/>
              <w:szCs w:val="24"/>
            </w:rPr>
          </w:rPrChange>
        </w:rPr>
        <w:t xml:space="preserve">following </w:t>
      </w:r>
      <w:r w:rsidRPr="00837CAE">
        <w:rPr>
          <w:rFonts w:ascii="Times New Roman" w:eastAsiaTheme="minorEastAsia" w:hAnsi="Times New Roman" w:cs="Times New Roman"/>
          <w:color w:val="202124"/>
          <w:rPrChange w:id="389" w:author="Stephen John Stretton" w:date="2024-04-16T06:18:00Z">
            <w:rPr>
              <w:rFonts w:ascii="Times New Roman" w:eastAsiaTheme="minorEastAsia" w:hAnsi="Times New Roman" w:cs="Times New Roman"/>
              <w:color w:val="202124"/>
              <w:sz w:val="24"/>
              <w:szCs w:val="24"/>
            </w:rPr>
          </w:rPrChange>
        </w:rPr>
        <w:t>three sections.</w:t>
      </w:r>
    </w:p>
    <w:p w14:paraId="374D23AE" w14:textId="1083D496" w:rsidR="00034832" w:rsidRPr="00837CAE" w:rsidDel="00837CAE" w:rsidRDefault="00034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del w:id="390" w:author="Stephen John Stretton" w:date="2024-04-16T06:18:00Z"/>
          <w:rFonts w:ascii="Times New Roman" w:eastAsiaTheme="minorEastAsia" w:hAnsi="Times New Roman" w:cs="Times New Roman"/>
          <w:color w:val="202124"/>
          <w:rPrChange w:id="391" w:author="Stephen John Stretton" w:date="2024-04-16T06:18:00Z">
            <w:rPr>
              <w:del w:id="392" w:author="Stephen John Stretton" w:date="2024-04-16T06:18:00Z"/>
              <w:rFonts w:ascii="Times New Roman" w:eastAsiaTheme="minorEastAsia" w:hAnsi="Times New Roman" w:cs="Times New Roman"/>
              <w:color w:val="202124"/>
              <w:sz w:val="24"/>
              <w:szCs w:val="24"/>
            </w:rPr>
          </w:rPrChange>
        </w:rPr>
        <w:pPrChange w:id="393"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p>
    <w:p w14:paraId="53EFA1C7" w14:textId="524767D6" w:rsidR="009D218A" w:rsidRPr="00837CAE" w:rsidRDefault="008D2E14">
      <w:pPr>
        <w:spacing w:line="276" w:lineRule="auto"/>
        <w:rPr>
          <w:rFonts w:ascii="Times New Roman" w:eastAsiaTheme="minorEastAsia" w:hAnsi="Times New Roman" w:cs="Times New Roman"/>
          <w:b/>
          <w:bCs/>
          <w:i/>
          <w:iCs/>
          <w:color w:val="202124"/>
          <w:shd w:val="clear" w:color="auto" w:fill="E6E6E6"/>
          <w:rPrChange w:id="394" w:author="Stephen John Stretton" w:date="2024-04-16T06:18:00Z">
            <w:rPr>
              <w:rFonts w:ascii="Times New Roman" w:eastAsiaTheme="minorEastAsia" w:hAnsi="Times New Roman" w:cs="Times New Roman"/>
              <w:b/>
              <w:bCs/>
              <w:i/>
              <w:iCs/>
              <w:color w:val="202124"/>
              <w:sz w:val="24"/>
              <w:szCs w:val="24"/>
              <w:shd w:val="clear" w:color="auto" w:fill="E6E6E6"/>
            </w:rPr>
          </w:rPrChange>
        </w:rPr>
        <w:pPrChange w:id="395" w:author="Stephen John Stretton" w:date="2024-04-16T06:18:00Z">
          <w:pPr>
            <w:spacing w:line="240" w:lineRule="auto"/>
          </w:pPr>
        </w:pPrChange>
      </w:pPr>
      <w:r w:rsidRPr="00837CAE">
        <w:rPr>
          <w:rFonts w:ascii="Times New Roman" w:eastAsiaTheme="minorEastAsia" w:hAnsi="Times New Roman" w:cs="Times New Roman"/>
          <w:b/>
          <w:bCs/>
          <w:i/>
          <w:iCs/>
          <w:color w:val="202124"/>
          <w:shd w:val="clear" w:color="auto" w:fill="E6E6E6"/>
          <w:rPrChange w:id="396" w:author="Stephen John Stretton" w:date="2024-04-16T06:18:00Z">
            <w:rPr>
              <w:rFonts w:ascii="Times New Roman" w:eastAsiaTheme="minorEastAsia" w:hAnsi="Times New Roman" w:cs="Times New Roman"/>
              <w:b/>
              <w:bCs/>
              <w:i/>
              <w:iCs/>
              <w:color w:val="202124"/>
              <w:sz w:val="24"/>
              <w:szCs w:val="24"/>
              <w:shd w:val="clear" w:color="auto" w:fill="E6E6E6"/>
            </w:rPr>
          </w:rPrChange>
        </w:rPr>
        <w:t>Scope Limitatio</w:t>
      </w:r>
      <w:r w:rsidR="0064151C" w:rsidRPr="00837CAE">
        <w:rPr>
          <w:rFonts w:ascii="Times New Roman" w:eastAsiaTheme="minorEastAsia" w:hAnsi="Times New Roman" w:cs="Times New Roman"/>
          <w:b/>
          <w:bCs/>
          <w:i/>
          <w:iCs/>
          <w:color w:val="202124"/>
          <w:shd w:val="clear" w:color="auto" w:fill="E6E6E6"/>
          <w:rPrChange w:id="397" w:author="Stephen John Stretton" w:date="2024-04-16T06:18:00Z">
            <w:rPr>
              <w:rFonts w:ascii="Times New Roman" w:eastAsiaTheme="minorEastAsia" w:hAnsi="Times New Roman" w:cs="Times New Roman"/>
              <w:b/>
              <w:bCs/>
              <w:i/>
              <w:iCs/>
              <w:color w:val="202124"/>
              <w:sz w:val="24"/>
              <w:szCs w:val="24"/>
              <w:shd w:val="clear" w:color="auto" w:fill="E6E6E6"/>
            </w:rPr>
          </w:rPrChange>
        </w:rPr>
        <w:t>ns</w:t>
      </w:r>
    </w:p>
    <w:p w14:paraId="677398D4" w14:textId="5EF0370E" w:rsidR="00E115E1" w:rsidRPr="00837CAE" w:rsidRDefault="009D2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i/>
          <w:iCs/>
          <w:color w:val="202124"/>
          <w:rPrChange w:id="398" w:author="Stephen John Stretton" w:date="2024-04-16T06:18:00Z">
            <w:rPr>
              <w:rFonts w:ascii="Times New Roman" w:eastAsiaTheme="minorEastAsia" w:hAnsi="Times New Roman" w:cs="Times New Roman"/>
              <w:i/>
              <w:iCs/>
              <w:color w:val="202124"/>
              <w:sz w:val="24"/>
              <w:szCs w:val="24"/>
            </w:rPr>
          </w:rPrChange>
        </w:rPr>
        <w:pPrChange w:id="399"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i/>
          <w:iCs/>
          <w:color w:val="202124"/>
          <w:rPrChange w:id="400" w:author="Stephen John Stretton" w:date="2024-04-16T06:18:00Z">
            <w:rPr>
              <w:rFonts w:ascii="Times New Roman" w:eastAsiaTheme="minorEastAsia" w:hAnsi="Times New Roman" w:cs="Times New Roman"/>
              <w:i/>
              <w:iCs/>
              <w:color w:val="202124"/>
              <w:sz w:val="24"/>
              <w:szCs w:val="24"/>
            </w:rPr>
          </w:rPrChange>
        </w:rPr>
        <w:t xml:space="preserve">This document does not cover all parts of the implementation of the scheme. In particular, there would be a necessary </w:t>
      </w:r>
      <w:del w:id="401" w:author="Stephen John Stretton" w:date="2024-04-16T06:18:00Z">
        <w:r w:rsidRPr="00837CAE" w:rsidDel="00837CAE">
          <w:rPr>
            <w:rFonts w:ascii="Times New Roman" w:eastAsiaTheme="minorEastAsia" w:hAnsi="Times New Roman" w:cs="Times New Roman"/>
            <w:i/>
            <w:iCs/>
            <w:color w:val="202124"/>
            <w:rPrChange w:id="402" w:author="Stephen John Stretton" w:date="2024-04-16T06:18:00Z">
              <w:rPr>
                <w:rFonts w:ascii="Times New Roman" w:eastAsiaTheme="minorEastAsia" w:hAnsi="Times New Roman" w:cs="Times New Roman"/>
                <w:i/>
                <w:iCs/>
                <w:color w:val="202124"/>
                <w:sz w:val="24"/>
                <w:szCs w:val="24"/>
              </w:rPr>
            </w:rPrChange>
          </w:rPr>
          <w:delText xml:space="preserve">‘grand </w:delText>
        </w:r>
      </w:del>
      <w:r w:rsidRPr="00837CAE">
        <w:rPr>
          <w:rFonts w:ascii="Times New Roman" w:eastAsiaTheme="minorEastAsia" w:hAnsi="Times New Roman" w:cs="Times New Roman"/>
          <w:i/>
          <w:iCs/>
          <w:color w:val="202124"/>
          <w:rPrChange w:id="403" w:author="Stephen John Stretton" w:date="2024-04-16T06:18:00Z">
            <w:rPr>
              <w:rFonts w:ascii="Times New Roman" w:eastAsiaTheme="minorEastAsia" w:hAnsi="Times New Roman" w:cs="Times New Roman"/>
              <w:i/>
              <w:iCs/>
              <w:color w:val="202124"/>
              <w:sz w:val="24"/>
              <w:szCs w:val="24"/>
            </w:rPr>
          </w:rPrChange>
        </w:rPr>
        <w:t>deal</w:t>
      </w:r>
      <w:del w:id="404" w:author="Stephen John Stretton" w:date="2024-04-16T06:18:00Z">
        <w:r w:rsidRPr="00837CAE" w:rsidDel="00837CAE">
          <w:rPr>
            <w:rFonts w:ascii="Times New Roman" w:eastAsiaTheme="minorEastAsia" w:hAnsi="Times New Roman" w:cs="Times New Roman"/>
            <w:i/>
            <w:iCs/>
            <w:color w:val="202124"/>
            <w:rPrChange w:id="405" w:author="Stephen John Stretton" w:date="2024-04-16T06:18:00Z">
              <w:rPr>
                <w:rFonts w:ascii="Times New Roman" w:eastAsiaTheme="minorEastAsia" w:hAnsi="Times New Roman" w:cs="Times New Roman"/>
                <w:i/>
                <w:iCs/>
                <w:color w:val="202124"/>
                <w:sz w:val="24"/>
                <w:szCs w:val="24"/>
              </w:rPr>
            </w:rPrChange>
          </w:rPr>
          <w:delText>’</w:delText>
        </w:r>
      </w:del>
      <w:r w:rsidRPr="00837CAE">
        <w:rPr>
          <w:rFonts w:ascii="Times New Roman" w:eastAsiaTheme="minorEastAsia" w:hAnsi="Times New Roman" w:cs="Times New Roman"/>
          <w:i/>
          <w:iCs/>
          <w:color w:val="202124"/>
          <w:rPrChange w:id="406" w:author="Stephen John Stretton" w:date="2024-04-16T06:18:00Z">
            <w:rPr>
              <w:rFonts w:ascii="Times New Roman" w:eastAsiaTheme="minorEastAsia" w:hAnsi="Times New Roman" w:cs="Times New Roman"/>
              <w:i/>
              <w:iCs/>
              <w:color w:val="202124"/>
              <w:sz w:val="24"/>
              <w:szCs w:val="24"/>
            </w:rPr>
          </w:rPrChange>
        </w:rPr>
        <w:t xml:space="preserve"> for net zero in a participating country. This would involve </w:t>
      </w:r>
      <w:r w:rsidR="00E85B7B" w:rsidRPr="00837CAE">
        <w:rPr>
          <w:rFonts w:ascii="Times New Roman" w:eastAsiaTheme="minorEastAsia" w:hAnsi="Times New Roman" w:cs="Times New Roman"/>
          <w:i/>
          <w:iCs/>
          <w:color w:val="202124"/>
          <w:rPrChange w:id="407" w:author="Stephen John Stretton" w:date="2024-04-16T06:18:00Z">
            <w:rPr>
              <w:rFonts w:ascii="Times New Roman" w:eastAsiaTheme="minorEastAsia" w:hAnsi="Times New Roman" w:cs="Times New Roman"/>
              <w:i/>
              <w:iCs/>
              <w:color w:val="202124"/>
              <w:sz w:val="24"/>
              <w:szCs w:val="24"/>
            </w:rPr>
          </w:rPrChange>
        </w:rPr>
        <w:t>a) an overall plan consisting of infrastructure and policy b) Specific investment procurement auctions (for renewables, and required infrastructure).</w:t>
      </w:r>
      <w:r w:rsidR="00E115E1" w:rsidRPr="00837CAE">
        <w:rPr>
          <w:rFonts w:ascii="Times New Roman" w:eastAsiaTheme="minorEastAsia" w:hAnsi="Times New Roman" w:cs="Times New Roman"/>
          <w:i/>
          <w:iCs/>
          <w:color w:val="202124"/>
          <w:rPrChange w:id="408" w:author="Stephen John Stretton" w:date="2024-04-16T06:18:00Z">
            <w:rPr>
              <w:rFonts w:ascii="Times New Roman" w:eastAsiaTheme="minorEastAsia" w:hAnsi="Times New Roman" w:cs="Times New Roman"/>
              <w:i/>
              <w:iCs/>
              <w:color w:val="202124"/>
              <w:sz w:val="24"/>
              <w:szCs w:val="24"/>
            </w:rPr>
          </w:rPrChange>
        </w:rPr>
        <w:t xml:space="preserve"> </w:t>
      </w:r>
    </w:p>
    <w:p w14:paraId="51743C8C" w14:textId="1A1BA5B0" w:rsidR="00733BD1" w:rsidRPr="00837CAE" w:rsidRDefault="0073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i/>
          <w:iCs/>
          <w:color w:val="202124"/>
          <w:rPrChange w:id="409" w:author="Stephen John Stretton" w:date="2024-04-16T06:18:00Z">
            <w:rPr>
              <w:rFonts w:ascii="Times New Roman" w:eastAsiaTheme="minorEastAsia" w:hAnsi="Times New Roman" w:cs="Times New Roman"/>
              <w:i/>
              <w:iCs/>
              <w:color w:val="202124"/>
              <w:sz w:val="24"/>
              <w:szCs w:val="24"/>
            </w:rPr>
          </w:rPrChange>
        </w:rPr>
        <w:pPrChange w:id="410"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i/>
          <w:iCs/>
          <w:color w:val="202124"/>
          <w:rPrChange w:id="411" w:author="Stephen John Stretton" w:date="2024-04-16T06:18:00Z">
            <w:rPr>
              <w:rFonts w:ascii="Times New Roman" w:eastAsiaTheme="minorEastAsia" w:hAnsi="Times New Roman" w:cs="Times New Roman"/>
              <w:i/>
              <w:iCs/>
              <w:color w:val="202124"/>
              <w:sz w:val="24"/>
              <w:szCs w:val="24"/>
            </w:rPr>
          </w:rPrChange>
        </w:rPr>
        <w:t xml:space="preserve">In particular, in low-capacity countries without the respective financial infrastructure, the project finance and investment functions would need to be provided as a service, with the goal to make the green transition fiscally sustainable and managing the </w:t>
      </w:r>
      <w:r w:rsidR="00F12E9A" w:rsidRPr="00837CAE">
        <w:rPr>
          <w:rFonts w:ascii="Times New Roman" w:eastAsiaTheme="minorEastAsia" w:hAnsi="Times New Roman" w:cs="Times New Roman"/>
          <w:i/>
          <w:iCs/>
          <w:color w:val="202124"/>
          <w:rPrChange w:id="412" w:author="Stephen John Stretton" w:date="2024-04-16T06:18:00Z">
            <w:rPr>
              <w:rFonts w:ascii="Times New Roman" w:eastAsiaTheme="minorEastAsia" w:hAnsi="Times New Roman" w:cs="Times New Roman"/>
              <w:i/>
              <w:iCs/>
              <w:color w:val="202124"/>
              <w:sz w:val="24"/>
              <w:szCs w:val="24"/>
            </w:rPr>
          </w:rPrChange>
        </w:rPr>
        <w:t>overall balance sheet of the country concerned</w:t>
      </w:r>
      <w:r w:rsidRPr="00837CAE">
        <w:rPr>
          <w:rFonts w:ascii="Times New Roman" w:eastAsiaTheme="minorEastAsia" w:hAnsi="Times New Roman" w:cs="Times New Roman"/>
          <w:i/>
          <w:iCs/>
          <w:color w:val="202124"/>
          <w:rPrChange w:id="413" w:author="Stephen John Stretton" w:date="2024-04-16T06:18:00Z">
            <w:rPr>
              <w:rFonts w:ascii="Times New Roman" w:eastAsiaTheme="minorEastAsia" w:hAnsi="Times New Roman" w:cs="Times New Roman"/>
              <w:i/>
              <w:iCs/>
              <w:color w:val="202124"/>
              <w:sz w:val="24"/>
              <w:szCs w:val="24"/>
            </w:rPr>
          </w:rPrChange>
        </w:rPr>
        <w:t>.</w:t>
      </w:r>
    </w:p>
    <w:p w14:paraId="08520FA3" w14:textId="36BA4B5B" w:rsidR="00951782" w:rsidRPr="00837CAE" w:rsidRDefault="00E1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i/>
          <w:iCs/>
          <w:color w:val="202124"/>
          <w:rPrChange w:id="414" w:author="Stephen John Stretton" w:date="2024-04-16T06:18:00Z">
            <w:rPr>
              <w:rFonts w:ascii="Times New Roman" w:eastAsiaTheme="minorEastAsia" w:hAnsi="Times New Roman" w:cs="Times New Roman"/>
              <w:i/>
              <w:iCs/>
              <w:color w:val="202124"/>
              <w:sz w:val="24"/>
              <w:szCs w:val="24"/>
            </w:rPr>
          </w:rPrChange>
        </w:rPr>
        <w:pPrChange w:id="415"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i/>
          <w:iCs/>
          <w:color w:val="202124"/>
          <w:rPrChange w:id="416" w:author="Stephen John Stretton" w:date="2024-04-16T06:18:00Z">
            <w:rPr>
              <w:rFonts w:ascii="Times New Roman" w:eastAsiaTheme="minorEastAsia" w:hAnsi="Times New Roman" w:cs="Times New Roman"/>
              <w:i/>
              <w:iCs/>
              <w:color w:val="202124"/>
              <w:sz w:val="24"/>
              <w:szCs w:val="24"/>
            </w:rPr>
          </w:rPrChange>
        </w:rPr>
        <w:t xml:space="preserve">To avoid national indebtedness and to create capacity at the international scale, it may be that one option is to offer a deal for clean energy system </w:t>
      </w:r>
      <w:r w:rsidR="00733BD1" w:rsidRPr="00837CAE">
        <w:rPr>
          <w:rFonts w:ascii="Times New Roman" w:eastAsiaTheme="minorEastAsia" w:hAnsi="Times New Roman" w:cs="Times New Roman"/>
          <w:i/>
          <w:iCs/>
          <w:color w:val="202124"/>
          <w:rPrChange w:id="417" w:author="Stephen John Stretton" w:date="2024-04-16T06:18:00Z">
            <w:rPr>
              <w:rFonts w:ascii="Times New Roman" w:eastAsiaTheme="minorEastAsia" w:hAnsi="Times New Roman" w:cs="Times New Roman"/>
              <w:i/>
              <w:iCs/>
              <w:color w:val="202124"/>
              <w:sz w:val="24"/>
              <w:szCs w:val="24"/>
            </w:rPr>
          </w:rPrChange>
        </w:rPr>
        <w:t xml:space="preserve">for a small country or </w:t>
      </w:r>
      <w:r w:rsidR="0064151C" w:rsidRPr="00837CAE">
        <w:rPr>
          <w:rFonts w:ascii="Times New Roman" w:eastAsiaTheme="minorEastAsia" w:hAnsi="Times New Roman" w:cs="Times New Roman"/>
          <w:i/>
          <w:iCs/>
          <w:color w:val="202124"/>
          <w:rPrChange w:id="418" w:author="Stephen John Stretton" w:date="2024-04-16T06:18:00Z">
            <w:rPr>
              <w:rFonts w:ascii="Times New Roman" w:eastAsiaTheme="minorEastAsia" w:hAnsi="Times New Roman" w:cs="Times New Roman"/>
              <w:i/>
              <w:iCs/>
              <w:color w:val="202124"/>
              <w:sz w:val="24"/>
              <w:szCs w:val="24"/>
            </w:rPr>
          </w:rPrChange>
        </w:rPr>
        <w:t>municipality. So</w:t>
      </w:r>
      <w:r w:rsidR="00733BD1" w:rsidRPr="00837CAE">
        <w:rPr>
          <w:rFonts w:ascii="Times New Roman" w:eastAsiaTheme="minorEastAsia" w:hAnsi="Times New Roman" w:cs="Times New Roman"/>
          <w:i/>
          <w:iCs/>
          <w:color w:val="202124"/>
          <w:rPrChange w:id="419" w:author="Stephen John Stretton" w:date="2024-04-16T06:18:00Z">
            <w:rPr>
              <w:rFonts w:ascii="Times New Roman" w:eastAsiaTheme="minorEastAsia" w:hAnsi="Times New Roman" w:cs="Times New Roman"/>
              <w:i/>
              <w:iCs/>
              <w:color w:val="202124"/>
              <w:sz w:val="24"/>
              <w:szCs w:val="24"/>
            </w:rPr>
          </w:rPrChange>
        </w:rPr>
        <w:t xml:space="preserve"> long as the price paid for the energy is less than the price paid for fossil fuels, this could be an attractive deal. </w:t>
      </w:r>
    </w:p>
    <w:p w14:paraId="213E382C" w14:textId="77777777" w:rsidR="00951782" w:rsidRPr="00837CAE" w:rsidRDefault="00951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i/>
          <w:iCs/>
          <w:color w:val="202124"/>
          <w:rPrChange w:id="420" w:author="Stephen John Stretton" w:date="2024-04-16T06:18:00Z">
            <w:rPr>
              <w:rFonts w:ascii="Times New Roman" w:eastAsiaTheme="minorEastAsia" w:hAnsi="Times New Roman" w:cs="Times New Roman"/>
              <w:i/>
              <w:iCs/>
              <w:color w:val="202124"/>
              <w:sz w:val="24"/>
              <w:szCs w:val="24"/>
            </w:rPr>
          </w:rPrChange>
        </w:rPr>
        <w:pPrChange w:id="421"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i/>
          <w:iCs/>
          <w:color w:val="202124"/>
          <w:rPrChange w:id="422" w:author="Stephen John Stretton" w:date="2024-04-16T06:18:00Z">
            <w:rPr>
              <w:rFonts w:ascii="Times New Roman" w:eastAsiaTheme="minorEastAsia" w:hAnsi="Times New Roman" w:cs="Times New Roman"/>
              <w:i/>
              <w:iCs/>
              <w:color w:val="202124"/>
              <w:sz w:val="24"/>
              <w:szCs w:val="24"/>
            </w:rPr>
          </w:rPrChange>
        </w:rPr>
        <w:t xml:space="preserve">The document does not also consider the precise formula for profit sharing or KPIs. </w:t>
      </w:r>
    </w:p>
    <w:p w14:paraId="29715869" w14:textId="70CD7126" w:rsidR="00466011" w:rsidRPr="00837CAE" w:rsidRDefault="00951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shd w:val="clear" w:color="auto" w:fill="E6E6E6"/>
        </w:rPr>
        <w:pPrChange w:id="423"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i/>
          <w:iCs/>
          <w:color w:val="202124"/>
          <w:rPrChange w:id="424" w:author="Stephen John Stretton" w:date="2024-04-16T06:18:00Z">
            <w:rPr>
              <w:rFonts w:ascii="Times New Roman" w:eastAsiaTheme="minorEastAsia" w:hAnsi="Times New Roman" w:cs="Times New Roman"/>
              <w:i/>
              <w:iCs/>
              <w:color w:val="202124"/>
              <w:sz w:val="24"/>
              <w:szCs w:val="24"/>
            </w:rPr>
          </w:rPrChange>
        </w:rPr>
        <w:t xml:space="preserve">Finally, there are </w:t>
      </w:r>
      <w:r w:rsidR="0064151C" w:rsidRPr="00837CAE">
        <w:rPr>
          <w:rFonts w:ascii="Times New Roman" w:eastAsiaTheme="minorEastAsia" w:hAnsi="Times New Roman" w:cs="Times New Roman"/>
          <w:i/>
          <w:iCs/>
          <w:color w:val="202124"/>
          <w:rPrChange w:id="425" w:author="Stephen John Stretton" w:date="2024-04-16T06:18:00Z">
            <w:rPr>
              <w:rFonts w:ascii="Times New Roman" w:eastAsiaTheme="minorEastAsia" w:hAnsi="Times New Roman" w:cs="Times New Roman"/>
              <w:i/>
              <w:iCs/>
              <w:color w:val="202124"/>
              <w:sz w:val="24"/>
              <w:szCs w:val="24"/>
            </w:rPr>
          </w:rPrChange>
        </w:rPr>
        <w:t>several</w:t>
      </w:r>
      <w:r w:rsidRPr="00837CAE">
        <w:rPr>
          <w:rFonts w:ascii="Times New Roman" w:eastAsiaTheme="minorEastAsia" w:hAnsi="Times New Roman" w:cs="Times New Roman"/>
          <w:i/>
          <w:iCs/>
          <w:color w:val="202124"/>
          <w:rPrChange w:id="426" w:author="Stephen John Stretton" w:date="2024-04-16T06:18:00Z">
            <w:rPr>
              <w:rFonts w:ascii="Times New Roman" w:eastAsiaTheme="minorEastAsia" w:hAnsi="Times New Roman" w:cs="Times New Roman"/>
              <w:i/>
              <w:iCs/>
              <w:color w:val="202124"/>
              <w:sz w:val="24"/>
              <w:szCs w:val="24"/>
            </w:rPr>
          </w:rPrChange>
        </w:rPr>
        <w:t xml:space="preserve"> functions that a green insurance scheme could fulfil. For </w:t>
      </w:r>
      <w:r w:rsidR="000D7119" w:rsidRPr="00837CAE">
        <w:rPr>
          <w:rFonts w:ascii="Times New Roman" w:eastAsiaTheme="minorEastAsia" w:hAnsi="Times New Roman" w:cs="Times New Roman"/>
          <w:i/>
          <w:iCs/>
          <w:color w:val="202124"/>
          <w:rPrChange w:id="427" w:author="Stephen John Stretton" w:date="2024-04-16T06:18:00Z">
            <w:rPr>
              <w:rFonts w:ascii="Times New Roman" w:eastAsiaTheme="minorEastAsia" w:hAnsi="Times New Roman" w:cs="Times New Roman"/>
              <w:i/>
              <w:iCs/>
              <w:color w:val="202124"/>
              <w:sz w:val="24"/>
              <w:szCs w:val="24"/>
            </w:rPr>
          </w:rPrChange>
        </w:rPr>
        <w:t>example,</w:t>
      </w:r>
      <w:r w:rsidRPr="00837CAE">
        <w:rPr>
          <w:rFonts w:ascii="Times New Roman" w:eastAsiaTheme="minorEastAsia" w:hAnsi="Times New Roman" w:cs="Times New Roman"/>
          <w:i/>
          <w:iCs/>
          <w:color w:val="202124"/>
          <w:rPrChange w:id="428" w:author="Stephen John Stretton" w:date="2024-04-16T06:18:00Z">
            <w:rPr>
              <w:rFonts w:ascii="Times New Roman" w:eastAsiaTheme="minorEastAsia" w:hAnsi="Times New Roman" w:cs="Times New Roman"/>
              <w:i/>
              <w:iCs/>
              <w:color w:val="202124"/>
              <w:sz w:val="24"/>
              <w:szCs w:val="24"/>
            </w:rPr>
          </w:rPrChange>
        </w:rPr>
        <w:t xml:space="preserve"> it could insure against FX risk, reduce financing risks for critical minerals by providing price guarantees, </w:t>
      </w:r>
      <w:r w:rsidR="0064151C" w:rsidRPr="00837CAE">
        <w:rPr>
          <w:rFonts w:ascii="Times New Roman" w:eastAsiaTheme="minorEastAsia" w:hAnsi="Times New Roman" w:cs="Times New Roman"/>
          <w:i/>
          <w:iCs/>
          <w:color w:val="202124"/>
          <w:rPrChange w:id="429" w:author="Stephen John Stretton" w:date="2024-04-16T06:18:00Z">
            <w:rPr>
              <w:rFonts w:ascii="Times New Roman" w:eastAsiaTheme="minorEastAsia" w:hAnsi="Times New Roman" w:cs="Times New Roman"/>
              <w:i/>
              <w:iCs/>
              <w:color w:val="202124"/>
              <w:sz w:val="24"/>
              <w:szCs w:val="24"/>
            </w:rPr>
          </w:rPrChange>
        </w:rPr>
        <w:t xml:space="preserve">etc. </w:t>
      </w:r>
      <w:r w:rsidR="00FA7549" w:rsidRPr="00837CAE">
        <w:rPr>
          <w:rFonts w:ascii="Times New Roman" w:eastAsiaTheme="minorEastAsia" w:hAnsi="Times New Roman" w:cs="Times New Roman"/>
          <w:i/>
          <w:iCs/>
          <w:color w:val="202124"/>
          <w:rPrChange w:id="430" w:author="Stephen John Stretton" w:date="2024-04-16T06:18:00Z">
            <w:rPr>
              <w:rFonts w:ascii="Times New Roman" w:eastAsiaTheme="minorEastAsia" w:hAnsi="Times New Roman" w:cs="Times New Roman"/>
              <w:i/>
              <w:iCs/>
              <w:color w:val="202124"/>
              <w:sz w:val="24"/>
              <w:szCs w:val="24"/>
            </w:rPr>
          </w:rPrChange>
        </w:rPr>
        <w:t xml:space="preserve">We do not </w:t>
      </w:r>
      <w:r w:rsidR="00FA7549" w:rsidRPr="00837CAE">
        <w:rPr>
          <w:rFonts w:ascii="Times New Roman" w:eastAsiaTheme="minorEastAsia" w:hAnsi="Times New Roman" w:cs="Times New Roman"/>
          <w:i/>
          <w:iCs/>
          <w:color w:val="202124"/>
          <w:rPrChange w:id="431" w:author="Stephen John Stretton" w:date="2024-04-16T06:18:00Z">
            <w:rPr>
              <w:rFonts w:ascii="Times New Roman" w:eastAsiaTheme="minorEastAsia" w:hAnsi="Times New Roman" w:cs="Times New Roman"/>
              <w:i/>
              <w:iCs/>
              <w:color w:val="202124"/>
              <w:sz w:val="24"/>
              <w:szCs w:val="24"/>
            </w:rPr>
          </w:rPrChange>
        </w:rPr>
        <w:lastRenderedPageBreak/>
        <w:t>cover all those possible functions here: our focus is on how to generate the required for-global-public benefit equity capital at scale.</w:t>
      </w:r>
      <w:r w:rsidR="00466011" w:rsidRPr="00837CAE">
        <w:rPr>
          <w:shd w:val="clear" w:color="auto" w:fill="E6E6E6"/>
        </w:rPr>
        <w:br w:type="page"/>
      </w:r>
    </w:p>
    <w:p w14:paraId="09196C1E" w14:textId="18DE7669" w:rsidR="000E0964" w:rsidRPr="00837CAE" w:rsidRDefault="002E1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432" w:author="Stephen John Stretton" w:date="2024-04-16T06:18:00Z">
            <w:rPr>
              <w:rFonts w:ascii="Times New Roman" w:eastAsiaTheme="minorEastAsia" w:hAnsi="Times New Roman" w:cs="Times New Roman"/>
              <w:color w:val="202124"/>
              <w:sz w:val="24"/>
              <w:szCs w:val="24"/>
            </w:rPr>
          </w:rPrChange>
        </w:rPr>
        <w:pPrChange w:id="433"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b/>
          <w:bCs/>
          <w:color w:val="202124"/>
          <w:shd w:val="clear" w:color="auto" w:fill="E6E6E6"/>
          <w:rPrChange w:id="434" w:author="Stephen John Stretton" w:date="2024-04-16T06:18:00Z">
            <w:rPr>
              <w:rFonts w:ascii="Times New Roman" w:eastAsiaTheme="minorEastAsia" w:hAnsi="Times New Roman" w:cs="Times New Roman"/>
              <w:b/>
              <w:bCs/>
              <w:color w:val="202124"/>
              <w:sz w:val="24"/>
              <w:szCs w:val="24"/>
              <w:shd w:val="clear" w:color="auto" w:fill="E6E6E6"/>
            </w:rPr>
          </w:rPrChange>
        </w:rPr>
        <w:lastRenderedPageBreak/>
        <w:t>The</w:t>
      </w:r>
      <w:r w:rsidR="004E3274" w:rsidRPr="00837CAE">
        <w:rPr>
          <w:rFonts w:ascii="Times New Roman" w:eastAsiaTheme="minorEastAsia" w:hAnsi="Times New Roman" w:cs="Times New Roman"/>
          <w:b/>
          <w:bCs/>
          <w:color w:val="202124"/>
          <w:shd w:val="clear" w:color="auto" w:fill="E6E6E6"/>
          <w:rPrChange w:id="435" w:author="Stephen John Stretton" w:date="2024-04-16T06:18:00Z">
            <w:rPr>
              <w:rFonts w:ascii="Times New Roman" w:eastAsiaTheme="minorEastAsia" w:hAnsi="Times New Roman" w:cs="Times New Roman"/>
              <w:b/>
              <w:bCs/>
              <w:color w:val="202124"/>
              <w:sz w:val="24"/>
              <w:szCs w:val="24"/>
              <w:shd w:val="clear" w:color="auto" w:fill="E6E6E6"/>
            </w:rPr>
          </w:rPrChange>
        </w:rPr>
        <w:t xml:space="preserve"> Need for</w:t>
      </w:r>
      <w:r w:rsidR="00ED7FAD" w:rsidRPr="00837CAE">
        <w:rPr>
          <w:rFonts w:ascii="Times New Roman" w:eastAsiaTheme="minorEastAsia" w:hAnsi="Times New Roman" w:cs="Times New Roman"/>
          <w:b/>
          <w:bCs/>
          <w:color w:val="202124"/>
          <w:shd w:val="clear" w:color="auto" w:fill="E6E6E6"/>
          <w:rPrChange w:id="436" w:author="Stephen John Stretton" w:date="2024-04-16T06:18:00Z">
            <w:rPr>
              <w:rFonts w:ascii="Times New Roman" w:eastAsiaTheme="minorEastAsia" w:hAnsi="Times New Roman" w:cs="Times New Roman"/>
              <w:b/>
              <w:bCs/>
              <w:color w:val="202124"/>
              <w:sz w:val="24"/>
              <w:szCs w:val="24"/>
              <w:shd w:val="clear" w:color="auto" w:fill="E6E6E6"/>
            </w:rPr>
          </w:rPrChange>
        </w:rPr>
        <w:t xml:space="preserve"> </w:t>
      </w:r>
      <w:r w:rsidR="000E0964" w:rsidRPr="00837CAE">
        <w:rPr>
          <w:rFonts w:ascii="Times New Roman" w:eastAsiaTheme="minorEastAsia" w:hAnsi="Times New Roman" w:cs="Times New Roman"/>
          <w:b/>
          <w:bCs/>
          <w:color w:val="202124"/>
          <w:shd w:val="clear" w:color="auto" w:fill="E6E6E6"/>
          <w:rPrChange w:id="437" w:author="Stephen John Stretton" w:date="2024-04-16T06:18:00Z">
            <w:rPr>
              <w:rFonts w:ascii="Times New Roman" w:eastAsiaTheme="minorEastAsia" w:hAnsi="Times New Roman" w:cs="Times New Roman"/>
              <w:b/>
              <w:bCs/>
              <w:color w:val="202124"/>
              <w:sz w:val="24"/>
              <w:szCs w:val="24"/>
              <w:shd w:val="clear" w:color="auto" w:fill="E6E6E6"/>
            </w:rPr>
          </w:rPrChange>
        </w:rPr>
        <w:t>International Incentives</w:t>
      </w:r>
    </w:p>
    <w:p w14:paraId="1B19A2F9" w14:textId="5F387E23" w:rsidR="006E6AF5" w:rsidRPr="00837CAE" w:rsidRDefault="00B27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438" w:author="Stephen John Stretton" w:date="2024-04-16T06:18:00Z">
            <w:rPr>
              <w:rFonts w:ascii="Times New Roman" w:eastAsiaTheme="minorEastAsia" w:hAnsi="Times New Roman" w:cs="Times New Roman"/>
              <w:color w:val="202124"/>
              <w:sz w:val="24"/>
              <w:szCs w:val="24"/>
            </w:rPr>
          </w:rPrChange>
        </w:rPr>
        <w:pPrChange w:id="439"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440" w:author="Stephen John Stretton" w:date="2024-04-16T06:18:00Z">
            <w:rPr>
              <w:rFonts w:ascii="Times New Roman" w:eastAsiaTheme="minorEastAsia" w:hAnsi="Times New Roman" w:cs="Times New Roman"/>
              <w:color w:val="202124"/>
              <w:sz w:val="24"/>
              <w:szCs w:val="24"/>
            </w:rPr>
          </w:rPrChange>
        </w:rPr>
        <w:t xml:space="preserve">How </w:t>
      </w:r>
      <w:r w:rsidR="0025104B" w:rsidRPr="00837CAE">
        <w:rPr>
          <w:rFonts w:ascii="Times New Roman" w:eastAsiaTheme="minorEastAsia" w:hAnsi="Times New Roman" w:cs="Times New Roman"/>
          <w:color w:val="202124"/>
          <w:rPrChange w:id="441" w:author="Stephen John Stretton" w:date="2024-04-16T06:18:00Z">
            <w:rPr>
              <w:rFonts w:ascii="Times New Roman" w:eastAsiaTheme="minorEastAsia" w:hAnsi="Times New Roman" w:cs="Times New Roman"/>
              <w:color w:val="202124"/>
              <w:sz w:val="24"/>
              <w:szCs w:val="24"/>
            </w:rPr>
          </w:rPrChange>
        </w:rPr>
        <w:t>c</w:t>
      </w:r>
      <w:r w:rsidRPr="00837CAE">
        <w:rPr>
          <w:rFonts w:ascii="Times New Roman" w:eastAsiaTheme="minorEastAsia" w:hAnsi="Times New Roman" w:cs="Times New Roman"/>
          <w:color w:val="202124"/>
          <w:rPrChange w:id="442" w:author="Stephen John Stretton" w:date="2024-04-16T06:18:00Z">
            <w:rPr>
              <w:rFonts w:ascii="Times New Roman" w:eastAsiaTheme="minorEastAsia" w:hAnsi="Times New Roman" w:cs="Times New Roman"/>
              <w:color w:val="202124"/>
              <w:sz w:val="24"/>
              <w:szCs w:val="24"/>
            </w:rPr>
          </w:rPrChange>
        </w:rPr>
        <w:t xml:space="preserve">ould the necessary incentives be created? </w:t>
      </w:r>
      <w:r w:rsidR="0025104B" w:rsidRPr="00837CAE">
        <w:rPr>
          <w:rFonts w:ascii="Times New Roman" w:eastAsiaTheme="minorEastAsia" w:hAnsi="Times New Roman" w:cs="Times New Roman"/>
          <w:color w:val="202124"/>
          <w:rPrChange w:id="443" w:author="Stephen John Stretton" w:date="2024-04-16T06:18:00Z">
            <w:rPr>
              <w:rFonts w:ascii="Times New Roman" w:eastAsiaTheme="minorEastAsia" w:hAnsi="Times New Roman" w:cs="Times New Roman"/>
              <w:color w:val="202124"/>
              <w:sz w:val="24"/>
              <w:szCs w:val="24"/>
            </w:rPr>
          </w:rPrChange>
        </w:rPr>
        <w:t>It appears a daunting task.</w:t>
      </w:r>
      <w:r w:rsidR="006E6AF5" w:rsidRPr="00837CAE">
        <w:rPr>
          <w:rFonts w:ascii="Times New Roman" w:eastAsiaTheme="minorEastAsia" w:hAnsi="Times New Roman" w:cs="Times New Roman"/>
          <w:color w:val="202124"/>
          <w:rPrChange w:id="444" w:author="Stephen John Stretton" w:date="2024-04-16T06:18:00Z">
            <w:rPr>
              <w:rFonts w:ascii="Times New Roman" w:eastAsiaTheme="minorEastAsia" w:hAnsi="Times New Roman" w:cs="Times New Roman"/>
              <w:color w:val="202124"/>
              <w:sz w:val="24"/>
              <w:szCs w:val="24"/>
            </w:rPr>
          </w:rPrChange>
        </w:rPr>
        <w:t xml:space="preserve"> Existing institutions such as carbon markets and international carbon trading </w:t>
      </w:r>
      <w:r w:rsidR="00D10AC2" w:rsidRPr="00837CAE">
        <w:rPr>
          <w:rFonts w:ascii="Times New Roman" w:eastAsiaTheme="minorEastAsia" w:hAnsi="Times New Roman" w:cs="Times New Roman"/>
          <w:color w:val="202124"/>
          <w:rPrChange w:id="445" w:author="Stephen John Stretton" w:date="2024-04-16T06:18:00Z">
            <w:rPr>
              <w:rFonts w:ascii="Times New Roman" w:eastAsiaTheme="minorEastAsia" w:hAnsi="Times New Roman" w:cs="Times New Roman"/>
              <w:color w:val="202124"/>
              <w:sz w:val="24"/>
              <w:szCs w:val="24"/>
            </w:rPr>
          </w:rPrChange>
        </w:rPr>
        <w:t>require</w:t>
      </w:r>
      <w:r w:rsidR="006E6AF5" w:rsidRPr="00837CAE">
        <w:rPr>
          <w:rFonts w:ascii="Times New Roman" w:eastAsiaTheme="minorEastAsia" w:hAnsi="Times New Roman" w:cs="Times New Roman"/>
          <w:color w:val="202124"/>
          <w:rPrChange w:id="446" w:author="Stephen John Stretton" w:date="2024-04-16T06:18:00Z">
            <w:rPr>
              <w:rFonts w:ascii="Times New Roman" w:eastAsiaTheme="minorEastAsia" w:hAnsi="Times New Roman" w:cs="Times New Roman"/>
              <w:color w:val="202124"/>
              <w:sz w:val="24"/>
              <w:szCs w:val="24"/>
            </w:rPr>
          </w:rPrChange>
        </w:rPr>
        <w:t xml:space="preserve"> ‘additionality’. But this additionality also incentiviz</w:t>
      </w:r>
      <w:r w:rsidR="00D10AC2" w:rsidRPr="00837CAE">
        <w:rPr>
          <w:rFonts w:ascii="Times New Roman" w:eastAsiaTheme="minorEastAsia" w:hAnsi="Times New Roman" w:cs="Times New Roman"/>
          <w:color w:val="202124"/>
          <w:rPrChange w:id="447" w:author="Stephen John Stretton" w:date="2024-04-16T06:18:00Z">
            <w:rPr>
              <w:rFonts w:ascii="Times New Roman" w:eastAsiaTheme="minorEastAsia" w:hAnsi="Times New Roman" w:cs="Times New Roman"/>
              <w:color w:val="202124"/>
              <w:sz w:val="24"/>
              <w:szCs w:val="24"/>
            </w:rPr>
          </w:rPrChange>
        </w:rPr>
        <w:t>es</w:t>
      </w:r>
      <w:r w:rsidR="006E6AF5" w:rsidRPr="00837CAE">
        <w:rPr>
          <w:rFonts w:ascii="Times New Roman" w:eastAsiaTheme="minorEastAsia" w:hAnsi="Times New Roman" w:cs="Times New Roman"/>
          <w:color w:val="202124"/>
          <w:rPrChange w:id="448" w:author="Stephen John Stretton" w:date="2024-04-16T06:18:00Z">
            <w:rPr>
              <w:rFonts w:ascii="Times New Roman" w:eastAsiaTheme="minorEastAsia" w:hAnsi="Times New Roman" w:cs="Times New Roman"/>
              <w:color w:val="202124"/>
              <w:sz w:val="24"/>
              <w:szCs w:val="24"/>
            </w:rPr>
          </w:rPrChange>
        </w:rPr>
        <w:t xml:space="preserve"> strategic behavior among countries to delay action until they are paid to do it.</w:t>
      </w:r>
      <w:r w:rsidR="002A22FA" w:rsidRPr="00837CAE">
        <w:rPr>
          <w:rFonts w:ascii="Times New Roman" w:eastAsiaTheme="minorEastAsia" w:hAnsi="Times New Roman" w:cs="Times New Roman"/>
          <w:color w:val="202124"/>
          <w:rPrChange w:id="449" w:author="Stephen John Stretton" w:date="2024-04-16T06:18:00Z">
            <w:rPr>
              <w:rFonts w:ascii="Times New Roman" w:eastAsiaTheme="minorEastAsia" w:hAnsi="Times New Roman" w:cs="Times New Roman"/>
              <w:color w:val="202124"/>
              <w:sz w:val="24"/>
              <w:szCs w:val="24"/>
            </w:rPr>
          </w:rPrChange>
        </w:rPr>
        <w:t xml:space="preserve"> </w:t>
      </w:r>
      <w:r w:rsidR="002A22FA" w:rsidRPr="00837CAE">
        <w:rPr>
          <w:rFonts w:ascii="Times New Roman" w:eastAsiaTheme="minorEastAsia" w:hAnsi="Times New Roman" w:cs="Times New Roman"/>
          <w:i/>
          <w:iCs/>
          <w:color w:val="202124"/>
          <w:rPrChange w:id="450" w:author="Stephen John Stretton" w:date="2024-04-16T06:18:00Z">
            <w:rPr>
              <w:rFonts w:ascii="Times New Roman" w:eastAsiaTheme="minorEastAsia" w:hAnsi="Times New Roman" w:cs="Times New Roman"/>
              <w:i/>
              <w:iCs/>
              <w:color w:val="202124"/>
              <w:sz w:val="24"/>
              <w:szCs w:val="24"/>
            </w:rPr>
          </w:rPrChange>
        </w:rPr>
        <w:t>Universal incentives</w:t>
      </w:r>
      <w:r w:rsidR="008C57DC" w:rsidRPr="00837CAE">
        <w:rPr>
          <w:rFonts w:ascii="Times New Roman" w:eastAsiaTheme="minorEastAsia" w:hAnsi="Times New Roman" w:cs="Times New Roman"/>
          <w:color w:val="202124"/>
          <w:rPrChange w:id="451" w:author="Stephen John Stretton" w:date="2024-04-16T06:18:00Z">
            <w:rPr>
              <w:rFonts w:ascii="Times New Roman" w:eastAsiaTheme="minorEastAsia" w:hAnsi="Times New Roman" w:cs="Times New Roman"/>
              <w:color w:val="202124"/>
              <w:sz w:val="24"/>
              <w:szCs w:val="24"/>
            </w:rPr>
          </w:rPrChange>
        </w:rPr>
        <w:t xml:space="preserve"> are one option where incentives are defined now for all countries.</w:t>
      </w:r>
      <w:r w:rsidR="002A22FA" w:rsidRPr="00837CAE">
        <w:rPr>
          <w:rFonts w:ascii="Times New Roman" w:eastAsiaTheme="minorEastAsia" w:hAnsi="Times New Roman" w:cs="Times New Roman"/>
          <w:color w:val="202124"/>
          <w:rPrChange w:id="452" w:author="Stephen John Stretton" w:date="2024-04-16T06:18:00Z">
            <w:rPr>
              <w:rFonts w:ascii="Times New Roman" w:eastAsiaTheme="minorEastAsia" w:hAnsi="Times New Roman" w:cs="Times New Roman"/>
              <w:color w:val="202124"/>
              <w:sz w:val="24"/>
              <w:szCs w:val="24"/>
            </w:rPr>
          </w:rPrChange>
        </w:rPr>
        <w:t xml:space="preserve"> </w:t>
      </w:r>
    </w:p>
    <w:p w14:paraId="03C373D1" w14:textId="70F23B48" w:rsidR="00C51E46" w:rsidRPr="00837CAE" w:rsidRDefault="00857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453" w:author="Stephen John Stretton" w:date="2024-04-16T06:18:00Z">
            <w:rPr>
              <w:rFonts w:ascii="Times New Roman" w:eastAsiaTheme="minorEastAsia" w:hAnsi="Times New Roman" w:cs="Times New Roman"/>
              <w:color w:val="202124"/>
              <w:sz w:val="24"/>
              <w:szCs w:val="24"/>
            </w:rPr>
          </w:rPrChange>
        </w:rPr>
        <w:pPrChange w:id="454"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455" w:author="Stephen John Stretton" w:date="2024-04-16T06:18:00Z">
            <w:rPr>
              <w:rFonts w:ascii="Times New Roman" w:eastAsiaTheme="minorEastAsia" w:hAnsi="Times New Roman" w:cs="Times New Roman"/>
              <w:color w:val="202124"/>
              <w:sz w:val="24"/>
              <w:szCs w:val="24"/>
            </w:rPr>
          </w:rPrChange>
        </w:rPr>
        <w:t xml:space="preserve">Economists </w:t>
      </w:r>
      <w:r w:rsidR="008B1732" w:rsidRPr="00837CAE">
        <w:rPr>
          <w:rFonts w:ascii="Times New Roman" w:eastAsiaTheme="minorEastAsia" w:hAnsi="Times New Roman" w:cs="Times New Roman"/>
          <w:color w:val="202124"/>
          <w:rPrChange w:id="456" w:author="Stephen John Stretton" w:date="2024-04-16T06:18:00Z">
            <w:rPr>
              <w:rFonts w:ascii="Times New Roman" w:eastAsiaTheme="minorEastAsia" w:hAnsi="Times New Roman" w:cs="Times New Roman"/>
              <w:color w:val="202124"/>
              <w:sz w:val="24"/>
              <w:szCs w:val="24"/>
            </w:rPr>
          </w:rPrChange>
        </w:rPr>
        <w:t xml:space="preserve">tend to </w:t>
      </w:r>
      <w:r w:rsidRPr="00837CAE">
        <w:rPr>
          <w:rFonts w:ascii="Times New Roman" w:eastAsiaTheme="minorEastAsia" w:hAnsi="Times New Roman" w:cs="Times New Roman"/>
          <w:color w:val="202124"/>
          <w:rPrChange w:id="457" w:author="Stephen John Stretton" w:date="2024-04-16T06:18:00Z">
            <w:rPr>
              <w:rFonts w:ascii="Times New Roman" w:eastAsiaTheme="minorEastAsia" w:hAnsi="Times New Roman" w:cs="Times New Roman"/>
              <w:color w:val="202124"/>
              <w:sz w:val="24"/>
              <w:szCs w:val="24"/>
            </w:rPr>
          </w:rPrChange>
        </w:rPr>
        <w:t>favor</w:t>
      </w:r>
      <w:r w:rsidR="00A22191" w:rsidRPr="00837CAE">
        <w:rPr>
          <w:rFonts w:ascii="Times New Roman" w:eastAsiaTheme="minorEastAsia" w:hAnsi="Times New Roman" w:cs="Times New Roman"/>
          <w:color w:val="202124"/>
          <w:rPrChange w:id="458" w:author="Stephen John Stretton" w:date="2024-04-16T06:18:00Z">
            <w:rPr>
              <w:rFonts w:ascii="Times New Roman" w:eastAsiaTheme="minorEastAsia" w:hAnsi="Times New Roman" w:cs="Times New Roman"/>
              <w:color w:val="202124"/>
              <w:sz w:val="24"/>
              <w:szCs w:val="24"/>
            </w:rPr>
          </w:rPrChange>
        </w:rPr>
        <w:t xml:space="preserve"> internali</w:t>
      </w:r>
      <w:r w:rsidRPr="00837CAE">
        <w:rPr>
          <w:rFonts w:ascii="Times New Roman" w:eastAsiaTheme="minorEastAsia" w:hAnsi="Times New Roman" w:cs="Times New Roman"/>
          <w:color w:val="202124"/>
          <w:rPrChange w:id="459" w:author="Stephen John Stretton" w:date="2024-04-16T06:18:00Z">
            <w:rPr>
              <w:rFonts w:ascii="Times New Roman" w:eastAsiaTheme="minorEastAsia" w:hAnsi="Times New Roman" w:cs="Times New Roman"/>
              <w:color w:val="202124"/>
              <w:sz w:val="24"/>
              <w:szCs w:val="24"/>
            </w:rPr>
          </w:rPrChange>
        </w:rPr>
        <w:t>zing</w:t>
      </w:r>
      <w:r w:rsidR="00A22191" w:rsidRPr="00837CAE">
        <w:rPr>
          <w:rFonts w:ascii="Times New Roman" w:eastAsiaTheme="minorEastAsia" w:hAnsi="Times New Roman" w:cs="Times New Roman"/>
          <w:color w:val="202124"/>
          <w:rPrChange w:id="460" w:author="Stephen John Stretton" w:date="2024-04-16T06:18:00Z">
            <w:rPr>
              <w:rFonts w:ascii="Times New Roman" w:eastAsiaTheme="minorEastAsia" w:hAnsi="Times New Roman" w:cs="Times New Roman"/>
              <w:color w:val="202124"/>
              <w:sz w:val="24"/>
              <w:szCs w:val="24"/>
            </w:rPr>
          </w:rPrChange>
        </w:rPr>
        <w:t xml:space="preserve"> </w:t>
      </w:r>
      <w:r w:rsidRPr="00837CAE">
        <w:rPr>
          <w:rFonts w:ascii="Times New Roman" w:eastAsiaTheme="minorEastAsia" w:hAnsi="Times New Roman" w:cs="Times New Roman"/>
          <w:color w:val="202124"/>
          <w:rPrChange w:id="461" w:author="Stephen John Stretton" w:date="2024-04-16T06:18:00Z">
            <w:rPr>
              <w:rFonts w:ascii="Times New Roman" w:eastAsiaTheme="minorEastAsia" w:hAnsi="Times New Roman" w:cs="Times New Roman"/>
              <w:color w:val="202124"/>
              <w:sz w:val="24"/>
              <w:szCs w:val="24"/>
            </w:rPr>
          </w:rPrChange>
        </w:rPr>
        <w:t>externalit</w:t>
      </w:r>
      <w:r w:rsidR="008B1732" w:rsidRPr="00837CAE">
        <w:rPr>
          <w:rFonts w:ascii="Times New Roman" w:eastAsiaTheme="minorEastAsia" w:hAnsi="Times New Roman" w:cs="Times New Roman"/>
          <w:color w:val="202124"/>
          <w:rPrChange w:id="462" w:author="Stephen John Stretton" w:date="2024-04-16T06:18:00Z">
            <w:rPr>
              <w:rFonts w:ascii="Times New Roman" w:eastAsiaTheme="minorEastAsia" w:hAnsi="Times New Roman" w:cs="Times New Roman"/>
              <w:color w:val="202124"/>
              <w:sz w:val="24"/>
              <w:szCs w:val="24"/>
            </w:rPr>
          </w:rPrChange>
        </w:rPr>
        <w:t>ies. A</w:t>
      </w:r>
      <w:r w:rsidRPr="00837CAE">
        <w:rPr>
          <w:rFonts w:ascii="Times New Roman" w:eastAsiaTheme="minorEastAsia" w:hAnsi="Times New Roman" w:cs="Times New Roman"/>
          <w:color w:val="202124"/>
          <w:rPrChange w:id="463" w:author="Stephen John Stretton" w:date="2024-04-16T06:18:00Z">
            <w:rPr>
              <w:rFonts w:ascii="Times New Roman" w:eastAsiaTheme="minorEastAsia" w:hAnsi="Times New Roman" w:cs="Times New Roman"/>
              <w:color w:val="202124"/>
              <w:sz w:val="24"/>
              <w:szCs w:val="24"/>
            </w:rPr>
          </w:rPrChange>
        </w:rPr>
        <w:t xml:space="preserve">ctions </w:t>
      </w:r>
      <w:r w:rsidR="008B1732" w:rsidRPr="00837CAE">
        <w:rPr>
          <w:rFonts w:ascii="Times New Roman" w:eastAsiaTheme="minorEastAsia" w:hAnsi="Times New Roman" w:cs="Times New Roman"/>
          <w:color w:val="202124"/>
          <w:rPrChange w:id="464" w:author="Stephen John Stretton" w:date="2024-04-16T06:18:00Z">
            <w:rPr>
              <w:rFonts w:ascii="Times New Roman" w:eastAsiaTheme="minorEastAsia" w:hAnsi="Times New Roman" w:cs="Times New Roman"/>
              <w:color w:val="202124"/>
              <w:sz w:val="24"/>
              <w:szCs w:val="24"/>
            </w:rPr>
          </w:rPrChange>
        </w:rPr>
        <w:t xml:space="preserve">(i.e. policies) </w:t>
      </w:r>
      <w:r w:rsidRPr="00837CAE">
        <w:rPr>
          <w:rFonts w:ascii="Times New Roman" w:eastAsiaTheme="minorEastAsia" w:hAnsi="Times New Roman" w:cs="Times New Roman"/>
          <w:color w:val="202124"/>
          <w:rPrChange w:id="465" w:author="Stephen John Stretton" w:date="2024-04-16T06:18:00Z">
            <w:rPr>
              <w:rFonts w:ascii="Times New Roman" w:eastAsiaTheme="minorEastAsia" w:hAnsi="Times New Roman" w:cs="Times New Roman"/>
              <w:color w:val="202124"/>
              <w:sz w:val="24"/>
              <w:szCs w:val="24"/>
            </w:rPr>
          </w:rPrChange>
        </w:rPr>
        <w:t xml:space="preserve">are required </w:t>
      </w:r>
      <w:r w:rsidR="008B1732" w:rsidRPr="00837CAE">
        <w:rPr>
          <w:rFonts w:ascii="Times New Roman" w:eastAsiaTheme="minorEastAsia" w:hAnsi="Times New Roman" w:cs="Times New Roman"/>
          <w:color w:val="202124"/>
          <w:rPrChange w:id="466" w:author="Stephen John Stretton" w:date="2024-04-16T06:18:00Z">
            <w:rPr>
              <w:rFonts w:ascii="Times New Roman" w:eastAsiaTheme="minorEastAsia" w:hAnsi="Times New Roman" w:cs="Times New Roman"/>
              <w:color w:val="202124"/>
              <w:sz w:val="24"/>
              <w:szCs w:val="24"/>
            </w:rPr>
          </w:rPrChange>
        </w:rPr>
        <w:t xml:space="preserve">first </w:t>
      </w:r>
      <w:r w:rsidRPr="00837CAE">
        <w:rPr>
          <w:rFonts w:ascii="Times New Roman" w:eastAsiaTheme="minorEastAsia" w:hAnsi="Times New Roman" w:cs="Times New Roman"/>
          <w:color w:val="202124"/>
          <w:rPrChange w:id="467" w:author="Stephen John Stretton" w:date="2024-04-16T06:18:00Z">
            <w:rPr>
              <w:rFonts w:ascii="Times New Roman" w:eastAsiaTheme="minorEastAsia" w:hAnsi="Times New Roman" w:cs="Times New Roman"/>
              <w:color w:val="202124"/>
              <w:sz w:val="24"/>
              <w:szCs w:val="24"/>
            </w:rPr>
          </w:rPrChange>
        </w:rPr>
        <w:t xml:space="preserve">at the national level, which </w:t>
      </w:r>
      <w:r w:rsidR="008B1732" w:rsidRPr="00837CAE">
        <w:rPr>
          <w:rFonts w:ascii="Times New Roman" w:eastAsiaTheme="minorEastAsia" w:hAnsi="Times New Roman" w:cs="Times New Roman"/>
          <w:color w:val="202124"/>
          <w:rPrChange w:id="468" w:author="Stephen John Stretton" w:date="2024-04-16T06:18:00Z">
            <w:rPr>
              <w:rFonts w:ascii="Times New Roman" w:eastAsiaTheme="minorEastAsia" w:hAnsi="Times New Roman" w:cs="Times New Roman"/>
              <w:color w:val="202124"/>
              <w:sz w:val="24"/>
              <w:szCs w:val="24"/>
            </w:rPr>
          </w:rPrChange>
        </w:rPr>
        <w:t>requires incentives at the international level</w:t>
      </w:r>
      <w:r w:rsidRPr="00837CAE">
        <w:rPr>
          <w:rFonts w:ascii="Times New Roman" w:eastAsiaTheme="minorEastAsia" w:hAnsi="Times New Roman" w:cs="Times New Roman"/>
          <w:color w:val="202124"/>
          <w:rPrChange w:id="469" w:author="Stephen John Stretton" w:date="2024-04-16T06:18:00Z">
            <w:rPr>
              <w:rFonts w:ascii="Times New Roman" w:eastAsiaTheme="minorEastAsia" w:hAnsi="Times New Roman" w:cs="Times New Roman"/>
              <w:color w:val="202124"/>
              <w:sz w:val="24"/>
              <w:szCs w:val="24"/>
            </w:rPr>
          </w:rPrChange>
        </w:rPr>
        <w:t xml:space="preserve">. </w:t>
      </w:r>
      <w:r w:rsidR="00FC36E9" w:rsidRPr="00837CAE">
        <w:rPr>
          <w:rFonts w:ascii="Times New Roman" w:eastAsiaTheme="minorEastAsia" w:hAnsi="Times New Roman" w:cs="Times New Roman"/>
          <w:color w:val="202124"/>
          <w:rPrChange w:id="470" w:author="Stephen John Stretton" w:date="2024-04-16T06:18:00Z">
            <w:rPr>
              <w:rFonts w:ascii="Times New Roman" w:eastAsiaTheme="minorEastAsia" w:hAnsi="Times New Roman" w:cs="Times New Roman"/>
              <w:color w:val="202124"/>
              <w:sz w:val="24"/>
              <w:szCs w:val="24"/>
            </w:rPr>
          </w:rPrChange>
        </w:rPr>
        <w:t>However, i</w:t>
      </w:r>
      <w:r w:rsidRPr="00837CAE">
        <w:rPr>
          <w:rFonts w:ascii="Times New Roman" w:eastAsiaTheme="minorEastAsia" w:hAnsi="Times New Roman" w:cs="Times New Roman"/>
          <w:color w:val="202124"/>
          <w:rPrChange w:id="471" w:author="Stephen John Stretton" w:date="2024-04-16T06:18:00Z">
            <w:rPr>
              <w:rFonts w:ascii="Times New Roman" w:eastAsiaTheme="minorEastAsia" w:hAnsi="Times New Roman" w:cs="Times New Roman"/>
              <w:color w:val="202124"/>
              <w:sz w:val="24"/>
              <w:szCs w:val="24"/>
            </w:rPr>
          </w:rPrChange>
        </w:rPr>
        <w:t xml:space="preserve">nternational norms of sovereignty preclude global taxation of national emissions. </w:t>
      </w:r>
      <w:r w:rsidR="00BD077A" w:rsidRPr="00837CAE">
        <w:rPr>
          <w:rFonts w:ascii="Times New Roman" w:eastAsiaTheme="minorEastAsia" w:hAnsi="Times New Roman" w:cs="Times New Roman"/>
          <w:color w:val="202124"/>
          <w:rPrChange w:id="472" w:author="Stephen John Stretton" w:date="2024-04-16T06:18:00Z">
            <w:rPr>
              <w:rFonts w:ascii="Times New Roman" w:eastAsiaTheme="minorEastAsia" w:hAnsi="Times New Roman" w:cs="Times New Roman"/>
              <w:color w:val="202124"/>
              <w:sz w:val="24"/>
              <w:szCs w:val="24"/>
            </w:rPr>
          </w:rPrChange>
        </w:rPr>
        <w:t>Let’s assume we need an incentive of $100</w:t>
      </w:r>
      <w:del w:id="473" w:author="Jon Strand" w:date="2024-04-01T15:37:00Z">
        <w:r w:rsidR="00BD077A" w:rsidRPr="00837CAE" w:rsidDel="00D632FA">
          <w:rPr>
            <w:rFonts w:ascii="Times New Roman" w:eastAsiaTheme="minorEastAsia" w:hAnsi="Times New Roman" w:cs="Times New Roman"/>
            <w:color w:val="202124"/>
            <w:rPrChange w:id="474" w:author="Stephen John Stretton" w:date="2024-04-16T06:18:00Z">
              <w:rPr>
                <w:rFonts w:ascii="Times New Roman" w:eastAsiaTheme="minorEastAsia" w:hAnsi="Times New Roman" w:cs="Times New Roman"/>
                <w:color w:val="202124"/>
                <w:sz w:val="24"/>
                <w:szCs w:val="24"/>
              </w:rPr>
            </w:rPrChange>
          </w:rPr>
          <w:delText>t</w:delText>
        </w:r>
      </w:del>
      <w:r w:rsidR="00BD077A" w:rsidRPr="00837CAE">
        <w:rPr>
          <w:rFonts w:ascii="Times New Roman" w:eastAsiaTheme="minorEastAsia" w:hAnsi="Times New Roman" w:cs="Times New Roman"/>
          <w:color w:val="202124"/>
          <w:rPrChange w:id="475" w:author="Stephen John Stretton" w:date="2024-04-16T06:18:00Z">
            <w:rPr>
              <w:rFonts w:ascii="Times New Roman" w:eastAsiaTheme="minorEastAsia" w:hAnsi="Times New Roman" w:cs="Times New Roman"/>
              <w:color w:val="202124"/>
              <w:sz w:val="24"/>
              <w:szCs w:val="24"/>
            </w:rPr>
          </w:rPrChange>
        </w:rPr>
        <w:t>/</w:t>
      </w:r>
      <w:ins w:id="476" w:author="Jon Strand" w:date="2024-04-01T15:37:00Z">
        <w:r w:rsidR="00D632FA" w:rsidRPr="00837CAE">
          <w:rPr>
            <w:rFonts w:ascii="Times New Roman" w:eastAsiaTheme="minorEastAsia" w:hAnsi="Times New Roman" w:cs="Times New Roman"/>
            <w:color w:val="202124"/>
            <w:rPrChange w:id="477" w:author="Stephen John Stretton" w:date="2024-04-16T06:18:00Z">
              <w:rPr>
                <w:rFonts w:ascii="Times New Roman" w:eastAsiaTheme="minorEastAsia" w:hAnsi="Times New Roman" w:cs="Times New Roman"/>
                <w:color w:val="202124"/>
                <w:sz w:val="24"/>
                <w:szCs w:val="24"/>
              </w:rPr>
            </w:rPrChange>
          </w:rPr>
          <w:t>t</w:t>
        </w:r>
      </w:ins>
      <w:r w:rsidR="00BD077A" w:rsidRPr="00837CAE">
        <w:rPr>
          <w:rFonts w:ascii="Times New Roman" w:eastAsiaTheme="minorEastAsia" w:hAnsi="Times New Roman" w:cs="Times New Roman"/>
          <w:color w:val="202124"/>
          <w:rPrChange w:id="478" w:author="Stephen John Stretton" w:date="2024-04-16T06:18:00Z">
            <w:rPr>
              <w:rFonts w:ascii="Times New Roman" w:eastAsiaTheme="minorEastAsia" w:hAnsi="Times New Roman" w:cs="Times New Roman"/>
              <w:color w:val="202124"/>
              <w:sz w:val="24"/>
              <w:szCs w:val="24"/>
            </w:rPr>
          </w:rPrChange>
        </w:rPr>
        <w:t xml:space="preserve">CO2e. A putative international carbon tax at $100/tCO2e </w:t>
      </w:r>
      <w:commentRangeStart w:id="479"/>
      <w:commentRangeStart w:id="480"/>
      <w:r w:rsidR="00BD077A" w:rsidRPr="00837CAE">
        <w:rPr>
          <w:rFonts w:ascii="Times New Roman" w:eastAsiaTheme="minorEastAsia" w:hAnsi="Times New Roman" w:cs="Times New Roman"/>
          <w:color w:val="202124"/>
          <w:rPrChange w:id="481" w:author="Stephen John Stretton" w:date="2024-04-16T06:18:00Z">
            <w:rPr>
              <w:rFonts w:ascii="Times New Roman" w:eastAsiaTheme="minorEastAsia" w:hAnsi="Times New Roman" w:cs="Times New Roman"/>
              <w:color w:val="202124"/>
              <w:sz w:val="24"/>
              <w:szCs w:val="24"/>
            </w:rPr>
          </w:rPrChange>
        </w:rPr>
        <w:t>would raise nearly $5</w:t>
      </w:r>
      <w:del w:id="482" w:author="Stephen John Stretton" w:date="2024-04-15T12:34:00Z">
        <w:r w:rsidR="00BD077A" w:rsidRPr="00837CAE" w:rsidDel="00034832">
          <w:rPr>
            <w:rFonts w:ascii="Times New Roman" w:eastAsiaTheme="minorEastAsia" w:hAnsi="Times New Roman" w:cs="Times New Roman"/>
            <w:color w:val="202124"/>
            <w:rPrChange w:id="483" w:author="Stephen John Stretton" w:date="2024-04-16T06:18:00Z">
              <w:rPr>
                <w:rFonts w:ascii="Times New Roman" w:eastAsiaTheme="minorEastAsia" w:hAnsi="Times New Roman" w:cs="Times New Roman"/>
                <w:color w:val="202124"/>
                <w:sz w:val="24"/>
                <w:szCs w:val="24"/>
              </w:rPr>
            </w:rPrChange>
          </w:rPr>
          <w:delText>0</w:delText>
        </w:r>
      </w:del>
      <w:r w:rsidR="00BD077A" w:rsidRPr="00837CAE">
        <w:rPr>
          <w:rFonts w:ascii="Times New Roman" w:eastAsiaTheme="minorEastAsia" w:hAnsi="Times New Roman" w:cs="Times New Roman"/>
          <w:color w:val="202124"/>
          <w:rPrChange w:id="484" w:author="Stephen John Stretton" w:date="2024-04-16T06:18:00Z">
            <w:rPr>
              <w:rFonts w:ascii="Times New Roman" w:eastAsiaTheme="minorEastAsia" w:hAnsi="Times New Roman" w:cs="Times New Roman"/>
              <w:color w:val="202124"/>
              <w:sz w:val="24"/>
              <w:szCs w:val="24"/>
            </w:rPr>
          </w:rPrChange>
        </w:rPr>
        <w:t xml:space="preserve">trillion </w:t>
      </w:r>
      <w:commentRangeEnd w:id="479"/>
      <w:r w:rsidR="00D632FA" w:rsidRPr="00837CAE">
        <w:rPr>
          <w:rStyle w:val="CommentReference"/>
          <w:sz w:val="22"/>
          <w:szCs w:val="22"/>
          <w:rPrChange w:id="485" w:author="Stephen John Stretton" w:date="2024-04-16T06:18:00Z">
            <w:rPr>
              <w:rStyle w:val="CommentReference"/>
            </w:rPr>
          </w:rPrChange>
        </w:rPr>
        <w:commentReference w:id="479"/>
      </w:r>
      <w:commentRangeEnd w:id="480"/>
      <w:r w:rsidR="0047246E" w:rsidRPr="00837CAE">
        <w:rPr>
          <w:rStyle w:val="CommentReference"/>
          <w:sz w:val="22"/>
          <w:szCs w:val="22"/>
          <w:rPrChange w:id="486" w:author="Stephen John Stretton" w:date="2024-04-16T06:18:00Z">
            <w:rPr>
              <w:rStyle w:val="CommentReference"/>
            </w:rPr>
          </w:rPrChange>
        </w:rPr>
        <w:commentReference w:id="480"/>
      </w:r>
      <w:r w:rsidR="00BD077A" w:rsidRPr="00837CAE">
        <w:rPr>
          <w:rFonts w:ascii="Times New Roman" w:eastAsiaTheme="minorEastAsia" w:hAnsi="Times New Roman" w:cs="Times New Roman"/>
          <w:color w:val="202124"/>
          <w:rPrChange w:id="487" w:author="Stephen John Stretton" w:date="2024-04-16T06:18:00Z">
            <w:rPr>
              <w:rFonts w:ascii="Times New Roman" w:eastAsiaTheme="minorEastAsia" w:hAnsi="Times New Roman" w:cs="Times New Roman"/>
              <w:color w:val="202124"/>
              <w:sz w:val="24"/>
              <w:szCs w:val="24"/>
            </w:rPr>
          </w:rPrChange>
        </w:rPr>
        <w:t xml:space="preserve">and require tax transfers </w:t>
      </w:r>
      <w:r w:rsidR="00E86597" w:rsidRPr="00837CAE">
        <w:rPr>
          <w:rFonts w:ascii="Times New Roman" w:eastAsiaTheme="minorEastAsia" w:hAnsi="Times New Roman" w:cs="Times New Roman"/>
          <w:color w:val="202124"/>
          <w:rPrChange w:id="488" w:author="Stephen John Stretton" w:date="2024-04-16T06:18:00Z">
            <w:rPr>
              <w:rFonts w:ascii="Times New Roman" w:eastAsiaTheme="minorEastAsia" w:hAnsi="Times New Roman" w:cs="Times New Roman"/>
              <w:color w:val="202124"/>
              <w:sz w:val="24"/>
              <w:szCs w:val="24"/>
            </w:rPr>
          </w:rPrChange>
        </w:rPr>
        <w:t xml:space="preserve">(before the use of that revenue) </w:t>
      </w:r>
      <w:commentRangeStart w:id="489"/>
      <w:r w:rsidR="00BD077A" w:rsidRPr="00837CAE">
        <w:rPr>
          <w:rFonts w:ascii="Times New Roman" w:eastAsiaTheme="minorEastAsia" w:hAnsi="Times New Roman" w:cs="Times New Roman"/>
          <w:color w:val="202124"/>
          <w:rPrChange w:id="490" w:author="Stephen John Stretton" w:date="2024-04-16T06:18:00Z">
            <w:rPr>
              <w:rFonts w:ascii="Times New Roman" w:eastAsiaTheme="minorEastAsia" w:hAnsi="Times New Roman" w:cs="Times New Roman"/>
              <w:color w:val="202124"/>
              <w:sz w:val="24"/>
              <w:szCs w:val="24"/>
            </w:rPr>
          </w:rPrChange>
        </w:rPr>
        <w:t>from China to the world of $1</w:t>
      </w:r>
      <w:del w:id="491" w:author="Stephen John Stretton" w:date="2024-04-15T12:34:00Z">
        <w:r w:rsidR="00BD077A" w:rsidRPr="00837CAE" w:rsidDel="00034832">
          <w:rPr>
            <w:rFonts w:ascii="Times New Roman" w:eastAsiaTheme="minorEastAsia" w:hAnsi="Times New Roman" w:cs="Times New Roman"/>
            <w:color w:val="202124"/>
            <w:rPrChange w:id="492" w:author="Stephen John Stretton" w:date="2024-04-16T06:18:00Z">
              <w:rPr>
                <w:rFonts w:ascii="Times New Roman" w:eastAsiaTheme="minorEastAsia" w:hAnsi="Times New Roman" w:cs="Times New Roman"/>
                <w:color w:val="202124"/>
                <w:sz w:val="24"/>
                <w:szCs w:val="24"/>
              </w:rPr>
            </w:rPrChange>
          </w:rPr>
          <w:delText>0</w:delText>
        </w:r>
      </w:del>
      <w:r w:rsidR="00BD077A" w:rsidRPr="00837CAE">
        <w:rPr>
          <w:rFonts w:ascii="Times New Roman" w:eastAsiaTheme="minorEastAsia" w:hAnsi="Times New Roman" w:cs="Times New Roman"/>
          <w:color w:val="202124"/>
          <w:rPrChange w:id="493" w:author="Stephen John Stretton" w:date="2024-04-16T06:18:00Z">
            <w:rPr>
              <w:rFonts w:ascii="Times New Roman" w:eastAsiaTheme="minorEastAsia" w:hAnsi="Times New Roman" w:cs="Times New Roman"/>
              <w:color w:val="202124"/>
              <w:sz w:val="24"/>
              <w:szCs w:val="24"/>
            </w:rPr>
          </w:rPrChange>
        </w:rPr>
        <w:t xml:space="preserve"> trillion per year.</w:t>
      </w:r>
      <w:commentRangeEnd w:id="489"/>
      <w:r w:rsidR="00D632FA" w:rsidRPr="00837CAE">
        <w:rPr>
          <w:rStyle w:val="CommentReference"/>
          <w:sz w:val="22"/>
          <w:szCs w:val="22"/>
          <w:rPrChange w:id="494" w:author="Stephen John Stretton" w:date="2024-04-16T06:18:00Z">
            <w:rPr>
              <w:rStyle w:val="CommentReference"/>
            </w:rPr>
          </w:rPrChange>
        </w:rPr>
        <w:commentReference w:id="489"/>
      </w:r>
      <w:r w:rsidR="00BD077A" w:rsidRPr="00837CAE">
        <w:rPr>
          <w:rFonts w:ascii="Times New Roman" w:eastAsiaTheme="minorEastAsia" w:hAnsi="Times New Roman" w:cs="Times New Roman"/>
          <w:color w:val="202124"/>
          <w:rPrChange w:id="495" w:author="Stephen John Stretton" w:date="2024-04-16T06:18:00Z">
            <w:rPr>
              <w:rFonts w:ascii="Times New Roman" w:eastAsiaTheme="minorEastAsia" w:hAnsi="Times New Roman" w:cs="Times New Roman"/>
              <w:color w:val="202124"/>
              <w:sz w:val="24"/>
              <w:szCs w:val="24"/>
            </w:rPr>
          </w:rPrChange>
        </w:rPr>
        <w:t xml:space="preserve"> </w:t>
      </w:r>
      <w:r w:rsidR="00DE546D" w:rsidRPr="00837CAE">
        <w:rPr>
          <w:rFonts w:ascii="Times New Roman" w:eastAsiaTheme="minorEastAsia" w:hAnsi="Times New Roman" w:cs="Times New Roman"/>
          <w:color w:val="202124"/>
          <w:rPrChange w:id="496" w:author="Stephen John Stretton" w:date="2024-04-16T06:18:00Z">
            <w:rPr>
              <w:rFonts w:ascii="Times New Roman" w:eastAsiaTheme="minorEastAsia" w:hAnsi="Times New Roman" w:cs="Times New Roman"/>
              <w:color w:val="202124"/>
              <w:sz w:val="24"/>
              <w:szCs w:val="24"/>
            </w:rPr>
          </w:rPrChange>
        </w:rPr>
        <w:t xml:space="preserve">Even after the distribution of funds back </w:t>
      </w:r>
      <w:r w:rsidR="00AD0FD1" w:rsidRPr="00837CAE">
        <w:rPr>
          <w:rFonts w:ascii="Times New Roman" w:eastAsiaTheme="minorEastAsia" w:hAnsi="Times New Roman" w:cs="Times New Roman"/>
          <w:color w:val="202124"/>
          <w:rPrChange w:id="497" w:author="Stephen John Stretton" w:date="2024-04-16T06:18:00Z">
            <w:rPr>
              <w:rFonts w:ascii="Times New Roman" w:eastAsiaTheme="minorEastAsia" w:hAnsi="Times New Roman" w:cs="Times New Roman"/>
              <w:color w:val="202124"/>
              <w:sz w:val="24"/>
              <w:szCs w:val="24"/>
            </w:rPr>
          </w:rPrChange>
        </w:rPr>
        <w:t xml:space="preserve">the </w:t>
      </w:r>
      <w:r w:rsidR="00DE546D" w:rsidRPr="00837CAE">
        <w:rPr>
          <w:rFonts w:ascii="Times New Roman" w:eastAsiaTheme="minorEastAsia" w:hAnsi="Times New Roman" w:cs="Times New Roman"/>
          <w:color w:val="202124"/>
          <w:rPrChange w:id="498" w:author="Stephen John Stretton" w:date="2024-04-16T06:18:00Z">
            <w:rPr>
              <w:rFonts w:ascii="Times New Roman" w:eastAsiaTheme="minorEastAsia" w:hAnsi="Times New Roman" w:cs="Times New Roman"/>
              <w:color w:val="202124"/>
              <w:sz w:val="24"/>
              <w:szCs w:val="24"/>
            </w:rPr>
          </w:rPrChange>
        </w:rPr>
        <w:t xml:space="preserve">net sums would be huge. </w:t>
      </w:r>
      <w:r w:rsidR="00C51E46" w:rsidRPr="00837CAE">
        <w:rPr>
          <w:rFonts w:ascii="Times New Roman" w:eastAsiaTheme="minorEastAsia" w:hAnsi="Times New Roman" w:cs="Times New Roman"/>
          <w:color w:val="202124"/>
          <w:rPrChange w:id="499" w:author="Stephen John Stretton" w:date="2024-04-16T06:18:00Z">
            <w:rPr>
              <w:rFonts w:ascii="Times New Roman" w:eastAsiaTheme="minorEastAsia" w:hAnsi="Times New Roman" w:cs="Times New Roman"/>
              <w:color w:val="202124"/>
              <w:sz w:val="24"/>
              <w:szCs w:val="24"/>
            </w:rPr>
          </w:rPrChange>
        </w:rPr>
        <w:t>Why would the Chinese sign up to such an infringement of their own sovereignty</w:t>
      </w:r>
      <w:r w:rsidRPr="00837CAE">
        <w:rPr>
          <w:rFonts w:ascii="Times New Roman" w:eastAsiaTheme="minorEastAsia" w:hAnsi="Times New Roman" w:cs="Times New Roman"/>
          <w:color w:val="202124"/>
          <w:rPrChange w:id="500" w:author="Stephen John Stretton" w:date="2024-04-16T06:18:00Z">
            <w:rPr>
              <w:rFonts w:ascii="Times New Roman" w:eastAsiaTheme="minorEastAsia" w:hAnsi="Times New Roman" w:cs="Times New Roman"/>
              <w:color w:val="202124"/>
              <w:sz w:val="24"/>
              <w:szCs w:val="24"/>
            </w:rPr>
          </w:rPrChange>
        </w:rPr>
        <w:t xml:space="preserve"> and huge transfers</w:t>
      </w:r>
      <w:r w:rsidR="00FC36E9" w:rsidRPr="00837CAE">
        <w:rPr>
          <w:rFonts w:ascii="Times New Roman" w:eastAsiaTheme="minorEastAsia" w:hAnsi="Times New Roman" w:cs="Times New Roman"/>
          <w:color w:val="202124"/>
          <w:rPrChange w:id="501" w:author="Stephen John Stretton" w:date="2024-04-16T06:18:00Z">
            <w:rPr>
              <w:rFonts w:ascii="Times New Roman" w:eastAsiaTheme="minorEastAsia" w:hAnsi="Times New Roman" w:cs="Times New Roman"/>
              <w:color w:val="202124"/>
              <w:sz w:val="24"/>
              <w:szCs w:val="24"/>
            </w:rPr>
          </w:rPrChange>
        </w:rPr>
        <w:t xml:space="preserve"> of money</w:t>
      </w:r>
      <w:r w:rsidR="00C51E46" w:rsidRPr="00837CAE">
        <w:rPr>
          <w:rFonts w:ascii="Times New Roman" w:eastAsiaTheme="minorEastAsia" w:hAnsi="Times New Roman" w:cs="Times New Roman"/>
          <w:color w:val="202124"/>
          <w:rPrChange w:id="502" w:author="Stephen John Stretton" w:date="2024-04-16T06:18:00Z">
            <w:rPr>
              <w:rFonts w:ascii="Times New Roman" w:eastAsiaTheme="minorEastAsia" w:hAnsi="Times New Roman" w:cs="Times New Roman"/>
              <w:color w:val="202124"/>
              <w:sz w:val="24"/>
              <w:szCs w:val="24"/>
            </w:rPr>
          </w:rPrChange>
        </w:rPr>
        <w:t>?</w:t>
      </w:r>
      <w:r w:rsidR="0025104B" w:rsidRPr="00837CAE">
        <w:rPr>
          <w:rFonts w:ascii="Times New Roman" w:eastAsiaTheme="minorEastAsia" w:hAnsi="Times New Roman" w:cs="Times New Roman"/>
          <w:color w:val="202124"/>
          <w:rPrChange w:id="503" w:author="Stephen John Stretton" w:date="2024-04-16T06:18:00Z">
            <w:rPr>
              <w:rFonts w:ascii="Times New Roman" w:eastAsiaTheme="minorEastAsia" w:hAnsi="Times New Roman" w:cs="Times New Roman"/>
              <w:color w:val="202124"/>
              <w:sz w:val="24"/>
              <w:szCs w:val="24"/>
            </w:rPr>
          </w:rPrChange>
        </w:rPr>
        <w:t xml:space="preserve"> </w:t>
      </w:r>
    </w:p>
    <w:p w14:paraId="483C77FD" w14:textId="065F4324" w:rsidR="006E6AF5" w:rsidRPr="00837CAE" w:rsidRDefault="00857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504" w:author="Stephen John Stretton" w:date="2024-04-16T06:18:00Z">
            <w:rPr>
              <w:rFonts w:ascii="Times New Roman" w:eastAsiaTheme="minorEastAsia" w:hAnsi="Times New Roman" w:cs="Times New Roman"/>
              <w:color w:val="202124"/>
              <w:sz w:val="24"/>
              <w:szCs w:val="24"/>
            </w:rPr>
          </w:rPrChange>
        </w:rPr>
        <w:pPrChange w:id="505"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506" w:author="Stephen John Stretton" w:date="2024-04-16T06:18:00Z">
            <w:rPr>
              <w:rFonts w:ascii="Times New Roman" w:eastAsiaTheme="minorEastAsia" w:hAnsi="Times New Roman" w:cs="Times New Roman"/>
              <w:color w:val="202124"/>
              <w:sz w:val="24"/>
              <w:szCs w:val="24"/>
            </w:rPr>
          </w:rPrChange>
        </w:rPr>
        <w:t>Direct global subsidies also appear difficult,</w:t>
      </w:r>
      <w:r w:rsidR="0025104B" w:rsidRPr="00837CAE">
        <w:rPr>
          <w:rFonts w:ascii="Times New Roman" w:eastAsiaTheme="minorEastAsia" w:hAnsi="Times New Roman" w:cs="Times New Roman"/>
          <w:color w:val="202124"/>
          <w:rPrChange w:id="507" w:author="Stephen John Stretton" w:date="2024-04-16T06:18:00Z">
            <w:rPr>
              <w:rFonts w:ascii="Times New Roman" w:eastAsiaTheme="minorEastAsia" w:hAnsi="Times New Roman" w:cs="Times New Roman"/>
              <w:color w:val="202124"/>
              <w:sz w:val="24"/>
              <w:szCs w:val="24"/>
            </w:rPr>
          </w:rPrChange>
        </w:rPr>
        <w:t xml:space="preserve"> requir</w:t>
      </w:r>
      <w:r w:rsidRPr="00837CAE">
        <w:rPr>
          <w:rFonts w:ascii="Times New Roman" w:eastAsiaTheme="minorEastAsia" w:hAnsi="Times New Roman" w:cs="Times New Roman"/>
          <w:color w:val="202124"/>
          <w:rPrChange w:id="508" w:author="Stephen John Stretton" w:date="2024-04-16T06:18:00Z">
            <w:rPr>
              <w:rFonts w:ascii="Times New Roman" w:eastAsiaTheme="minorEastAsia" w:hAnsi="Times New Roman" w:cs="Times New Roman"/>
              <w:color w:val="202124"/>
              <w:sz w:val="24"/>
              <w:szCs w:val="24"/>
            </w:rPr>
          </w:rPrChange>
        </w:rPr>
        <w:t>ing</w:t>
      </w:r>
      <w:r w:rsidR="0025104B" w:rsidRPr="00837CAE">
        <w:rPr>
          <w:rFonts w:ascii="Times New Roman" w:eastAsiaTheme="minorEastAsia" w:hAnsi="Times New Roman" w:cs="Times New Roman"/>
          <w:color w:val="202124"/>
          <w:rPrChange w:id="509" w:author="Stephen John Stretton" w:date="2024-04-16T06:18:00Z">
            <w:rPr>
              <w:rFonts w:ascii="Times New Roman" w:eastAsiaTheme="minorEastAsia" w:hAnsi="Times New Roman" w:cs="Times New Roman"/>
              <w:color w:val="202124"/>
              <w:sz w:val="24"/>
              <w:szCs w:val="24"/>
            </w:rPr>
          </w:rPrChange>
        </w:rPr>
        <w:t xml:space="preserve"> a pot of global money that is infeasibl</w:t>
      </w:r>
      <w:r w:rsidR="00C51E46" w:rsidRPr="00837CAE">
        <w:rPr>
          <w:rFonts w:ascii="Times New Roman" w:eastAsiaTheme="minorEastAsia" w:hAnsi="Times New Roman" w:cs="Times New Roman"/>
          <w:color w:val="202124"/>
          <w:rPrChange w:id="510" w:author="Stephen John Stretton" w:date="2024-04-16T06:18:00Z">
            <w:rPr>
              <w:rFonts w:ascii="Times New Roman" w:eastAsiaTheme="minorEastAsia" w:hAnsi="Times New Roman" w:cs="Times New Roman"/>
              <w:color w:val="202124"/>
              <w:sz w:val="24"/>
              <w:szCs w:val="24"/>
            </w:rPr>
          </w:rPrChange>
        </w:rPr>
        <w:t>y large</w:t>
      </w:r>
      <w:r w:rsidR="00050189" w:rsidRPr="00837CAE">
        <w:rPr>
          <w:rFonts w:ascii="Times New Roman" w:eastAsiaTheme="minorEastAsia" w:hAnsi="Times New Roman" w:cs="Times New Roman"/>
          <w:color w:val="202124"/>
          <w:rPrChange w:id="511" w:author="Stephen John Stretton" w:date="2024-04-16T06:18:00Z">
            <w:rPr>
              <w:rFonts w:ascii="Times New Roman" w:eastAsiaTheme="minorEastAsia" w:hAnsi="Times New Roman" w:cs="Times New Roman"/>
              <w:color w:val="202124"/>
              <w:sz w:val="24"/>
              <w:szCs w:val="24"/>
            </w:rPr>
          </w:rPrChange>
        </w:rPr>
        <w:t>. L</w:t>
      </w:r>
      <w:r w:rsidR="00BD077A" w:rsidRPr="00837CAE">
        <w:rPr>
          <w:rFonts w:ascii="Times New Roman" w:eastAsiaTheme="minorEastAsia" w:hAnsi="Times New Roman" w:cs="Times New Roman"/>
          <w:color w:val="202124"/>
          <w:rPrChange w:id="512" w:author="Stephen John Stretton" w:date="2024-04-16T06:18:00Z">
            <w:rPr>
              <w:rFonts w:ascii="Times New Roman" w:eastAsiaTheme="minorEastAsia" w:hAnsi="Times New Roman" w:cs="Times New Roman"/>
              <w:color w:val="202124"/>
              <w:sz w:val="24"/>
              <w:szCs w:val="24"/>
            </w:rPr>
          </w:rPrChange>
        </w:rPr>
        <w:t xml:space="preserve">et’s say </w:t>
      </w:r>
      <w:r w:rsidR="00C51E46" w:rsidRPr="00837CAE">
        <w:rPr>
          <w:rFonts w:ascii="Times New Roman" w:eastAsiaTheme="minorEastAsia" w:hAnsi="Times New Roman" w:cs="Times New Roman"/>
          <w:color w:val="202124"/>
          <w:rPrChange w:id="513" w:author="Stephen John Stretton" w:date="2024-04-16T06:18:00Z">
            <w:rPr>
              <w:rFonts w:ascii="Times New Roman" w:eastAsiaTheme="minorEastAsia" w:hAnsi="Times New Roman" w:cs="Times New Roman"/>
              <w:color w:val="202124"/>
              <w:sz w:val="24"/>
              <w:szCs w:val="24"/>
            </w:rPr>
          </w:rPrChange>
        </w:rPr>
        <w:t xml:space="preserve">that it required $100/tCO2 positive incentive </w:t>
      </w:r>
      <w:r w:rsidR="00C93CC2" w:rsidRPr="00837CAE">
        <w:rPr>
          <w:rFonts w:ascii="Times New Roman" w:eastAsiaTheme="minorEastAsia" w:hAnsi="Times New Roman" w:cs="Times New Roman"/>
          <w:color w:val="202124"/>
          <w:rPrChange w:id="514" w:author="Stephen John Stretton" w:date="2024-04-16T06:18:00Z">
            <w:rPr>
              <w:rFonts w:ascii="Times New Roman" w:eastAsiaTheme="minorEastAsia" w:hAnsi="Times New Roman" w:cs="Times New Roman"/>
              <w:color w:val="202124"/>
              <w:sz w:val="24"/>
              <w:szCs w:val="24"/>
            </w:rPr>
          </w:rPrChange>
        </w:rPr>
        <w:t>and this would</w:t>
      </w:r>
      <w:ins w:id="515" w:author="Jon Strand" w:date="2024-04-01T15:38:00Z">
        <w:r w:rsidR="00D632FA" w:rsidRPr="00837CAE">
          <w:rPr>
            <w:rFonts w:ascii="Times New Roman" w:eastAsiaTheme="minorEastAsia" w:hAnsi="Times New Roman" w:cs="Times New Roman"/>
            <w:color w:val="202124"/>
            <w:rPrChange w:id="516" w:author="Stephen John Stretton" w:date="2024-04-16T06:18:00Z">
              <w:rPr>
                <w:rFonts w:ascii="Times New Roman" w:eastAsiaTheme="minorEastAsia" w:hAnsi="Times New Roman" w:cs="Times New Roman"/>
                <w:color w:val="202124"/>
                <w:sz w:val="24"/>
                <w:szCs w:val="24"/>
              </w:rPr>
            </w:rPrChange>
          </w:rPr>
          <w:t xml:space="preserve"> reduce</w:t>
        </w:r>
      </w:ins>
      <w:r w:rsidR="00C93CC2" w:rsidRPr="00837CAE">
        <w:rPr>
          <w:rFonts w:ascii="Times New Roman" w:eastAsiaTheme="minorEastAsia" w:hAnsi="Times New Roman" w:cs="Times New Roman"/>
          <w:color w:val="202124"/>
          <w:rPrChange w:id="517" w:author="Stephen John Stretton" w:date="2024-04-16T06:18:00Z">
            <w:rPr>
              <w:rFonts w:ascii="Times New Roman" w:eastAsiaTheme="minorEastAsia" w:hAnsi="Times New Roman" w:cs="Times New Roman"/>
              <w:color w:val="202124"/>
              <w:sz w:val="24"/>
              <w:szCs w:val="24"/>
            </w:rPr>
          </w:rPrChange>
        </w:rPr>
        <w:t xml:space="preserve"> global</w:t>
      </w:r>
      <w:r w:rsidR="00C51E46" w:rsidRPr="00837CAE">
        <w:rPr>
          <w:rFonts w:ascii="Times New Roman" w:eastAsiaTheme="minorEastAsia" w:hAnsi="Times New Roman" w:cs="Times New Roman"/>
          <w:color w:val="202124"/>
          <w:rPrChange w:id="518" w:author="Stephen John Stretton" w:date="2024-04-16T06:18:00Z">
            <w:rPr>
              <w:rFonts w:ascii="Times New Roman" w:eastAsiaTheme="minorEastAsia" w:hAnsi="Times New Roman" w:cs="Times New Roman"/>
              <w:color w:val="202124"/>
              <w:sz w:val="24"/>
              <w:szCs w:val="24"/>
            </w:rPr>
          </w:rPrChange>
        </w:rPr>
        <w:t xml:space="preserve"> emissions</w:t>
      </w:r>
      <w:r w:rsidR="00056DA5" w:rsidRPr="00837CAE">
        <w:rPr>
          <w:rFonts w:ascii="Times New Roman" w:eastAsiaTheme="minorEastAsia" w:hAnsi="Times New Roman" w:cs="Times New Roman"/>
          <w:color w:val="202124"/>
          <w:rPrChange w:id="519" w:author="Stephen John Stretton" w:date="2024-04-16T06:18:00Z">
            <w:rPr>
              <w:rFonts w:ascii="Times New Roman" w:eastAsiaTheme="minorEastAsia" w:hAnsi="Times New Roman" w:cs="Times New Roman"/>
              <w:color w:val="202124"/>
              <w:sz w:val="24"/>
              <w:szCs w:val="24"/>
            </w:rPr>
          </w:rPrChange>
        </w:rPr>
        <w:t xml:space="preserve"> by 10%</w:t>
      </w:r>
      <w:r w:rsidR="00C93CC2" w:rsidRPr="00837CAE">
        <w:rPr>
          <w:rFonts w:ascii="Times New Roman" w:eastAsiaTheme="minorEastAsia" w:hAnsi="Times New Roman" w:cs="Times New Roman"/>
          <w:color w:val="202124"/>
          <w:rPrChange w:id="520" w:author="Stephen John Stretton" w:date="2024-04-16T06:18:00Z">
            <w:rPr>
              <w:rFonts w:ascii="Times New Roman" w:eastAsiaTheme="minorEastAsia" w:hAnsi="Times New Roman" w:cs="Times New Roman"/>
              <w:color w:val="202124"/>
              <w:sz w:val="24"/>
              <w:szCs w:val="24"/>
            </w:rPr>
          </w:rPrChange>
        </w:rPr>
        <w:t xml:space="preserve"> in the first year</w:t>
      </w:r>
      <w:r w:rsidR="0025104B" w:rsidRPr="00837CAE">
        <w:rPr>
          <w:rFonts w:ascii="Times New Roman" w:eastAsiaTheme="minorEastAsia" w:hAnsi="Times New Roman" w:cs="Times New Roman"/>
          <w:color w:val="202124"/>
          <w:rPrChange w:id="521" w:author="Stephen John Stretton" w:date="2024-04-16T06:18:00Z">
            <w:rPr>
              <w:rFonts w:ascii="Times New Roman" w:eastAsiaTheme="minorEastAsia" w:hAnsi="Times New Roman" w:cs="Times New Roman"/>
              <w:color w:val="202124"/>
              <w:sz w:val="24"/>
              <w:szCs w:val="24"/>
            </w:rPr>
          </w:rPrChange>
        </w:rPr>
        <w:t>.</w:t>
      </w:r>
      <w:r w:rsidR="00BD077A" w:rsidRPr="00837CAE">
        <w:rPr>
          <w:rFonts w:ascii="Times New Roman" w:eastAsiaTheme="minorEastAsia" w:hAnsi="Times New Roman" w:cs="Times New Roman"/>
          <w:color w:val="202124"/>
          <w:rPrChange w:id="522" w:author="Stephen John Stretton" w:date="2024-04-16T06:18:00Z">
            <w:rPr>
              <w:rFonts w:ascii="Times New Roman" w:eastAsiaTheme="minorEastAsia" w:hAnsi="Times New Roman" w:cs="Times New Roman"/>
              <w:color w:val="202124"/>
              <w:sz w:val="24"/>
              <w:szCs w:val="24"/>
            </w:rPr>
          </w:rPrChange>
        </w:rPr>
        <w:t xml:space="preserve"> </w:t>
      </w:r>
      <w:r w:rsidR="00056DA5" w:rsidRPr="00837CAE">
        <w:rPr>
          <w:rFonts w:ascii="Times New Roman" w:eastAsiaTheme="minorEastAsia" w:hAnsi="Times New Roman" w:cs="Times New Roman"/>
          <w:color w:val="202124"/>
          <w:rPrChange w:id="523" w:author="Stephen John Stretton" w:date="2024-04-16T06:18:00Z">
            <w:rPr>
              <w:rFonts w:ascii="Times New Roman" w:eastAsiaTheme="minorEastAsia" w:hAnsi="Times New Roman" w:cs="Times New Roman"/>
              <w:color w:val="202124"/>
              <w:sz w:val="24"/>
              <w:szCs w:val="24"/>
            </w:rPr>
          </w:rPrChange>
        </w:rPr>
        <w:t xml:space="preserve">That </w:t>
      </w:r>
      <w:r w:rsidR="00BD077A" w:rsidRPr="00837CAE">
        <w:rPr>
          <w:rFonts w:ascii="Times New Roman" w:eastAsiaTheme="minorEastAsia" w:hAnsi="Times New Roman" w:cs="Times New Roman"/>
          <w:color w:val="202124"/>
          <w:rPrChange w:id="524" w:author="Stephen John Stretton" w:date="2024-04-16T06:18:00Z">
            <w:rPr>
              <w:rFonts w:ascii="Times New Roman" w:eastAsiaTheme="minorEastAsia" w:hAnsi="Times New Roman" w:cs="Times New Roman"/>
              <w:color w:val="202124"/>
              <w:sz w:val="24"/>
              <w:szCs w:val="24"/>
            </w:rPr>
          </w:rPrChange>
        </w:rPr>
        <w:t>might require $5</w:t>
      </w:r>
      <w:ins w:id="525" w:author="Stephen John Stretton" w:date="2024-04-15T12:35:00Z">
        <w:r w:rsidR="006308BC" w:rsidRPr="00837CAE">
          <w:rPr>
            <w:rFonts w:ascii="Times New Roman" w:eastAsiaTheme="minorEastAsia" w:hAnsi="Times New Roman" w:cs="Times New Roman"/>
            <w:color w:val="202124"/>
            <w:rPrChange w:id="526" w:author="Stephen John Stretton" w:date="2024-04-16T06:18:00Z">
              <w:rPr>
                <w:rFonts w:ascii="Times New Roman" w:eastAsiaTheme="minorEastAsia" w:hAnsi="Times New Roman" w:cs="Times New Roman"/>
                <w:color w:val="202124"/>
                <w:sz w:val="24"/>
                <w:szCs w:val="24"/>
              </w:rPr>
            </w:rPrChange>
          </w:rPr>
          <w:t>00bn</w:t>
        </w:r>
      </w:ins>
      <w:del w:id="527" w:author="Stephen John Stretton" w:date="2024-04-15T12:35:00Z">
        <w:r w:rsidR="00BD077A" w:rsidRPr="00837CAE" w:rsidDel="006308BC">
          <w:rPr>
            <w:rFonts w:ascii="Times New Roman" w:eastAsiaTheme="minorEastAsia" w:hAnsi="Times New Roman" w:cs="Times New Roman"/>
            <w:color w:val="202124"/>
            <w:rPrChange w:id="528" w:author="Stephen John Stretton" w:date="2024-04-16T06:18:00Z">
              <w:rPr>
                <w:rFonts w:ascii="Times New Roman" w:eastAsiaTheme="minorEastAsia" w:hAnsi="Times New Roman" w:cs="Times New Roman"/>
                <w:color w:val="202124"/>
                <w:sz w:val="24"/>
                <w:szCs w:val="24"/>
              </w:rPr>
            </w:rPrChange>
          </w:rPr>
          <w:delText>tr</w:delText>
        </w:r>
      </w:del>
      <w:r w:rsidR="00BD077A" w:rsidRPr="00837CAE">
        <w:rPr>
          <w:rFonts w:ascii="Times New Roman" w:eastAsiaTheme="minorEastAsia" w:hAnsi="Times New Roman" w:cs="Times New Roman"/>
          <w:color w:val="202124"/>
          <w:rPrChange w:id="529" w:author="Stephen John Stretton" w:date="2024-04-16T06:18:00Z">
            <w:rPr>
              <w:rFonts w:ascii="Times New Roman" w:eastAsiaTheme="minorEastAsia" w:hAnsi="Times New Roman" w:cs="Times New Roman"/>
              <w:color w:val="202124"/>
              <w:sz w:val="24"/>
              <w:szCs w:val="24"/>
            </w:rPr>
          </w:rPrChange>
        </w:rPr>
        <w:t>/year</w:t>
      </w:r>
      <w:r w:rsidR="002F509A" w:rsidRPr="00837CAE">
        <w:rPr>
          <w:rFonts w:ascii="Times New Roman" w:eastAsiaTheme="minorEastAsia" w:hAnsi="Times New Roman" w:cs="Times New Roman"/>
          <w:color w:val="202124"/>
          <w:rPrChange w:id="530" w:author="Stephen John Stretton" w:date="2024-04-16T06:18:00Z">
            <w:rPr>
              <w:rFonts w:ascii="Times New Roman" w:eastAsiaTheme="minorEastAsia" w:hAnsi="Times New Roman" w:cs="Times New Roman"/>
              <w:color w:val="202124"/>
              <w:sz w:val="24"/>
              <w:szCs w:val="24"/>
            </w:rPr>
          </w:rPrChange>
        </w:rPr>
        <w:t>, increasing as the emissions reduce</w:t>
      </w:r>
      <w:r w:rsidR="00BD077A" w:rsidRPr="00837CAE">
        <w:rPr>
          <w:rFonts w:ascii="Times New Roman" w:eastAsiaTheme="minorEastAsia" w:hAnsi="Times New Roman" w:cs="Times New Roman"/>
          <w:color w:val="202124"/>
          <w:rPrChange w:id="531" w:author="Stephen John Stretton" w:date="2024-04-16T06:18:00Z">
            <w:rPr>
              <w:rFonts w:ascii="Times New Roman" w:eastAsiaTheme="minorEastAsia" w:hAnsi="Times New Roman" w:cs="Times New Roman"/>
              <w:color w:val="202124"/>
              <w:sz w:val="24"/>
              <w:szCs w:val="24"/>
            </w:rPr>
          </w:rPrChange>
        </w:rPr>
        <w:t>.</w:t>
      </w:r>
      <w:r w:rsidR="00A22191" w:rsidRPr="00837CAE">
        <w:rPr>
          <w:rFonts w:ascii="Times New Roman" w:eastAsiaTheme="minorEastAsia" w:hAnsi="Times New Roman" w:cs="Times New Roman"/>
          <w:color w:val="202124"/>
          <w:rPrChange w:id="532" w:author="Stephen John Stretton" w:date="2024-04-16T06:18:00Z">
            <w:rPr>
              <w:rFonts w:ascii="Times New Roman" w:eastAsiaTheme="minorEastAsia" w:hAnsi="Times New Roman" w:cs="Times New Roman"/>
              <w:color w:val="202124"/>
              <w:sz w:val="24"/>
              <w:szCs w:val="24"/>
            </w:rPr>
          </w:rPrChange>
        </w:rPr>
        <w:t xml:space="preserve"> Positive subsidies also raise thorny questions of how to define the baseline</w:t>
      </w:r>
      <w:r w:rsidRPr="00837CAE">
        <w:rPr>
          <w:rFonts w:ascii="Times New Roman" w:eastAsiaTheme="minorEastAsia" w:hAnsi="Times New Roman" w:cs="Times New Roman"/>
          <w:color w:val="202124"/>
          <w:rPrChange w:id="533" w:author="Stephen John Stretton" w:date="2024-04-16T06:18:00Z">
            <w:rPr>
              <w:rFonts w:ascii="Times New Roman" w:eastAsiaTheme="minorEastAsia" w:hAnsi="Times New Roman" w:cs="Times New Roman"/>
              <w:color w:val="202124"/>
              <w:sz w:val="24"/>
              <w:szCs w:val="24"/>
            </w:rPr>
          </w:rPrChange>
        </w:rPr>
        <w:t xml:space="preserve"> against which subsidies are</w:t>
      </w:r>
      <w:r w:rsidR="006E6AF5" w:rsidRPr="00837CAE">
        <w:rPr>
          <w:rFonts w:ascii="Times New Roman" w:eastAsiaTheme="minorEastAsia" w:hAnsi="Times New Roman" w:cs="Times New Roman"/>
          <w:color w:val="202124"/>
          <w:rPrChange w:id="534" w:author="Stephen John Stretton" w:date="2024-04-16T06:18:00Z">
            <w:rPr>
              <w:rFonts w:ascii="Times New Roman" w:eastAsiaTheme="minorEastAsia" w:hAnsi="Times New Roman" w:cs="Times New Roman"/>
              <w:color w:val="202124"/>
              <w:sz w:val="24"/>
              <w:szCs w:val="24"/>
            </w:rPr>
          </w:rPrChange>
        </w:rPr>
        <w:t xml:space="preserve"> made</w:t>
      </w:r>
      <w:r w:rsidR="002F509A" w:rsidRPr="00837CAE">
        <w:rPr>
          <w:rFonts w:ascii="Times New Roman" w:eastAsiaTheme="minorEastAsia" w:hAnsi="Times New Roman" w:cs="Times New Roman"/>
          <w:color w:val="202124"/>
          <w:rPrChange w:id="535" w:author="Stephen John Stretton" w:date="2024-04-16T06:18:00Z">
            <w:rPr>
              <w:rFonts w:ascii="Times New Roman" w:eastAsiaTheme="minorEastAsia" w:hAnsi="Times New Roman" w:cs="Times New Roman"/>
              <w:color w:val="202124"/>
              <w:sz w:val="24"/>
              <w:szCs w:val="24"/>
            </w:rPr>
          </w:rPrChange>
        </w:rPr>
        <w:t xml:space="preserve"> </w:t>
      </w:r>
      <w:r w:rsidR="001E2C86" w:rsidRPr="00837CAE">
        <w:rPr>
          <w:rFonts w:ascii="Times New Roman" w:eastAsiaTheme="minorEastAsia" w:hAnsi="Times New Roman" w:cs="Times New Roman"/>
          <w:color w:val="202124"/>
          <w:rPrChange w:id="536" w:author="Stephen John Stretton" w:date="2024-04-16T06:18:00Z">
            <w:rPr>
              <w:rFonts w:ascii="Times New Roman" w:eastAsiaTheme="minorEastAsia" w:hAnsi="Times New Roman" w:cs="Times New Roman"/>
              <w:color w:val="202124"/>
              <w:sz w:val="24"/>
              <w:szCs w:val="24"/>
            </w:rPr>
          </w:rPrChange>
        </w:rPr>
        <w:t>(</w:t>
      </w:r>
      <w:r w:rsidR="002F509A" w:rsidRPr="00837CAE">
        <w:rPr>
          <w:rFonts w:ascii="Times New Roman" w:eastAsiaTheme="minorEastAsia" w:hAnsi="Times New Roman" w:cs="Times New Roman"/>
          <w:color w:val="202124"/>
          <w:rPrChange w:id="537" w:author="Stephen John Stretton" w:date="2024-04-16T06:18:00Z">
            <w:rPr>
              <w:rFonts w:ascii="Times New Roman" w:eastAsiaTheme="minorEastAsia" w:hAnsi="Times New Roman" w:cs="Times New Roman"/>
              <w:color w:val="202124"/>
              <w:sz w:val="24"/>
              <w:szCs w:val="24"/>
            </w:rPr>
          </w:rPrChange>
        </w:rPr>
        <w:t>related to the perverse incentive problem previously mentioned</w:t>
      </w:r>
      <w:r w:rsidR="001E2C86" w:rsidRPr="00837CAE">
        <w:rPr>
          <w:rFonts w:ascii="Times New Roman" w:eastAsiaTheme="minorEastAsia" w:hAnsi="Times New Roman" w:cs="Times New Roman"/>
          <w:color w:val="202124"/>
          <w:rPrChange w:id="538" w:author="Stephen John Stretton" w:date="2024-04-16T06:18:00Z">
            <w:rPr>
              <w:rFonts w:ascii="Times New Roman" w:eastAsiaTheme="minorEastAsia" w:hAnsi="Times New Roman" w:cs="Times New Roman"/>
              <w:color w:val="202124"/>
              <w:sz w:val="24"/>
              <w:szCs w:val="24"/>
            </w:rPr>
          </w:rPrChange>
        </w:rPr>
        <w:t>)</w:t>
      </w:r>
      <w:r w:rsidR="00A22191" w:rsidRPr="00837CAE">
        <w:rPr>
          <w:rFonts w:ascii="Times New Roman" w:eastAsiaTheme="minorEastAsia" w:hAnsi="Times New Roman" w:cs="Times New Roman"/>
          <w:color w:val="202124"/>
          <w:rPrChange w:id="539" w:author="Stephen John Stretton" w:date="2024-04-16T06:18:00Z">
            <w:rPr>
              <w:rFonts w:ascii="Times New Roman" w:eastAsiaTheme="minorEastAsia" w:hAnsi="Times New Roman" w:cs="Times New Roman"/>
              <w:color w:val="202124"/>
              <w:sz w:val="24"/>
              <w:szCs w:val="24"/>
            </w:rPr>
          </w:rPrChange>
        </w:rPr>
        <w:t xml:space="preserve">. </w:t>
      </w:r>
      <w:r w:rsidR="008C57DC" w:rsidRPr="00837CAE">
        <w:rPr>
          <w:rFonts w:ascii="Times New Roman" w:eastAsiaTheme="minorEastAsia" w:hAnsi="Times New Roman" w:cs="Times New Roman"/>
          <w:color w:val="202124"/>
          <w:rPrChange w:id="540" w:author="Stephen John Stretton" w:date="2024-04-16T06:18:00Z">
            <w:rPr>
              <w:rFonts w:ascii="Times New Roman" w:eastAsiaTheme="minorEastAsia" w:hAnsi="Times New Roman" w:cs="Times New Roman"/>
              <w:color w:val="202124"/>
              <w:sz w:val="24"/>
              <w:szCs w:val="24"/>
            </w:rPr>
          </w:rPrChange>
        </w:rPr>
        <w:t xml:space="preserve">To prevent the needed money being too large, the </w:t>
      </w:r>
      <w:r w:rsidR="008C57DC" w:rsidRPr="00837CAE">
        <w:rPr>
          <w:rFonts w:ascii="Times New Roman" w:eastAsiaTheme="minorEastAsia" w:hAnsi="Times New Roman" w:cs="Times New Roman"/>
          <w:i/>
          <w:iCs/>
          <w:color w:val="202124"/>
          <w:rPrChange w:id="541" w:author="Stephen John Stretton" w:date="2024-04-16T06:18:00Z">
            <w:rPr>
              <w:rFonts w:ascii="Times New Roman" w:eastAsiaTheme="minorEastAsia" w:hAnsi="Times New Roman" w:cs="Times New Roman"/>
              <w:i/>
              <w:iCs/>
              <w:color w:val="202124"/>
              <w:sz w:val="24"/>
              <w:szCs w:val="24"/>
            </w:rPr>
          </w:rPrChange>
        </w:rPr>
        <w:t>scope</w:t>
      </w:r>
      <w:r w:rsidR="008C57DC" w:rsidRPr="00837CAE">
        <w:rPr>
          <w:rFonts w:ascii="Times New Roman" w:eastAsiaTheme="minorEastAsia" w:hAnsi="Times New Roman" w:cs="Times New Roman"/>
          <w:color w:val="202124"/>
          <w:rPrChange w:id="542" w:author="Stephen John Stretton" w:date="2024-04-16T06:18:00Z">
            <w:rPr>
              <w:rFonts w:ascii="Times New Roman" w:eastAsiaTheme="minorEastAsia" w:hAnsi="Times New Roman" w:cs="Times New Roman"/>
              <w:color w:val="202124"/>
              <w:sz w:val="24"/>
              <w:szCs w:val="24"/>
            </w:rPr>
          </w:rPrChange>
        </w:rPr>
        <w:t xml:space="preserve"> of universal incentives could be limited regionally or sectorally.</w:t>
      </w:r>
      <w:ins w:id="543" w:author="Stephen John Stretton" w:date="2024-04-15T12:35:00Z">
        <w:r w:rsidR="006308BC" w:rsidRPr="00837CAE">
          <w:rPr>
            <w:rFonts w:ascii="Times New Roman" w:eastAsiaTheme="minorEastAsia" w:hAnsi="Times New Roman" w:cs="Times New Roman"/>
            <w:color w:val="202124"/>
            <w:rPrChange w:id="544" w:author="Stephen John Stretton" w:date="2024-04-16T06:18:00Z">
              <w:rPr>
                <w:rFonts w:ascii="Times New Roman" w:eastAsiaTheme="minorEastAsia" w:hAnsi="Times New Roman" w:cs="Times New Roman"/>
                <w:color w:val="202124"/>
                <w:sz w:val="24"/>
                <w:szCs w:val="24"/>
              </w:rPr>
            </w:rPrChange>
          </w:rPr>
          <w:t xml:space="preserve"> Reducing the scope of universal incenti</w:t>
        </w:r>
      </w:ins>
      <w:ins w:id="545" w:author="Stephen John Stretton" w:date="2024-04-15T12:36:00Z">
        <w:r w:rsidR="006308BC" w:rsidRPr="00837CAE">
          <w:rPr>
            <w:rFonts w:ascii="Times New Roman" w:eastAsiaTheme="minorEastAsia" w:hAnsi="Times New Roman" w:cs="Times New Roman"/>
            <w:color w:val="202124"/>
            <w:rPrChange w:id="546" w:author="Stephen John Stretton" w:date="2024-04-16T06:18:00Z">
              <w:rPr>
                <w:rFonts w:ascii="Times New Roman" w:eastAsiaTheme="minorEastAsia" w:hAnsi="Times New Roman" w:cs="Times New Roman"/>
                <w:color w:val="202124"/>
                <w:sz w:val="24"/>
                <w:szCs w:val="24"/>
              </w:rPr>
            </w:rPrChange>
          </w:rPr>
          <w:t>ves, for example dealing only with coal power station retirement, appears a promising approach, in combination with other aspects.</w:t>
        </w:r>
      </w:ins>
    </w:p>
    <w:p w14:paraId="0C76F7B7" w14:textId="67DC2D2E" w:rsidR="00956715" w:rsidRPr="00837CAE" w:rsidRDefault="00DE79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547" w:author="Stephen John Stretton" w:date="2024-04-16T06:18:00Z">
            <w:rPr>
              <w:rFonts w:ascii="Times New Roman" w:eastAsiaTheme="minorEastAsia" w:hAnsi="Times New Roman" w:cs="Times New Roman"/>
              <w:color w:val="202124"/>
              <w:sz w:val="24"/>
              <w:szCs w:val="24"/>
            </w:rPr>
          </w:rPrChange>
        </w:rPr>
        <w:pPrChange w:id="548"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549" w:author="Stephen John Stretton" w:date="2024-04-16T06:18:00Z">
            <w:rPr>
              <w:rFonts w:ascii="Times New Roman" w:eastAsiaTheme="minorEastAsia" w:hAnsi="Times New Roman" w:cs="Times New Roman"/>
              <w:color w:val="202124"/>
              <w:sz w:val="24"/>
              <w:szCs w:val="24"/>
            </w:rPr>
          </w:rPrChange>
        </w:rPr>
        <w:t xml:space="preserve">Trade policy is </w:t>
      </w:r>
      <w:r w:rsidR="002F509A" w:rsidRPr="00837CAE">
        <w:rPr>
          <w:rFonts w:ascii="Times New Roman" w:eastAsiaTheme="minorEastAsia" w:hAnsi="Times New Roman" w:cs="Times New Roman"/>
          <w:color w:val="202124"/>
          <w:rPrChange w:id="550" w:author="Stephen John Stretton" w:date="2024-04-16T06:18:00Z">
            <w:rPr>
              <w:rFonts w:ascii="Times New Roman" w:eastAsiaTheme="minorEastAsia" w:hAnsi="Times New Roman" w:cs="Times New Roman"/>
              <w:color w:val="202124"/>
              <w:sz w:val="24"/>
              <w:szCs w:val="24"/>
            </w:rPr>
          </w:rPrChange>
        </w:rPr>
        <w:t xml:space="preserve">another </w:t>
      </w:r>
      <w:r w:rsidR="002641E4" w:rsidRPr="00837CAE">
        <w:rPr>
          <w:rFonts w:ascii="Times New Roman" w:eastAsiaTheme="minorEastAsia" w:hAnsi="Times New Roman" w:cs="Times New Roman"/>
          <w:color w:val="202124"/>
          <w:rPrChange w:id="551" w:author="Stephen John Stretton" w:date="2024-04-16T06:18:00Z">
            <w:rPr>
              <w:rFonts w:ascii="Times New Roman" w:eastAsiaTheme="minorEastAsia" w:hAnsi="Times New Roman" w:cs="Times New Roman"/>
              <w:color w:val="202124"/>
              <w:sz w:val="24"/>
              <w:szCs w:val="24"/>
            </w:rPr>
          </w:rPrChange>
        </w:rPr>
        <w:t>option:</w:t>
      </w:r>
      <w:r w:rsidRPr="00837CAE">
        <w:rPr>
          <w:rFonts w:ascii="Times New Roman" w:eastAsiaTheme="minorEastAsia" w:hAnsi="Times New Roman" w:cs="Times New Roman"/>
          <w:color w:val="202124"/>
          <w:rPrChange w:id="552" w:author="Stephen John Stretton" w:date="2024-04-16T06:18:00Z">
            <w:rPr>
              <w:rFonts w:ascii="Times New Roman" w:eastAsiaTheme="minorEastAsia" w:hAnsi="Times New Roman" w:cs="Times New Roman"/>
              <w:color w:val="202124"/>
              <w:sz w:val="24"/>
              <w:szCs w:val="24"/>
            </w:rPr>
          </w:rPrChange>
        </w:rPr>
        <w:t xml:space="preserve"> the EU’s CBAM being a particularly </w:t>
      </w:r>
      <w:r w:rsidR="00B116A0" w:rsidRPr="00837CAE">
        <w:rPr>
          <w:rFonts w:ascii="Times New Roman" w:eastAsiaTheme="minorEastAsia" w:hAnsi="Times New Roman" w:cs="Times New Roman"/>
          <w:color w:val="202124"/>
          <w:rPrChange w:id="553" w:author="Stephen John Stretton" w:date="2024-04-16T06:18:00Z">
            <w:rPr>
              <w:rFonts w:ascii="Times New Roman" w:eastAsiaTheme="minorEastAsia" w:hAnsi="Times New Roman" w:cs="Times New Roman"/>
              <w:color w:val="202124"/>
              <w:sz w:val="24"/>
              <w:szCs w:val="24"/>
            </w:rPr>
          </w:rPrChange>
        </w:rPr>
        <w:t>relevant</w:t>
      </w:r>
      <w:r w:rsidRPr="00837CAE">
        <w:rPr>
          <w:rFonts w:ascii="Times New Roman" w:eastAsiaTheme="minorEastAsia" w:hAnsi="Times New Roman" w:cs="Times New Roman"/>
          <w:color w:val="202124"/>
          <w:rPrChange w:id="554" w:author="Stephen John Stretton" w:date="2024-04-16T06:18:00Z">
            <w:rPr>
              <w:rFonts w:ascii="Times New Roman" w:eastAsiaTheme="minorEastAsia" w:hAnsi="Times New Roman" w:cs="Times New Roman"/>
              <w:color w:val="202124"/>
              <w:sz w:val="24"/>
              <w:szCs w:val="24"/>
            </w:rPr>
          </w:rPrChange>
        </w:rPr>
        <w:t xml:space="preserve"> example.</w:t>
      </w:r>
      <w:r w:rsidR="00A5704E" w:rsidRPr="00837CAE">
        <w:rPr>
          <w:rFonts w:ascii="Times New Roman" w:eastAsiaTheme="minorEastAsia" w:hAnsi="Times New Roman" w:cs="Times New Roman"/>
          <w:color w:val="202124"/>
          <w:rPrChange w:id="555" w:author="Stephen John Stretton" w:date="2024-04-16T06:18:00Z">
            <w:rPr>
              <w:rFonts w:ascii="Times New Roman" w:eastAsiaTheme="minorEastAsia" w:hAnsi="Times New Roman" w:cs="Times New Roman"/>
              <w:color w:val="202124"/>
              <w:sz w:val="24"/>
              <w:szCs w:val="24"/>
            </w:rPr>
          </w:rPrChange>
        </w:rPr>
        <w:t xml:space="preserve"> But CBAM is focused only on major energy-intensive </w:t>
      </w:r>
      <w:r w:rsidR="002F509A" w:rsidRPr="00837CAE">
        <w:rPr>
          <w:rFonts w:ascii="Times New Roman" w:eastAsiaTheme="minorEastAsia" w:hAnsi="Times New Roman" w:cs="Times New Roman"/>
          <w:color w:val="202124"/>
          <w:rPrChange w:id="556" w:author="Stephen John Stretton" w:date="2024-04-16T06:18:00Z">
            <w:rPr>
              <w:rFonts w:ascii="Times New Roman" w:eastAsiaTheme="minorEastAsia" w:hAnsi="Times New Roman" w:cs="Times New Roman"/>
              <w:color w:val="202124"/>
              <w:sz w:val="24"/>
              <w:szCs w:val="24"/>
            </w:rPr>
          </w:rPrChange>
        </w:rPr>
        <w:t>industries and</w:t>
      </w:r>
      <w:r w:rsidR="002641E4" w:rsidRPr="00837CAE">
        <w:rPr>
          <w:rFonts w:ascii="Times New Roman" w:eastAsiaTheme="minorEastAsia" w:hAnsi="Times New Roman" w:cs="Times New Roman"/>
          <w:color w:val="202124"/>
          <w:rPrChange w:id="557" w:author="Stephen John Stretton" w:date="2024-04-16T06:18:00Z">
            <w:rPr>
              <w:rFonts w:ascii="Times New Roman" w:eastAsiaTheme="minorEastAsia" w:hAnsi="Times New Roman" w:cs="Times New Roman"/>
              <w:color w:val="202124"/>
              <w:sz w:val="24"/>
              <w:szCs w:val="24"/>
            </w:rPr>
          </w:rPrChange>
        </w:rPr>
        <w:t xml:space="preserve"> </w:t>
      </w:r>
      <w:r w:rsidR="002F509A" w:rsidRPr="00837CAE">
        <w:rPr>
          <w:rFonts w:ascii="Times New Roman" w:eastAsiaTheme="minorEastAsia" w:hAnsi="Times New Roman" w:cs="Times New Roman"/>
          <w:color w:val="202124"/>
          <w:rPrChange w:id="558" w:author="Stephen John Stretton" w:date="2024-04-16T06:18:00Z">
            <w:rPr>
              <w:rFonts w:ascii="Times New Roman" w:eastAsiaTheme="minorEastAsia" w:hAnsi="Times New Roman" w:cs="Times New Roman"/>
              <w:color w:val="202124"/>
              <w:sz w:val="24"/>
              <w:szCs w:val="24"/>
            </w:rPr>
          </w:rPrChange>
        </w:rPr>
        <w:t xml:space="preserve">thus </w:t>
      </w:r>
      <w:r w:rsidR="002641E4" w:rsidRPr="00837CAE">
        <w:rPr>
          <w:rFonts w:ascii="Times New Roman" w:eastAsiaTheme="minorEastAsia" w:hAnsi="Times New Roman" w:cs="Times New Roman"/>
          <w:color w:val="202124"/>
          <w:rPrChange w:id="559" w:author="Stephen John Stretton" w:date="2024-04-16T06:18:00Z">
            <w:rPr>
              <w:rFonts w:ascii="Times New Roman" w:eastAsiaTheme="minorEastAsia" w:hAnsi="Times New Roman" w:cs="Times New Roman"/>
              <w:color w:val="202124"/>
              <w:sz w:val="24"/>
              <w:szCs w:val="24"/>
            </w:rPr>
          </w:rPrChange>
        </w:rPr>
        <w:t xml:space="preserve">can only play </w:t>
      </w:r>
      <w:r w:rsidR="002F509A" w:rsidRPr="00837CAE">
        <w:rPr>
          <w:rFonts w:ascii="Times New Roman" w:eastAsiaTheme="minorEastAsia" w:hAnsi="Times New Roman" w:cs="Times New Roman"/>
          <w:color w:val="202124"/>
          <w:rPrChange w:id="560" w:author="Stephen John Stretton" w:date="2024-04-16T06:18:00Z">
            <w:rPr>
              <w:rFonts w:ascii="Times New Roman" w:eastAsiaTheme="minorEastAsia" w:hAnsi="Times New Roman" w:cs="Times New Roman"/>
              <w:color w:val="202124"/>
              <w:sz w:val="24"/>
              <w:szCs w:val="24"/>
            </w:rPr>
          </w:rPrChange>
        </w:rPr>
        <w:t xml:space="preserve">a </w:t>
      </w:r>
      <w:r w:rsidR="002641E4" w:rsidRPr="00837CAE">
        <w:rPr>
          <w:rFonts w:ascii="Times New Roman" w:eastAsiaTheme="minorEastAsia" w:hAnsi="Times New Roman" w:cs="Times New Roman"/>
          <w:color w:val="202124"/>
          <w:rPrChange w:id="561" w:author="Stephen John Stretton" w:date="2024-04-16T06:18:00Z">
            <w:rPr>
              <w:rFonts w:ascii="Times New Roman" w:eastAsiaTheme="minorEastAsia" w:hAnsi="Times New Roman" w:cs="Times New Roman"/>
              <w:color w:val="202124"/>
              <w:sz w:val="24"/>
              <w:szCs w:val="24"/>
            </w:rPr>
          </w:rPrChange>
        </w:rPr>
        <w:t>part.</w:t>
      </w:r>
      <w:r w:rsidR="00F96890" w:rsidRPr="00837CAE">
        <w:rPr>
          <w:rFonts w:ascii="Times New Roman" w:eastAsiaTheme="minorEastAsia" w:hAnsi="Times New Roman" w:cs="Times New Roman"/>
          <w:color w:val="202124"/>
          <w:rPrChange w:id="562" w:author="Stephen John Stretton" w:date="2024-04-16T06:18:00Z">
            <w:rPr>
              <w:rFonts w:ascii="Times New Roman" w:eastAsiaTheme="minorEastAsia" w:hAnsi="Times New Roman" w:cs="Times New Roman"/>
              <w:color w:val="202124"/>
              <w:sz w:val="24"/>
              <w:szCs w:val="24"/>
            </w:rPr>
          </w:rPrChange>
        </w:rPr>
        <w:t xml:space="preserve"> Relatively closed economies such as India may have the option also to build up their own supply chain and strategic industries </w:t>
      </w:r>
      <w:r w:rsidR="00605771" w:rsidRPr="00837CAE">
        <w:rPr>
          <w:rFonts w:ascii="Times New Roman" w:eastAsiaTheme="minorEastAsia" w:hAnsi="Times New Roman" w:cs="Times New Roman"/>
          <w:color w:val="202124"/>
          <w:rPrChange w:id="563" w:author="Stephen John Stretton" w:date="2024-04-16T06:18:00Z">
            <w:rPr>
              <w:rFonts w:ascii="Times New Roman" w:eastAsiaTheme="minorEastAsia" w:hAnsi="Times New Roman" w:cs="Times New Roman"/>
              <w:color w:val="202124"/>
              <w:sz w:val="24"/>
              <w:szCs w:val="24"/>
            </w:rPr>
          </w:rPrChange>
        </w:rPr>
        <w:t>(</w:t>
      </w:r>
      <w:del w:id="564" w:author="Jon Strand" w:date="2024-04-01T15:40:00Z">
        <w:r w:rsidR="00605771" w:rsidRPr="00837CAE" w:rsidDel="00D632FA">
          <w:rPr>
            <w:rFonts w:ascii="Times New Roman" w:eastAsiaTheme="minorEastAsia" w:hAnsi="Times New Roman" w:cs="Times New Roman"/>
            <w:color w:val="202124"/>
            <w:rPrChange w:id="565" w:author="Stephen John Stretton" w:date="2024-04-16T06:18:00Z">
              <w:rPr>
                <w:rFonts w:ascii="Times New Roman" w:eastAsiaTheme="minorEastAsia" w:hAnsi="Times New Roman" w:cs="Times New Roman"/>
                <w:color w:val="202124"/>
                <w:sz w:val="24"/>
                <w:szCs w:val="24"/>
              </w:rPr>
            </w:rPrChange>
          </w:rPr>
          <w:delText xml:space="preserve">so </w:delText>
        </w:r>
      </w:del>
      <w:r w:rsidR="00605771" w:rsidRPr="00837CAE">
        <w:rPr>
          <w:rFonts w:ascii="Times New Roman" w:eastAsiaTheme="minorEastAsia" w:hAnsi="Times New Roman" w:cs="Times New Roman"/>
          <w:color w:val="202124"/>
          <w:rPrChange w:id="566" w:author="Stephen John Stretton" w:date="2024-04-16T06:18:00Z">
            <w:rPr>
              <w:rFonts w:ascii="Times New Roman" w:eastAsiaTheme="minorEastAsia" w:hAnsi="Times New Roman" w:cs="Times New Roman"/>
              <w:color w:val="202124"/>
              <w:sz w:val="24"/>
              <w:szCs w:val="24"/>
            </w:rPr>
          </w:rPrChange>
        </w:rPr>
        <w:t>scaling up solar power and solar manufacturing simultaneously)</w:t>
      </w:r>
      <w:r w:rsidR="00F96890" w:rsidRPr="00837CAE">
        <w:rPr>
          <w:rFonts w:ascii="Times New Roman" w:eastAsiaTheme="minorEastAsia" w:hAnsi="Times New Roman" w:cs="Times New Roman"/>
          <w:color w:val="202124"/>
          <w:rPrChange w:id="567" w:author="Stephen John Stretton" w:date="2024-04-16T06:18:00Z">
            <w:rPr>
              <w:rFonts w:ascii="Times New Roman" w:eastAsiaTheme="minorEastAsia" w:hAnsi="Times New Roman" w:cs="Times New Roman"/>
              <w:color w:val="202124"/>
              <w:sz w:val="24"/>
              <w:szCs w:val="24"/>
            </w:rPr>
          </w:rPrChange>
        </w:rPr>
        <w:t>, but this appears to be inefficient for small countries unless they club together in larger trade blocs.</w:t>
      </w:r>
    </w:p>
    <w:p w14:paraId="0C41C486" w14:textId="79D95637" w:rsidR="00B035F5" w:rsidRPr="00837CAE" w:rsidRDefault="00B03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ins w:id="568" w:author="Stephen John Stretton" w:date="2024-04-15T12:49:00Z"/>
          <w:rFonts w:ascii="Times New Roman" w:eastAsiaTheme="minorEastAsia" w:hAnsi="Times New Roman" w:cs="Times New Roman"/>
          <w:color w:val="202124"/>
          <w:rPrChange w:id="569" w:author="Stephen John Stretton" w:date="2024-04-16T06:18:00Z">
            <w:rPr>
              <w:ins w:id="570" w:author="Stephen John Stretton" w:date="2024-04-15T12:49:00Z"/>
              <w:rFonts w:ascii="Times New Roman" w:eastAsiaTheme="minorEastAsia" w:hAnsi="Times New Roman" w:cs="Times New Roman"/>
              <w:color w:val="202124"/>
              <w:sz w:val="24"/>
              <w:szCs w:val="24"/>
            </w:rPr>
          </w:rPrChange>
        </w:rPr>
        <w:pPrChange w:id="571"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ins w:id="572" w:author="Stephen John Stretton" w:date="2024-04-15T12:49:00Z">
        <w:r w:rsidRPr="00837CAE">
          <w:rPr>
            <w:rFonts w:ascii="Times New Roman" w:eastAsiaTheme="minorEastAsia" w:hAnsi="Times New Roman" w:cs="Times New Roman"/>
            <w:color w:val="202124"/>
            <w:rPrChange w:id="573" w:author="Stephen John Stretton" w:date="2024-04-16T06:18:00Z">
              <w:rPr>
                <w:rFonts w:ascii="Times New Roman" w:eastAsiaTheme="minorEastAsia" w:hAnsi="Times New Roman" w:cs="Times New Roman"/>
                <w:color w:val="202124"/>
                <w:sz w:val="24"/>
                <w:szCs w:val="24"/>
              </w:rPr>
            </w:rPrChange>
          </w:rPr>
          <w:t>Another incentive</w:t>
        </w:r>
      </w:ins>
      <w:ins w:id="574" w:author="Stephen John Stretton" w:date="2024-04-15T12:50:00Z">
        <w:r w:rsidRPr="00837CAE">
          <w:rPr>
            <w:rFonts w:ascii="Times New Roman" w:eastAsiaTheme="minorEastAsia" w:hAnsi="Times New Roman" w:cs="Times New Roman"/>
            <w:color w:val="202124"/>
            <w:rPrChange w:id="575" w:author="Stephen John Stretton" w:date="2024-04-16T06:18:00Z">
              <w:rPr>
                <w:rFonts w:ascii="Times New Roman" w:eastAsiaTheme="minorEastAsia" w:hAnsi="Times New Roman" w:cs="Times New Roman"/>
                <w:color w:val="202124"/>
                <w:sz w:val="24"/>
                <w:szCs w:val="24"/>
              </w:rPr>
            </w:rPrChange>
          </w:rPr>
          <w:t xml:space="preserve"> structure would combine a fee and a rebate</w:t>
        </w:r>
        <w:r w:rsidR="00582EAC" w:rsidRPr="00837CAE">
          <w:rPr>
            <w:rFonts w:ascii="Times New Roman" w:eastAsiaTheme="minorEastAsia" w:hAnsi="Times New Roman" w:cs="Times New Roman"/>
            <w:color w:val="202124"/>
            <w:rPrChange w:id="576" w:author="Stephen John Stretton" w:date="2024-04-16T06:18:00Z">
              <w:rPr>
                <w:rFonts w:ascii="Times New Roman" w:eastAsiaTheme="minorEastAsia" w:hAnsi="Times New Roman" w:cs="Times New Roman"/>
                <w:color w:val="202124"/>
                <w:sz w:val="24"/>
                <w:szCs w:val="24"/>
              </w:rPr>
            </w:rPrChange>
          </w:rPr>
          <w:t xml:space="preserve"> for countries such that there is an incentive to change current </w:t>
        </w:r>
      </w:ins>
      <w:ins w:id="577" w:author="Stephen John Stretton" w:date="2024-04-15T12:52:00Z">
        <w:r w:rsidR="00782FF8" w:rsidRPr="00837CAE">
          <w:rPr>
            <w:rFonts w:ascii="Times New Roman" w:eastAsiaTheme="minorEastAsia" w:hAnsi="Times New Roman" w:cs="Times New Roman"/>
            <w:color w:val="202124"/>
            <w:rPrChange w:id="578" w:author="Stephen John Stretton" w:date="2024-04-16T06:18:00Z">
              <w:rPr>
                <w:rFonts w:ascii="Times New Roman" w:eastAsiaTheme="minorEastAsia" w:hAnsi="Times New Roman" w:cs="Times New Roman"/>
                <w:color w:val="202124"/>
                <w:sz w:val="24"/>
                <w:szCs w:val="24"/>
              </w:rPr>
            </w:rPrChange>
          </w:rPr>
          <w:t>behavior</w:t>
        </w:r>
      </w:ins>
      <w:ins w:id="579" w:author="Stephen John Stretton" w:date="2024-04-15T12:50:00Z">
        <w:r w:rsidR="00582EAC" w:rsidRPr="00837CAE">
          <w:rPr>
            <w:rFonts w:ascii="Times New Roman" w:eastAsiaTheme="minorEastAsia" w:hAnsi="Times New Roman" w:cs="Times New Roman"/>
            <w:color w:val="202124"/>
            <w:rPrChange w:id="580" w:author="Stephen John Stretton" w:date="2024-04-16T06:18:00Z">
              <w:rPr>
                <w:rFonts w:ascii="Times New Roman" w:eastAsiaTheme="minorEastAsia" w:hAnsi="Times New Roman" w:cs="Times New Roman"/>
                <w:color w:val="202124"/>
                <w:sz w:val="24"/>
                <w:szCs w:val="24"/>
              </w:rPr>
            </w:rPrChange>
          </w:rPr>
          <w:t xml:space="preserve"> as a whole.</w:t>
        </w:r>
      </w:ins>
      <w:ins w:id="581" w:author="Stephen John Stretton" w:date="2024-04-15T12:52:00Z">
        <w:r w:rsidR="00782FF8" w:rsidRPr="00837CAE">
          <w:rPr>
            <w:rFonts w:ascii="Times New Roman" w:eastAsiaTheme="minorEastAsia" w:hAnsi="Times New Roman" w:cs="Times New Roman"/>
            <w:color w:val="202124"/>
            <w:rPrChange w:id="582" w:author="Stephen John Stretton" w:date="2024-04-16T06:18:00Z">
              <w:rPr>
                <w:rFonts w:ascii="Times New Roman" w:eastAsiaTheme="minorEastAsia" w:hAnsi="Times New Roman" w:cs="Times New Roman"/>
                <w:color w:val="202124"/>
                <w:sz w:val="24"/>
                <w:szCs w:val="24"/>
              </w:rPr>
            </w:rPrChange>
          </w:rPr>
          <w:t xml:space="preserve"> </w:t>
        </w:r>
      </w:ins>
      <w:ins w:id="583" w:author="Stephen John Stretton" w:date="2024-04-15T12:53:00Z">
        <w:r w:rsidR="00782FF8" w:rsidRPr="00837CAE">
          <w:rPr>
            <w:rFonts w:ascii="Times New Roman" w:eastAsiaTheme="minorEastAsia" w:hAnsi="Times New Roman" w:cs="Times New Roman"/>
            <w:color w:val="202124"/>
            <w:rPrChange w:id="584" w:author="Stephen John Stretton" w:date="2024-04-16T06:18:00Z">
              <w:rPr>
                <w:rFonts w:ascii="Times New Roman" w:eastAsiaTheme="minorEastAsia" w:hAnsi="Times New Roman" w:cs="Times New Roman"/>
                <w:color w:val="202124"/>
                <w:sz w:val="24"/>
                <w:szCs w:val="24"/>
              </w:rPr>
            </w:rPrChange>
          </w:rPr>
          <w:t>Countries would then be rewarded for reductions in their carbon intensity, with the overall pot of funds</w:t>
        </w:r>
      </w:ins>
      <w:ins w:id="585" w:author="Stephen John Stretton" w:date="2024-04-15T12:54:00Z">
        <w:r w:rsidR="00782FF8" w:rsidRPr="00837CAE">
          <w:rPr>
            <w:rFonts w:ascii="Times New Roman" w:eastAsiaTheme="minorEastAsia" w:hAnsi="Times New Roman" w:cs="Times New Roman"/>
            <w:color w:val="202124"/>
            <w:rPrChange w:id="586" w:author="Stephen John Stretton" w:date="2024-04-16T06:18:00Z">
              <w:rPr>
                <w:rFonts w:ascii="Times New Roman" w:eastAsiaTheme="minorEastAsia" w:hAnsi="Times New Roman" w:cs="Times New Roman"/>
                <w:color w:val="202124"/>
                <w:sz w:val="24"/>
                <w:szCs w:val="24"/>
              </w:rPr>
            </w:rPrChange>
          </w:rPr>
          <w:t xml:space="preserve"> zero, and with countries that perform better helping out those countries that did worse.</w:t>
        </w:r>
      </w:ins>
    </w:p>
    <w:p w14:paraId="12ACD859" w14:textId="7CEE5BEA" w:rsidR="00F96890" w:rsidRPr="00837CAE" w:rsidRDefault="00F9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587" w:author="Stephen John Stretton" w:date="2024-04-16T06:18:00Z">
            <w:rPr>
              <w:rFonts w:ascii="Times New Roman" w:eastAsiaTheme="minorEastAsia" w:hAnsi="Times New Roman" w:cs="Times New Roman"/>
              <w:color w:val="202124"/>
              <w:sz w:val="24"/>
              <w:szCs w:val="24"/>
            </w:rPr>
          </w:rPrChange>
        </w:rPr>
        <w:pPrChange w:id="588"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commentRangeStart w:id="589"/>
      <w:commentRangeStart w:id="590"/>
      <w:del w:id="591" w:author="Stephen John Stretton" w:date="2024-04-15T12:50:00Z">
        <w:r w:rsidRPr="00837CAE" w:rsidDel="00582EAC">
          <w:rPr>
            <w:rFonts w:ascii="Times New Roman" w:eastAsiaTheme="minorEastAsia" w:hAnsi="Times New Roman" w:cs="Times New Roman"/>
            <w:color w:val="202124"/>
            <w:rPrChange w:id="592" w:author="Stephen John Stretton" w:date="2024-04-16T06:18:00Z">
              <w:rPr>
                <w:rFonts w:ascii="Times New Roman" w:eastAsiaTheme="minorEastAsia" w:hAnsi="Times New Roman" w:cs="Times New Roman"/>
                <w:color w:val="202124"/>
                <w:sz w:val="24"/>
                <w:szCs w:val="24"/>
              </w:rPr>
            </w:rPrChange>
          </w:rPr>
          <w:delText xml:space="preserve">International </w:delText>
        </w:r>
        <w:r w:rsidRPr="00837CAE" w:rsidDel="00582EAC">
          <w:rPr>
            <w:rFonts w:ascii="Times New Roman" w:eastAsiaTheme="minorEastAsia" w:hAnsi="Times New Roman" w:cs="Times New Roman"/>
            <w:i/>
            <w:iCs/>
            <w:color w:val="202124"/>
            <w:rPrChange w:id="593" w:author="Stephen John Stretton" w:date="2024-04-16T06:18:00Z">
              <w:rPr>
                <w:rFonts w:ascii="Times New Roman" w:eastAsiaTheme="minorEastAsia" w:hAnsi="Times New Roman" w:cs="Times New Roman"/>
                <w:i/>
                <w:iCs/>
                <w:color w:val="202124"/>
                <w:sz w:val="24"/>
                <w:szCs w:val="24"/>
              </w:rPr>
            </w:rPrChange>
          </w:rPr>
          <w:delText>feebates</w:delText>
        </w:r>
        <w:r w:rsidRPr="00837CAE" w:rsidDel="00582EAC">
          <w:rPr>
            <w:rFonts w:ascii="Times New Roman" w:eastAsiaTheme="minorEastAsia" w:hAnsi="Times New Roman" w:cs="Times New Roman"/>
            <w:color w:val="202124"/>
            <w:rPrChange w:id="594" w:author="Stephen John Stretton" w:date="2024-04-16T06:18:00Z">
              <w:rPr>
                <w:rFonts w:ascii="Times New Roman" w:eastAsiaTheme="minorEastAsia" w:hAnsi="Times New Roman" w:cs="Times New Roman"/>
                <w:color w:val="202124"/>
                <w:sz w:val="24"/>
                <w:szCs w:val="24"/>
              </w:rPr>
            </w:rPrChange>
          </w:rPr>
          <w:delText xml:space="preserve"> are an area that appears promising</w:delText>
        </w:r>
        <w:commentRangeEnd w:id="589"/>
        <w:r w:rsidR="00D632FA" w:rsidRPr="00837CAE" w:rsidDel="00582EAC">
          <w:rPr>
            <w:rStyle w:val="CommentReference"/>
            <w:sz w:val="22"/>
            <w:szCs w:val="22"/>
            <w:rPrChange w:id="595" w:author="Stephen John Stretton" w:date="2024-04-16T06:18:00Z">
              <w:rPr>
                <w:rStyle w:val="CommentReference"/>
              </w:rPr>
            </w:rPrChange>
          </w:rPr>
          <w:commentReference w:id="589"/>
        </w:r>
      </w:del>
      <w:commentRangeEnd w:id="590"/>
      <w:r w:rsidR="00782FF8" w:rsidRPr="00837CAE">
        <w:rPr>
          <w:rStyle w:val="CommentReference"/>
          <w:sz w:val="22"/>
          <w:szCs w:val="22"/>
          <w:rPrChange w:id="596" w:author="Stephen John Stretton" w:date="2024-04-16T06:18:00Z">
            <w:rPr>
              <w:rStyle w:val="CommentReference"/>
            </w:rPr>
          </w:rPrChange>
        </w:rPr>
        <w:commentReference w:id="590"/>
      </w:r>
      <w:del w:id="597" w:author="Stephen John Stretton" w:date="2024-04-15T12:50:00Z">
        <w:r w:rsidRPr="00837CAE" w:rsidDel="00582EAC">
          <w:rPr>
            <w:rFonts w:ascii="Times New Roman" w:eastAsiaTheme="minorEastAsia" w:hAnsi="Times New Roman" w:cs="Times New Roman"/>
            <w:color w:val="202124"/>
            <w:rPrChange w:id="598" w:author="Stephen John Stretton" w:date="2024-04-16T06:18:00Z">
              <w:rPr>
                <w:rFonts w:ascii="Times New Roman" w:eastAsiaTheme="minorEastAsia" w:hAnsi="Times New Roman" w:cs="Times New Roman"/>
                <w:color w:val="202124"/>
                <w:sz w:val="24"/>
                <w:szCs w:val="24"/>
              </w:rPr>
            </w:rPrChange>
          </w:rPr>
          <w:delText>. A feebate combines a tax and subsidy in a revenue neutral fashion</w:delText>
        </w:r>
      </w:del>
      <w:del w:id="599" w:author="Stephen John Stretton" w:date="2024-04-15T12:49:00Z">
        <w:r w:rsidRPr="00837CAE" w:rsidDel="00554FA9">
          <w:rPr>
            <w:rFonts w:ascii="Times New Roman" w:eastAsiaTheme="minorEastAsia" w:hAnsi="Times New Roman" w:cs="Times New Roman"/>
            <w:color w:val="202124"/>
            <w:rPrChange w:id="600" w:author="Stephen John Stretton" w:date="2024-04-16T06:18:00Z">
              <w:rPr>
                <w:rFonts w:ascii="Times New Roman" w:eastAsiaTheme="minorEastAsia" w:hAnsi="Times New Roman" w:cs="Times New Roman"/>
                <w:color w:val="202124"/>
                <w:sz w:val="24"/>
                <w:szCs w:val="24"/>
              </w:rPr>
            </w:rPrChange>
          </w:rPr>
          <w:delText xml:space="preserve"> for countries. </w:delText>
        </w:r>
      </w:del>
      <w:del w:id="601" w:author="Stephen John Stretton" w:date="2024-04-15T12:51:00Z">
        <w:r w:rsidRPr="00837CAE" w:rsidDel="00582EAC">
          <w:rPr>
            <w:rFonts w:ascii="Times New Roman" w:eastAsiaTheme="minorEastAsia" w:hAnsi="Times New Roman" w:cs="Times New Roman"/>
            <w:color w:val="202124"/>
            <w:rPrChange w:id="602" w:author="Stephen John Stretton" w:date="2024-04-16T06:18:00Z">
              <w:rPr>
                <w:rFonts w:ascii="Times New Roman" w:eastAsiaTheme="minorEastAsia" w:hAnsi="Times New Roman" w:cs="Times New Roman"/>
                <w:color w:val="202124"/>
                <w:sz w:val="24"/>
                <w:szCs w:val="24"/>
              </w:rPr>
            </w:rPrChange>
          </w:rPr>
          <w:delText xml:space="preserve">By analogy with ‘grandfathering’ in the EU ETS, they can also be designed to be revenue neutral in year one whilst still offering large positive and negative incentives for change. </w:delText>
        </w:r>
      </w:del>
      <w:r w:rsidR="001E2C86" w:rsidRPr="00837CAE">
        <w:rPr>
          <w:rFonts w:ascii="Times New Roman" w:eastAsiaTheme="minorEastAsia" w:hAnsi="Times New Roman" w:cs="Times New Roman"/>
          <w:color w:val="202124"/>
          <w:rPrChange w:id="603" w:author="Stephen John Stretton" w:date="2024-04-16T06:18:00Z">
            <w:rPr>
              <w:rFonts w:ascii="Times New Roman" w:eastAsiaTheme="minorEastAsia" w:hAnsi="Times New Roman" w:cs="Times New Roman"/>
              <w:color w:val="202124"/>
              <w:sz w:val="24"/>
              <w:szCs w:val="24"/>
            </w:rPr>
          </w:rPrChange>
        </w:rPr>
        <w:t xml:space="preserve">The required transfers would be smaller in this case, but the negative transfers (taxation) are still difficult to </w:t>
      </w:r>
      <w:r w:rsidR="00FB1F88" w:rsidRPr="00837CAE">
        <w:rPr>
          <w:rFonts w:ascii="Times New Roman" w:eastAsiaTheme="minorEastAsia" w:hAnsi="Times New Roman" w:cs="Times New Roman"/>
          <w:color w:val="202124"/>
          <w:rPrChange w:id="604" w:author="Stephen John Stretton" w:date="2024-04-16T06:18:00Z">
            <w:rPr>
              <w:rFonts w:ascii="Times New Roman" w:eastAsiaTheme="minorEastAsia" w:hAnsi="Times New Roman" w:cs="Times New Roman"/>
              <w:color w:val="202124"/>
              <w:sz w:val="24"/>
              <w:szCs w:val="24"/>
            </w:rPr>
          </w:rPrChange>
        </w:rPr>
        <w:t>imagine being feasible</w:t>
      </w:r>
      <w:ins w:id="605" w:author="Stephen John Stretton" w:date="2024-04-15T12:51:00Z">
        <w:r w:rsidR="00582EAC" w:rsidRPr="00837CAE">
          <w:rPr>
            <w:rFonts w:ascii="Times New Roman" w:eastAsiaTheme="minorEastAsia" w:hAnsi="Times New Roman" w:cs="Times New Roman"/>
            <w:color w:val="202124"/>
            <w:rPrChange w:id="606" w:author="Stephen John Stretton" w:date="2024-04-16T06:18:00Z">
              <w:rPr>
                <w:rFonts w:ascii="Times New Roman" w:eastAsiaTheme="minorEastAsia" w:hAnsi="Times New Roman" w:cs="Times New Roman"/>
                <w:color w:val="202124"/>
                <w:sz w:val="24"/>
                <w:szCs w:val="24"/>
              </w:rPr>
            </w:rPrChange>
          </w:rPr>
          <w:t xml:space="preserve"> unless they are deductions from funds held in trust, a proposal we will get to now</w:t>
        </w:r>
      </w:ins>
      <w:del w:id="607" w:author="Stephen John Stretton" w:date="2024-04-15T12:51:00Z">
        <w:r w:rsidR="001E2C86" w:rsidRPr="00837CAE" w:rsidDel="00582EAC">
          <w:rPr>
            <w:rFonts w:ascii="Times New Roman" w:eastAsiaTheme="minorEastAsia" w:hAnsi="Times New Roman" w:cs="Times New Roman"/>
            <w:color w:val="202124"/>
            <w:rPrChange w:id="608" w:author="Stephen John Stretton" w:date="2024-04-16T06:18:00Z">
              <w:rPr>
                <w:rFonts w:ascii="Times New Roman" w:eastAsiaTheme="minorEastAsia" w:hAnsi="Times New Roman" w:cs="Times New Roman"/>
                <w:color w:val="202124"/>
                <w:sz w:val="24"/>
                <w:szCs w:val="24"/>
              </w:rPr>
            </w:rPrChange>
          </w:rPr>
          <w:delText>.</w:delText>
        </w:r>
      </w:del>
    </w:p>
    <w:p w14:paraId="0B401CC2" w14:textId="12D39814" w:rsidR="00582EAC" w:rsidRPr="00837CAE" w:rsidRDefault="00B924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ins w:id="609" w:author="Stephen John Stretton" w:date="2024-04-15T12:51:00Z"/>
          <w:rFonts w:ascii="Times New Roman" w:eastAsiaTheme="minorEastAsia" w:hAnsi="Times New Roman" w:cs="Times New Roman"/>
          <w:color w:val="202124"/>
          <w:rPrChange w:id="610" w:author="Stephen John Stretton" w:date="2024-04-16T06:18:00Z">
            <w:rPr>
              <w:ins w:id="611" w:author="Stephen John Stretton" w:date="2024-04-15T12:51:00Z"/>
              <w:rFonts w:ascii="Times New Roman" w:eastAsiaTheme="minorEastAsia" w:hAnsi="Times New Roman" w:cs="Times New Roman"/>
              <w:color w:val="202124"/>
              <w:sz w:val="24"/>
              <w:szCs w:val="24"/>
            </w:rPr>
          </w:rPrChange>
        </w:rPr>
        <w:pPrChange w:id="612"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del w:id="613" w:author="Stephen John Stretton" w:date="2024-04-15T12:51:00Z">
        <w:r w:rsidRPr="00837CAE" w:rsidDel="00582EAC">
          <w:rPr>
            <w:rFonts w:ascii="Times New Roman" w:eastAsiaTheme="minorEastAsia" w:hAnsi="Times New Roman" w:cs="Times New Roman"/>
            <w:color w:val="202124"/>
            <w:rPrChange w:id="614" w:author="Stephen John Stretton" w:date="2024-04-16T06:18:00Z">
              <w:rPr>
                <w:rFonts w:ascii="Times New Roman" w:eastAsiaTheme="minorEastAsia" w:hAnsi="Times New Roman" w:cs="Times New Roman"/>
                <w:color w:val="202124"/>
                <w:sz w:val="24"/>
                <w:szCs w:val="24"/>
              </w:rPr>
            </w:rPrChange>
          </w:rPr>
          <w:delText>One option similar to the feebates to use the notion of</w:delText>
        </w:r>
      </w:del>
      <w:del w:id="615" w:author="Stephen John Stretton" w:date="2024-04-17T05:29:00Z">
        <w:r w:rsidRPr="00837CAE" w:rsidDel="00EB6911">
          <w:rPr>
            <w:rFonts w:ascii="Times New Roman" w:eastAsiaTheme="minorEastAsia" w:hAnsi="Times New Roman" w:cs="Times New Roman"/>
            <w:color w:val="202124"/>
            <w:rPrChange w:id="616" w:author="Stephen John Stretton" w:date="2024-04-16T06:18:00Z">
              <w:rPr>
                <w:rFonts w:ascii="Times New Roman" w:eastAsiaTheme="minorEastAsia" w:hAnsi="Times New Roman" w:cs="Times New Roman"/>
                <w:color w:val="202124"/>
                <w:sz w:val="24"/>
                <w:szCs w:val="24"/>
              </w:rPr>
            </w:rPrChange>
          </w:rPr>
          <w:delText xml:space="preserve"> </w:delText>
        </w:r>
      </w:del>
      <w:del w:id="617" w:author="Stephen John Stretton" w:date="2024-04-15T12:51:00Z">
        <w:r w:rsidRPr="00837CAE" w:rsidDel="00582EAC">
          <w:rPr>
            <w:rFonts w:ascii="Times New Roman" w:eastAsiaTheme="minorEastAsia" w:hAnsi="Times New Roman" w:cs="Times New Roman"/>
            <w:color w:val="202124"/>
            <w:rPrChange w:id="618" w:author="Stephen John Stretton" w:date="2024-04-16T06:18:00Z">
              <w:rPr>
                <w:rFonts w:ascii="Times New Roman" w:eastAsiaTheme="minorEastAsia" w:hAnsi="Times New Roman" w:cs="Times New Roman"/>
                <w:color w:val="202124"/>
                <w:sz w:val="24"/>
                <w:szCs w:val="24"/>
              </w:rPr>
            </w:rPrChange>
          </w:rPr>
          <w:delText>t</w:delText>
        </w:r>
      </w:del>
      <w:ins w:id="619" w:author="Stephen John Stretton" w:date="2024-04-17T05:29:00Z">
        <w:r w:rsidR="00EB6911">
          <w:rPr>
            <w:rFonts w:ascii="Times New Roman" w:eastAsiaTheme="minorEastAsia" w:hAnsi="Times New Roman" w:cs="Times New Roman"/>
            <w:color w:val="202124"/>
          </w:rPr>
          <w:t>In our proposal, t</w:t>
        </w:r>
      </w:ins>
      <w:r w:rsidRPr="00837CAE">
        <w:rPr>
          <w:rFonts w:ascii="Times New Roman" w:eastAsiaTheme="minorEastAsia" w:hAnsi="Times New Roman" w:cs="Times New Roman"/>
          <w:color w:val="202124"/>
          <w:rPrChange w:id="620" w:author="Stephen John Stretton" w:date="2024-04-16T06:18:00Z">
            <w:rPr>
              <w:rFonts w:ascii="Times New Roman" w:eastAsiaTheme="minorEastAsia" w:hAnsi="Times New Roman" w:cs="Times New Roman"/>
              <w:color w:val="202124"/>
              <w:sz w:val="24"/>
              <w:szCs w:val="24"/>
            </w:rPr>
          </w:rPrChange>
        </w:rPr>
        <w:t xml:space="preserve">rusts </w:t>
      </w:r>
      <w:del w:id="621" w:author="Stephen John Stretton" w:date="2024-04-15T12:51:00Z">
        <w:r w:rsidRPr="00837CAE" w:rsidDel="00582EAC">
          <w:rPr>
            <w:rFonts w:ascii="Times New Roman" w:eastAsiaTheme="minorEastAsia" w:hAnsi="Times New Roman" w:cs="Times New Roman"/>
            <w:color w:val="202124"/>
            <w:rPrChange w:id="622" w:author="Stephen John Stretton" w:date="2024-04-16T06:18:00Z">
              <w:rPr>
                <w:rFonts w:ascii="Times New Roman" w:eastAsiaTheme="minorEastAsia" w:hAnsi="Times New Roman" w:cs="Times New Roman"/>
                <w:color w:val="202124"/>
                <w:sz w:val="24"/>
                <w:szCs w:val="24"/>
              </w:rPr>
            </w:rPrChange>
          </w:rPr>
          <w:delText xml:space="preserve">with </w:delText>
        </w:r>
      </w:del>
      <w:r w:rsidRPr="00837CAE">
        <w:rPr>
          <w:rFonts w:ascii="Times New Roman" w:eastAsiaTheme="minorEastAsia" w:hAnsi="Times New Roman" w:cs="Times New Roman"/>
          <w:color w:val="202124"/>
          <w:rPrChange w:id="623" w:author="Stephen John Stretton" w:date="2024-04-16T06:18:00Z">
            <w:rPr>
              <w:rFonts w:ascii="Times New Roman" w:eastAsiaTheme="minorEastAsia" w:hAnsi="Times New Roman" w:cs="Times New Roman"/>
              <w:color w:val="202124"/>
              <w:sz w:val="24"/>
              <w:szCs w:val="24"/>
            </w:rPr>
          </w:rPrChange>
        </w:rPr>
        <w:t>beneficiary accounts</w:t>
      </w:r>
      <w:ins w:id="624" w:author="Stephen John Stretton" w:date="2024-04-15T12:51:00Z">
        <w:r w:rsidR="00582EAC" w:rsidRPr="00837CAE">
          <w:rPr>
            <w:rFonts w:ascii="Times New Roman" w:eastAsiaTheme="minorEastAsia" w:hAnsi="Times New Roman" w:cs="Times New Roman"/>
            <w:color w:val="202124"/>
            <w:rPrChange w:id="625" w:author="Stephen John Stretton" w:date="2024-04-16T06:18:00Z">
              <w:rPr>
                <w:rFonts w:ascii="Times New Roman" w:eastAsiaTheme="minorEastAsia" w:hAnsi="Times New Roman" w:cs="Times New Roman"/>
                <w:color w:val="202124"/>
                <w:sz w:val="24"/>
                <w:szCs w:val="24"/>
              </w:rPr>
            </w:rPrChange>
          </w:rPr>
          <w:t xml:space="preserve"> would</w:t>
        </w:r>
      </w:ins>
      <w:del w:id="626" w:author="Stephen John Stretton" w:date="2024-04-15T12:51:00Z">
        <w:r w:rsidRPr="00837CAE" w:rsidDel="00582EAC">
          <w:rPr>
            <w:rFonts w:ascii="Times New Roman" w:eastAsiaTheme="minorEastAsia" w:hAnsi="Times New Roman" w:cs="Times New Roman"/>
            <w:color w:val="202124"/>
            <w:rPrChange w:id="627" w:author="Stephen John Stretton" w:date="2024-04-16T06:18:00Z">
              <w:rPr>
                <w:rFonts w:ascii="Times New Roman" w:eastAsiaTheme="minorEastAsia" w:hAnsi="Times New Roman" w:cs="Times New Roman"/>
                <w:color w:val="202124"/>
                <w:sz w:val="24"/>
                <w:szCs w:val="24"/>
              </w:rPr>
            </w:rPrChange>
          </w:rPr>
          <w:delText>:</w:delText>
        </w:r>
      </w:del>
      <w:r w:rsidRPr="00837CAE">
        <w:rPr>
          <w:rFonts w:ascii="Times New Roman" w:eastAsiaTheme="minorEastAsia" w:hAnsi="Times New Roman" w:cs="Times New Roman"/>
          <w:color w:val="202124"/>
          <w:rPrChange w:id="628" w:author="Stephen John Stretton" w:date="2024-04-16T06:18:00Z">
            <w:rPr>
              <w:rFonts w:ascii="Times New Roman" w:eastAsiaTheme="minorEastAsia" w:hAnsi="Times New Roman" w:cs="Times New Roman"/>
              <w:color w:val="202124"/>
              <w:sz w:val="24"/>
              <w:szCs w:val="24"/>
            </w:rPr>
          </w:rPrChange>
        </w:rPr>
        <w:t xml:space="preserve"> to give money allocated to specific beneficiary (for example country populations in the future) based on policy actions but to tax it back if those actions are reversed. </w:t>
      </w:r>
    </w:p>
    <w:p w14:paraId="33AEE5DF" w14:textId="72BE57ED" w:rsidR="00B924A3" w:rsidRPr="00837CAE" w:rsidRDefault="00282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629" w:author="Stephen John Stretton" w:date="2024-04-16T06:18:00Z">
            <w:rPr>
              <w:rFonts w:ascii="Times New Roman" w:eastAsiaTheme="minorEastAsia" w:hAnsi="Times New Roman" w:cs="Times New Roman"/>
              <w:color w:val="202124"/>
              <w:sz w:val="24"/>
              <w:szCs w:val="24"/>
            </w:rPr>
          </w:rPrChange>
        </w:rPr>
        <w:pPrChange w:id="630"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631" w:author="Stephen John Stretton" w:date="2024-04-16T06:18:00Z">
            <w:rPr>
              <w:rFonts w:ascii="Times New Roman" w:eastAsiaTheme="minorEastAsia" w:hAnsi="Times New Roman" w:cs="Times New Roman"/>
              <w:color w:val="202124"/>
              <w:sz w:val="24"/>
              <w:szCs w:val="24"/>
            </w:rPr>
          </w:rPrChange>
        </w:rPr>
        <w:t>Additional</w:t>
      </w:r>
      <w:ins w:id="632" w:author="Stephen John Stretton" w:date="2024-04-15T12:51:00Z">
        <w:r w:rsidR="00582EAC" w:rsidRPr="00837CAE">
          <w:rPr>
            <w:rFonts w:ascii="Times New Roman" w:eastAsiaTheme="minorEastAsia" w:hAnsi="Times New Roman" w:cs="Times New Roman"/>
            <w:color w:val="202124"/>
            <w:rPrChange w:id="633" w:author="Stephen John Stretton" w:date="2024-04-16T06:18:00Z">
              <w:rPr>
                <w:rFonts w:ascii="Times New Roman" w:eastAsiaTheme="minorEastAsia" w:hAnsi="Times New Roman" w:cs="Times New Roman"/>
                <w:color w:val="202124"/>
                <w:sz w:val="24"/>
                <w:szCs w:val="24"/>
              </w:rPr>
            </w:rPrChange>
          </w:rPr>
          <w:t>ly</w:t>
        </w:r>
      </w:ins>
      <w:r w:rsidRPr="00837CAE">
        <w:rPr>
          <w:rFonts w:ascii="Times New Roman" w:eastAsiaTheme="minorEastAsia" w:hAnsi="Times New Roman" w:cs="Times New Roman"/>
          <w:color w:val="202124"/>
          <w:rPrChange w:id="634" w:author="Stephen John Stretton" w:date="2024-04-16T06:18:00Z">
            <w:rPr>
              <w:rFonts w:ascii="Times New Roman" w:eastAsiaTheme="minorEastAsia" w:hAnsi="Times New Roman" w:cs="Times New Roman"/>
              <w:color w:val="202124"/>
              <w:sz w:val="24"/>
              <w:szCs w:val="24"/>
            </w:rPr>
          </w:rPrChange>
        </w:rPr>
        <w:t xml:space="preserve"> c</w:t>
      </w:r>
      <w:r w:rsidR="00B924A3" w:rsidRPr="00837CAE">
        <w:rPr>
          <w:rFonts w:ascii="Times New Roman" w:eastAsiaTheme="minorEastAsia" w:hAnsi="Times New Roman" w:cs="Times New Roman"/>
          <w:color w:val="202124"/>
          <w:rPrChange w:id="635" w:author="Stephen John Stretton" w:date="2024-04-16T06:18:00Z">
            <w:rPr>
              <w:rFonts w:ascii="Times New Roman" w:eastAsiaTheme="minorEastAsia" w:hAnsi="Times New Roman" w:cs="Times New Roman"/>
              <w:color w:val="202124"/>
              <w:sz w:val="24"/>
              <w:szCs w:val="24"/>
            </w:rPr>
          </w:rPrChange>
        </w:rPr>
        <w:t>urrent finance could be allocated based on the size of the beneficiary accounts.</w:t>
      </w:r>
    </w:p>
    <w:p w14:paraId="29974A91" w14:textId="4FECF03C" w:rsidR="00715205" w:rsidRPr="00837CAE" w:rsidRDefault="00715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636" w:author="Stephen John Stretton" w:date="2024-04-16T06:18:00Z">
            <w:rPr>
              <w:rFonts w:ascii="Times New Roman" w:eastAsiaTheme="minorEastAsia" w:hAnsi="Times New Roman" w:cs="Times New Roman"/>
              <w:color w:val="202124"/>
              <w:sz w:val="24"/>
              <w:szCs w:val="24"/>
            </w:rPr>
          </w:rPrChange>
        </w:rPr>
        <w:pPrChange w:id="637"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638" w:author="Stephen John Stretton" w:date="2024-04-16T06:18:00Z">
            <w:rPr>
              <w:rFonts w:ascii="Times New Roman" w:eastAsiaTheme="minorEastAsia" w:hAnsi="Times New Roman" w:cs="Times New Roman"/>
              <w:color w:val="202124"/>
              <w:sz w:val="24"/>
              <w:szCs w:val="24"/>
            </w:rPr>
          </w:rPrChange>
        </w:rPr>
        <w:t>Relating to incentives, the theory of dynamic incentives puts incentives in a time context: act now or miss out! Renewable auctions for guaranteed prices for a RE developer provide a good example: because the tendency of such auctions is to reduce in price over time, it gives companies an incentive to act early, which again drives competition in pushing the price down.</w:t>
      </w:r>
    </w:p>
    <w:p w14:paraId="21CD55FC" w14:textId="3AF73191" w:rsidR="00282E4D" w:rsidRPr="00837CAE" w:rsidRDefault="00282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
        <w:pPrChange w:id="639"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640" w:author="Stephen John Stretton" w:date="2024-04-16T06:18:00Z">
            <w:rPr>
              <w:rFonts w:ascii="Times New Roman" w:eastAsiaTheme="minorEastAsia" w:hAnsi="Times New Roman" w:cs="Times New Roman"/>
              <w:color w:val="202124"/>
              <w:sz w:val="24"/>
              <w:szCs w:val="24"/>
            </w:rPr>
          </w:rPrChange>
        </w:rPr>
        <w:lastRenderedPageBreak/>
        <w:t xml:space="preserve">Finance is also promising. </w:t>
      </w:r>
      <w:commentRangeStart w:id="641"/>
      <w:r w:rsidRPr="00837CAE">
        <w:rPr>
          <w:rFonts w:ascii="Times New Roman" w:eastAsiaTheme="minorEastAsia" w:hAnsi="Times New Roman" w:cs="Times New Roman"/>
          <w:color w:val="202124"/>
          <w:rPrChange w:id="642" w:author="Stephen John Stretton" w:date="2024-04-16T06:18:00Z">
            <w:rPr>
              <w:rFonts w:ascii="Times New Roman" w:eastAsiaTheme="minorEastAsia" w:hAnsi="Times New Roman" w:cs="Times New Roman"/>
              <w:color w:val="202124"/>
              <w:sz w:val="24"/>
              <w:szCs w:val="24"/>
            </w:rPr>
          </w:rPrChange>
        </w:rPr>
        <w:t xml:space="preserve">The World Bank </w:t>
      </w:r>
      <w:r w:rsidR="00190422" w:rsidRPr="00837CAE">
        <w:rPr>
          <w:rFonts w:ascii="Times New Roman" w:eastAsiaTheme="minorEastAsia" w:hAnsi="Times New Roman" w:cs="Times New Roman"/>
          <w:color w:val="202124"/>
          <w:rPrChange w:id="643" w:author="Stephen John Stretton" w:date="2024-04-16T06:18:00Z">
            <w:rPr>
              <w:rFonts w:ascii="Times New Roman" w:eastAsiaTheme="minorEastAsia" w:hAnsi="Times New Roman" w:cs="Times New Roman"/>
              <w:color w:val="202124"/>
              <w:sz w:val="24"/>
              <w:szCs w:val="24"/>
            </w:rPr>
          </w:rPrChange>
        </w:rPr>
        <w:t>can</w:t>
      </w:r>
      <w:r w:rsidRPr="00837CAE">
        <w:rPr>
          <w:rFonts w:ascii="Times New Roman" w:eastAsiaTheme="minorEastAsia" w:hAnsi="Times New Roman" w:cs="Times New Roman"/>
          <w:color w:val="202124"/>
          <w:rPrChange w:id="644" w:author="Stephen John Stretton" w:date="2024-04-16T06:18:00Z">
            <w:rPr>
              <w:rFonts w:ascii="Times New Roman" w:eastAsiaTheme="minorEastAsia" w:hAnsi="Times New Roman" w:cs="Times New Roman"/>
              <w:color w:val="202124"/>
              <w:sz w:val="24"/>
              <w:szCs w:val="24"/>
            </w:rPr>
          </w:rPrChange>
        </w:rPr>
        <w:t xml:space="preserve"> borrow cheaply </w:t>
      </w:r>
      <w:commentRangeEnd w:id="641"/>
      <w:r w:rsidR="002E21C6" w:rsidRPr="00837CAE">
        <w:rPr>
          <w:rStyle w:val="CommentReference"/>
          <w:sz w:val="22"/>
          <w:szCs w:val="22"/>
          <w:rPrChange w:id="645" w:author="Stephen John Stretton" w:date="2024-04-16T06:18:00Z">
            <w:rPr>
              <w:rStyle w:val="CommentReference"/>
            </w:rPr>
          </w:rPrChange>
        </w:rPr>
        <w:commentReference w:id="641"/>
      </w:r>
      <w:r w:rsidRPr="00837CAE">
        <w:rPr>
          <w:rFonts w:ascii="Times New Roman" w:eastAsiaTheme="minorEastAsia" w:hAnsi="Times New Roman" w:cs="Times New Roman"/>
          <w:color w:val="202124"/>
        </w:rPr>
        <w:t xml:space="preserve">and has ‘preferred creditor’ status with respect to countries, which means that at times of low USD interest rates it can lend to countries more cheaply than they can access their own capital markets. </w:t>
      </w:r>
      <w:ins w:id="646" w:author="Stephen John Stretton" w:date="2024-04-15T12:52:00Z">
        <w:r w:rsidR="00782FF8" w:rsidRPr="00837CAE">
          <w:rPr>
            <w:rFonts w:ascii="Times New Roman" w:eastAsiaTheme="minorEastAsia" w:hAnsi="Times New Roman" w:cs="Times New Roman"/>
            <w:color w:val="202124"/>
          </w:rPr>
          <w:t xml:space="preserve">But it does not have the scale and we would not want the WB to do all this lending. </w:t>
        </w:r>
      </w:ins>
      <w:r w:rsidRPr="00837CAE">
        <w:rPr>
          <w:rFonts w:ascii="Times New Roman" w:eastAsiaTheme="minorEastAsia" w:hAnsi="Times New Roman" w:cs="Times New Roman"/>
          <w:color w:val="202124"/>
        </w:rPr>
        <w:t xml:space="preserve">Thus, incentive and financing objectives can be related, as mentioned in the proposal for KPI bonds (Estevao, 2023) which seeks to offer cheap financing in exchange for countries achieving key performance indicators (KPIs). </w:t>
      </w:r>
      <w:r w:rsidR="00190422" w:rsidRPr="00837CAE">
        <w:rPr>
          <w:rFonts w:ascii="Times New Roman" w:eastAsiaTheme="minorEastAsia" w:hAnsi="Times New Roman" w:cs="Times New Roman"/>
          <w:color w:val="202124"/>
        </w:rPr>
        <w:t>Crucial then will be to de-risk both investors and the WB or other intermediary.</w:t>
      </w:r>
    </w:p>
    <w:p w14:paraId="5DB82C9C" w14:textId="147AABFA" w:rsidR="00A76AA5" w:rsidRPr="00837CAE" w:rsidRDefault="00ED7FAD">
      <w:pPr>
        <w:spacing w:line="276" w:lineRule="auto"/>
        <w:rPr>
          <w:rFonts w:ascii="Times New Roman" w:eastAsiaTheme="minorEastAsia" w:hAnsi="Times New Roman" w:cs="Times New Roman"/>
          <w:b/>
          <w:bCs/>
          <w:color w:val="202124"/>
          <w:shd w:val="clear" w:color="auto" w:fill="E6E6E6"/>
        </w:rPr>
        <w:pPrChange w:id="647" w:author="Stephen John Stretton" w:date="2024-04-16T06:18:00Z">
          <w:pPr>
            <w:spacing w:after="80" w:line="240" w:lineRule="auto"/>
            <w:jc w:val="both"/>
          </w:pPr>
        </w:pPrChange>
      </w:pPr>
      <w:r w:rsidRPr="00837CAE">
        <w:rPr>
          <w:rFonts w:ascii="Times New Roman" w:eastAsiaTheme="minorEastAsia" w:hAnsi="Times New Roman" w:cs="Times New Roman"/>
          <w:b/>
          <w:bCs/>
          <w:color w:val="202124"/>
          <w:shd w:val="clear" w:color="auto" w:fill="E6E6E6"/>
        </w:rPr>
        <w:t>The</w:t>
      </w:r>
      <w:r w:rsidR="00A76AA5" w:rsidRPr="00837CAE">
        <w:rPr>
          <w:rFonts w:ascii="Times New Roman" w:eastAsiaTheme="minorEastAsia" w:hAnsi="Times New Roman" w:cs="Times New Roman"/>
          <w:b/>
          <w:bCs/>
          <w:color w:val="202124"/>
          <w:shd w:val="clear" w:color="auto" w:fill="E6E6E6"/>
        </w:rPr>
        <w:t xml:space="preserve"> Need for Risk-Absorbing Global Equity</w:t>
      </w:r>
    </w:p>
    <w:p w14:paraId="2FF9F9A1" w14:textId="7EC02A5C" w:rsidR="00E74A82" w:rsidRPr="00837CAE" w:rsidRDefault="00E41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
        <w:pPrChange w:id="648"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
        <w:t xml:space="preserve">There are many possible uses for equity </w:t>
      </w:r>
      <w:r w:rsidR="00BB06A6" w:rsidRPr="00837CAE">
        <w:rPr>
          <w:rFonts w:ascii="Times New Roman" w:eastAsiaTheme="minorEastAsia" w:hAnsi="Times New Roman" w:cs="Times New Roman"/>
          <w:color w:val="202124"/>
        </w:rPr>
        <w:t>held in</w:t>
      </w:r>
      <w:r w:rsidRPr="00837CAE">
        <w:rPr>
          <w:rFonts w:ascii="Times New Roman" w:eastAsiaTheme="minorEastAsia" w:hAnsi="Times New Roman" w:cs="Times New Roman"/>
          <w:color w:val="202124"/>
        </w:rPr>
        <w:t xml:space="preserve"> national scale beneficiary accounts.</w:t>
      </w:r>
      <w:r w:rsidR="00E74A82" w:rsidRPr="00837CAE">
        <w:rPr>
          <w:rFonts w:ascii="Times New Roman" w:eastAsiaTheme="minorEastAsia" w:hAnsi="Times New Roman" w:cs="Times New Roman"/>
          <w:color w:val="202124"/>
        </w:rPr>
        <w:t xml:space="preserve"> Three we deal with in this proposal are</w:t>
      </w:r>
      <w:r w:rsidR="00E73D5B" w:rsidRPr="00837CAE">
        <w:rPr>
          <w:rFonts w:ascii="Times New Roman" w:eastAsiaTheme="minorEastAsia" w:hAnsi="Times New Roman" w:cs="Times New Roman"/>
          <w:color w:val="202124"/>
        </w:rPr>
        <w:t>:</w:t>
      </w:r>
    </w:p>
    <w:p w14:paraId="70B324BE" w14:textId="159B93CA" w:rsidR="00E74A82" w:rsidRPr="00837CAE" w:rsidRDefault="00E74A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
        <w:pPrChange w:id="649" w:author="Stephen John Stretton" w:date="2024-04-16T06:18:00Z">
          <w:pPr>
            <w:pStyle w:val="ListParagraph"/>
            <w:numPr>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ind w:hanging="360"/>
            <w:jc w:val="both"/>
          </w:pPr>
        </w:pPrChange>
      </w:pPr>
      <w:r w:rsidRPr="00837CAE">
        <w:rPr>
          <w:rFonts w:ascii="Times New Roman" w:eastAsiaTheme="minorEastAsia" w:hAnsi="Times New Roman" w:cs="Times New Roman"/>
          <w:color w:val="202124"/>
        </w:rPr>
        <w:t>Equity for investment in projects</w:t>
      </w:r>
      <w:r w:rsidR="00373DB5" w:rsidRPr="00837CAE">
        <w:rPr>
          <w:rFonts w:ascii="Times New Roman" w:eastAsiaTheme="minorEastAsia" w:hAnsi="Times New Roman" w:cs="Times New Roman"/>
          <w:color w:val="202124"/>
        </w:rPr>
        <w:t xml:space="preserve">: multiplying private sources and adding a </w:t>
      </w:r>
      <w:r w:rsidR="00E73D5B" w:rsidRPr="00837CAE">
        <w:rPr>
          <w:rFonts w:ascii="Times New Roman" w:eastAsiaTheme="minorEastAsia" w:hAnsi="Times New Roman" w:cs="Times New Roman"/>
          <w:color w:val="202124"/>
        </w:rPr>
        <w:t>‘</w:t>
      </w:r>
      <w:r w:rsidR="00373DB5" w:rsidRPr="00837CAE">
        <w:rPr>
          <w:rFonts w:ascii="Times New Roman" w:eastAsiaTheme="minorEastAsia" w:hAnsi="Times New Roman" w:cs="Times New Roman"/>
          <w:color w:val="202124"/>
        </w:rPr>
        <w:t>halo</w:t>
      </w:r>
      <w:r w:rsidR="00E73D5B" w:rsidRPr="00837CAE">
        <w:rPr>
          <w:rFonts w:ascii="Times New Roman" w:eastAsiaTheme="minorEastAsia" w:hAnsi="Times New Roman" w:cs="Times New Roman"/>
          <w:color w:val="202124"/>
        </w:rPr>
        <w:t>’</w:t>
      </w:r>
      <w:r w:rsidR="00373DB5" w:rsidRPr="00837CAE">
        <w:rPr>
          <w:rFonts w:ascii="Times New Roman" w:eastAsiaTheme="minorEastAsia" w:hAnsi="Times New Roman" w:cs="Times New Roman"/>
          <w:color w:val="202124"/>
        </w:rPr>
        <w:t xml:space="preserve"> effect</w:t>
      </w:r>
      <w:r w:rsidR="00BB06A6" w:rsidRPr="00837CAE">
        <w:rPr>
          <w:rFonts w:ascii="Times New Roman" w:eastAsiaTheme="minorEastAsia" w:hAnsi="Times New Roman" w:cs="Times New Roman"/>
          <w:color w:val="202124"/>
        </w:rPr>
        <w:t>;</w:t>
      </w:r>
    </w:p>
    <w:p w14:paraId="2C6ADDD3" w14:textId="5A8713D6" w:rsidR="003A2AF5" w:rsidRPr="00837CAE" w:rsidRDefault="00E74A82">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
        <w:pPrChange w:id="650" w:author="Stephen John Stretton" w:date="2024-04-16T06:18:00Z">
          <w:pPr>
            <w:pStyle w:val="ListParagraph"/>
            <w:numPr>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ind w:hanging="360"/>
            <w:jc w:val="both"/>
          </w:pPr>
        </w:pPrChange>
      </w:pPr>
      <w:r w:rsidRPr="00837CAE">
        <w:rPr>
          <w:rFonts w:ascii="Times New Roman" w:eastAsiaTheme="minorEastAsia" w:hAnsi="Times New Roman" w:cs="Times New Roman"/>
          <w:color w:val="202124"/>
        </w:rPr>
        <w:t xml:space="preserve">Equity to protect international institutions </w:t>
      </w:r>
      <w:r w:rsidR="00E1506D" w:rsidRPr="00837CAE">
        <w:rPr>
          <w:rFonts w:ascii="Times New Roman" w:eastAsiaTheme="minorEastAsia" w:hAnsi="Times New Roman" w:cs="Times New Roman"/>
          <w:color w:val="202124"/>
        </w:rPr>
        <w:t xml:space="preserve">such as the WB from </w:t>
      </w:r>
      <w:r w:rsidR="00E73D5B" w:rsidRPr="00837CAE">
        <w:rPr>
          <w:rFonts w:ascii="Times New Roman" w:eastAsiaTheme="minorEastAsia" w:hAnsi="Times New Roman" w:cs="Times New Roman"/>
          <w:color w:val="202124"/>
        </w:rPr>
        <w:t xml:space="preserve">guarantee </w:t>
      </w:r>
      <w:r w:rsidR="00E1506D" w:rsidRPr="00837CAE">
        <w:rPr>
          <w:rFonts w:ascii="Times New Roman" w:eastAsiaTheme="minorEastAsia" w:hAnsi="Times New Roman" w:cs="Times New Roman"/>
          <w:color w:val="202124"/>
        </w:rPr>
        <w:t>losses</w:t>
      </w:r>
      <w:r w:rsidR="00BB06A6" w:rsidRPr="00837CAE">
        <w:rPr>
          <w:rFonts w:ascii="Times New Roman" w:eastAsiaTheme="minorEastAsia" w:hAnsi="Times New Roman" w:cs="Times New Roman"/>
          <w:color w:val="202124"/>
        </w:rPr>
        <w:t>; and</w:t>
      </w:r>
    </w:p>
    <w:p w14:paraId="4C11B490" w14:textId="46D801C9" w:rsidR="00373DB5" w:rsidRPr="00837CAE" w:rsidRDefault="00373DB5">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
        <w:pPrChange w:id="651" w:author="Stephen John Stretton" w:date="2024-04-16T06:18:00Z">
          <w:pPr>
            <w:pStyle w:val="ListParagraph"/>
            <w:numPr>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ind w:hanging="360"/>
            <w:jc w:val="both"/>
          </w:pPr>
        </w:pPrChange>
      </w:pPr>
      <w:r w:rsidRPr="00837CAE">
        <w:rPr>
          <w:rFonts w:ascii="Times New Roman" w:eastAsiaTheme="minorEastAsia" w:hAnsi="Times New Roman" w:cs="Times New Roman"/>
          <w:color w:val="202124"/>
        </w:rPr>
        <w:t xml:space="preserve">Collateral at the national scale to reduce </w:t>
      </w:r>
      <w:r w:rsidR="00CE5701" w:rsidRPr="00837CAE">
        <w:rPr>
          <w:rFonts w:ascii="Times New Roman" w:eastAsiaTheme="minorEastAsia" w:hAnsi="Times New Roman" w:cs="Times New Roman"/>
          <w:color w:val="202124"/>
        </w:rPr>
        <w:t xml:space="preserve">national </w:t>
      </w:r>
      <w:r w:rsidRPr="00837CAE">
        <w:rPr>
          <w:rFonts w:ascii="Times New Roman" w:eastAsiaTheme="minorEastAsia" w:hAnsi="Times New Roman" w:cs="Times New Roman"/>
          <w:color w:val="202124"/>
        </w:rPr>
        <w:t>borrowing risks and costs</w:t>
      </w:r>
      <w:r w:rsidR="00BB06A6" w:rsidRPr="00837CAE">
        <w:rPr>
          <w:rFonts w:ascii="Times New Roman" w:eastAsiaTheme="minorEastAsia" w:hAnsi="Times New Roman" w:cs="Times New Roman"/>
          <w:color w:val="202124"/>
        </w:rPr>
        <w:t>.</w:t>
      </w:r>
    </w:p>
    <w:p w14:paraId="5C5D67B5" w14:textId="577DB70C" w:rsidR="00872A3C" w:rsidRPr="00837CAE" w:rsidRDefault="00B64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
        <w:pPrChange w:id="652"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
        <w:t>E</w:t>
      </w:r>
      <w:r w:rsidR="00B3741D" w:rsidRPr="00837CAE">
        <w:rPr>
          <w:rFonts w:ascii="Times New Roman" w:eastAsiaTheme="minorEastAsia" w:hAnsi="Times New Roman" w:cs="Times New Roman"/>
          <w:color w:val="202124"/>
        </w:rPr>
        <w:t xml:space="preserve">quity capital is needed </w:t>
      </w:r>
      <w:r w:rsidR="00BE5BBC" w:rsidRPr="00837CAE">
        <w:rPr>
          <w:rFonts w:ascii="Times New Roman" w:eastAsiaTheme="minorEastAsia" w:hAnsi="Times New Roman" w:cs="Times New Roman"/>
          <w:color w:val="202124"/>
        </w:rPr>
        <w:t>to invest in green project</w:t>
      </w:r>
      <w:r w:rsidR="00094864" w:rsidRPr="00837CAE">
        <w:rPr>
          <w:rFonts w:ascii="Times New Roman" w:eastAsiaTheme="minorEastAsia" w:hAnsi="Times New Roman" w:cs="Times New Roman"/>
          <w:color w:val="202124"/>
        </w:rPr>
        <w:t>s</w:t>
      </w:r>
      <w:r w:rsidR="00BE5BBC" w:rsidRPr="00837CAE">
        <w:rPr>
          <w:rFonts w:ascii="Times New Roman" w:eastAsiaTheme="minorEastAsia" w:hAnsi="Times New Roman" w:cs="Times New Roman"/>
          <w:color w:val="202124"/>
        </w:rPr>
        <w:t xml:space="preserve"> in developing countries</w:t>
      </w:r>
      <w:r w:rsidR="003D49B0" w:rsidRPr="00837CAE">
        <w:rPr>
          <w:rFonts w:ascii="Times New Roman" w:eastAsiaTheme="minorEastAsia" w:hAnsi="Times New Roman" w:cs="Times New Roman"/>
          <w:color w:val="202124"/>
        </w:rPr>
        <w:t>,</w:t>
      </w:r>
      <w:r w:rsidR="00BB06A6" w:rsidRPr="00837CAE">
        <w:rPr>
          <w:rFonts w:ascii="Times New Roman" w:eastAsiaTheme="minorEastAsia" w:hAnsi="Times New Roman" w:cs="Times New Roman"/>
          <w:color w:val="202124"/>
        </w:rPr>
        <w:t xml:space="preserve"> </w:t>
      </w:r>
      <w:r w:rsidR="00BE5BBC" w:rsidRPr="00837CAE">
        <w:rPr>
          <w:rFonts w:ascii="Times New Roman" w:eastAsiaTheme="minorEastAsia" w:hAnsi="Times New Roman" w:cs="Times New Roman"/>
          <w:color w:val="202124"/>
        </w:rPr>
        <w:t>and to absorb risks</w:t>
      </w:r>
      <w:r w:rsidR="00B3741D" w:rsidRPr="00837CAE">
        <w:rPr>
          <w:rFonts w:ascii="Times New Roman" w:eastAsiaTheme="minorEastAsia" w:hAnsi="Times New Roman" w:cs="Times New Roman"/>
          <w:color w:val="202124"/>
        </w:rPr>
        <w:t xml:space="preserve"> that would otherwise put off investor</w:t>
      </w:r>
      <w:r w:rsidR="00B271FA" w:rsidRPr="00837CAE">
        <w:rPr>
          <w:rFonts w:ascii="Times New Roman" w:eastAsiaTheme="minorEastAsia" w:hAnsi="Times New Roman" w:cs="Times New Roman"/>
          <w:color w:val="202124"/>
        </w:rPr>
        <w:t>s</w:t>
      </w:r>
      <w:r w:rsidR="003D49B0" w:rsidRPr="00837CAE">
        <w:rPr>
          <w:rFonts w:ascii="Times New Roman" w:eastAsiaTheme="minorEastAsia" w:hAnsi="Times New Roman" w:cs="Times New Roman"/>
          <w:color w:val="202124"/>
        </w:rPr>
        <w:t xml:space="preserve">, </w:t>
      </w:r>
      <w:r w:rsidR="007E4978" w:rsidRPr="00837CAE">
        <w:rPr>
          <w:rFonts w:ascii="Times New Roman" w:eastAsiaTheme="minorEastAsia" w:hAnsi="Times New Roman" w:cs="Times New Roman"/>
          <w:color w:val="202124"/>
        </w:rPr>
        <w:t xml:space="preserve">for example </w:t>
      </w:r>
      <w:r w:rsidR="003D49B0" w:rsidRPr="00837CAE">
        <w:rPr>
          <w:rFonts w:ascii="Times New Roman" w:eastAsiaTheme="minorEastAsia" w:hAnsi="Times New Roman" w:cs="Times New Roman"/>
          <w:color w:val="202124"/>
        </w:rPr>
        <w:t>from policy reversal or FX fluctuation</w:t>
      </w:r>
      <w:r w:rsidR="00790CFE" w:rsidRPr="00837CAE">
        <w:rPr>
          <w:rFonts w:ascii="Times New Roman" w:eastAsiaTheme="minorEastAsia" w:hAnsi="Times New Roman" w:cs="Times New Roman"/>
          <w:color w:val="202124"/>
        </w:rPr>
        <w:t>, either</w:t>
      </w:r>
      <w:r w:rsidR="00BF3159" w:rsidRPr="00837CAE">
        <w:rPr>
          <w:rFonts w:ascii="Times New Roman" w:eastAsiaTheme="minorEastAsia" w:hAnsi="Times New Roman" w:cs="Times New Roman"/>
          <w:color w:val="202124"/>
        </w:rPr>
        <w:t xml:space="preserve"> </w:t>
      </w:r>
      <w:r w:rsidR="00094864" w:rsidRPr="00837CAE">
        <w:rPr>
          <w:rFonts w:ascii="Times New Roman" w:eastAsiaTheme="minorEastAsia" w:hAnsi="Times New Roman" w:cs="Times New Roman"/>
          <w:color w:val="202124"/>
        </w:rPr>
        <w:t xml:space="preserve">through </w:t>
      </w:r>
      <w:r w:rsidR="00BF3159" w:rsidRPr="00837CAE">
        <w:rPr>
          <w:rFonts w:ascii="Times New Roman" w:eastAsiaTheme="minorEastAsia" w:hAnsi="Times New Roman" w:cs="Times New Roman"/>
          <w:color w:val="202124"/>
        </w:rPr>
        <w:t xml:space="preserve">direct </w:t>
      </w:r>
      <w:r w:rsidR="00094864" w:rsidRPr="00837CAE">
        <w:rPr>
          <w:rFonts w:ascii="Times New Roman" w:eastAsiaTheme="minorEastAsia" w:hAnsi="Times New Roman" w:cs="Times New Roman"/>
          <w:color w:val="202124"/>
        </w:rPr>
        <w:t xml:space="preserve">capital structure (ie </w:t>
      </w:r>
      <w:r w:rsidR="00790CFE" w:rsidRPr="00837CAE">
        <w:rPr>
          <w:rFonts w:ascii="Times New Roman" w:eastAsiaTheme="minorEastAsia" w:hAnsi="Times New Roman" w:cs="Times New Roman"/>
          <w:color w:val="202124"/>
        </w:rPr>
        <w:t xml:space="preserve">again </w:t>
      </w:r>
      <w:r w:rsidR="00094864" w:rsidRPr="00837CAE">
        <w:rPr>
          <w:rFonts w:ascii="Times New Roman" w:eastAsiaTheme="minorEastAsia" w:hAnsi="Times New Roman" w:cs="Times New Roman"/>
          <w:color w:val="202124"/>
        </w:rPr>
        <w:t xml:space="preserve">equity) </w:t>
      </w:r>
      <w:r w:rsidR="00790CFE" w:rsidRPr="00837CAE">
        <w:rPr>
          <w:rFonts w:ascii="Times New Roman" w:eastAsiaTheme="minorEastAsia" w:hAnsi="Times New Roman" w:cs="Times New Roman"/>
          <w:color w:val="202124"/>
        </w:rPr>
        <w:t xml:space="preserve">or </w:t>
      </w:r>
      <w:r w:rsidR="00094864" w:rsidRPr="00837CAE">
        <w:rPr>
          <w:rFonts w:ascii="Times New Roman" w:eastAsiaTheme="minorEastAsia" w:hAnsi="Times New Roman" w:cs="Times New Roman"/>
          <w:color w:val="202124"/>
        </w:rPr>
        <w:t xml:space="preserve">through insurance contracts (including guarantees). </w:t>
      </w:r>
      <w:r w:rsidR="00DF0A3C" w:rsidRPr="00837CAE">
        <w:rPr>
          <w:rFonts w:ascii="Times New Roman" w:eastAsiaTheme="minorEastAsia" w:hAnsi="Times New Roman" w:cs="Times New Roman"/>
          <w:color w:val="202124"/>
        </w:rPr>
        <w:t>This is perhaps just the start, there are many useful other financial products for the green transition.</w:t>
      </w:r>
      <w:r w:rsidR="009017EF" w:rsidRPr="00837CAE">
        <w:rPr>
          <w:rFonts w:ascii="Times New Roman" w:eastAsiaTheme="minorEastAsia" w:hAnsi="Times New Roman" w:cs="Times New Roman"/>
          <w:color w:val="202124"/>
        </w:rPr>
        <w:t xml:space="preserve"> </w:t>
      </w:r>
      <w:r w:rsidR="006A6C74" w:rsidRPr="00837CAE">
        <w:rPr>
          <w:rFonts w:ascii="Times New Roman" w:eastAsiaTheme="minorEastAsia" w:hAnsi="Times New Roman" w:cs="Times New Roman"/>
          <w:color w:val="202124"/>
        </w:rPr>
        <w:t>Here we focus on guarantee structures that are themselves also protected.</w:t>
      </w:r>
    </w:p>
    <w:p w14:paraId="2757F7C0" w14:textId="66AC116C" w:rsidR="00BF3159" w:rsidRPr="00837CAE" w:rsidRDefault="008B4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
        <w:pPrChange w:id="653"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
        <w:t>Often</w:t>
      </w:r>
      <w:r w:rsidR="00094864" w:rsidRPr="00837CAE">
        <w:rPr>
          <w:rFonts w:ascii="Times New Roman" w:eastAsiaTheme="minorEastAsia" w:hAnsi="Times New Roman" w:cs="Times New Roman"/>
          <w:color w:val="202124"/>
        </w:rPr>
        <w:t xml:space="preserve"> these </w:t>
      </w:r>
      <w:r w:rsidR="009017EF" w:rsidRPr="00837CAE">
        <w:rPr>
          <w:rFonts w:ascii="Times New Roman" w:eastAsiaTheme="minorEastAsia" w:hAnsi="Times New Roman" w:cs="Times New Roman"/>
          <w:color w:val="202124"/>
        </w:rPr>
        <w:t xml:space="preserve">options </w:t>
      </w:r>
      <w:r w:rsidR="00094864" w:rsidRPr="00837CAE">
        <w:rPr>
          <w:rFonts w:ascii="Times New Roman" w:eastAsiaTheme="minorEastAsia" w:hAnsi="Times New Roman" w:cs="Times New Roman"/>
          <w:color w:val="202124"/>
        </w:rPr>
        <w:t>can be used interchangeably</w:t>
      </w:r>
      <w:r w:rsidR="007E4978" w:rsidRPr="00837CAE">
        <w:rPr>
          <w:rFonts w:ascii="Times New Roman" w:eastAsiaTheme="minorEastAsia" w:hAnsi="Times New Roman" w:cs="Times New Roman"/>
          <w:color w:val="202124"/>
        </w:rPr>
        <w:t>.</w:t>
      </w:r>
      <w:r w:rsidR="00094864" w:rsidRPr="00837CAE">
        <w:rPr>
          <w:rFonts w:ascii="Times New Roman" w:eastAsiaTheme="minorEastAsia" w:hAnsi="Times New Roman" w:cs="Times New Roman"/>
          <w:color w:val="202124"/>
        </w:rPr>
        <w:t xml:space="preserve"> </w:t>
      </w:r>
      <w:r w:rsidR="007E4978" w:rsidRPr="00837CAE">
        <w:rPr>
          <w:rFonts w:ascii="Times New Roman" w:eastAsiaTheme="minorEastAsia" w:hAnsi="Times New Roman" w:cs="Times New Roman"/>
          <w:color w:val="202124"/>
        </w:rPr>
        <w:t>F</w:t>
      </w:r>
      <w:r w:rsidR="00094864" w:rsidRPr="00837CAE">
        <w:rPr>
          <w:rFonts w:ascii="Times New Roman" w:eastAsiaTheme="minorEastAsia" w:hAnsi="Times New Roman" w:cs="Times New Roman"/>
          <w:color w:val="202124"/>
        </w:rPr>
        <w:t>or example</w:t>
      </w:r>
      <w:r w:rsidR="007E4978" w:rsidRPr="00837CAE">
        <w:rPr>
          <w:rFonts w:ascii="Times New Roman" w:eastAsiaTheme="minorEastAsia" w:hAnsi="Times New Roman" w:cs="Times New Roman"/>
          <w:color w:val="202124"/>
        </w:rPr>
        <w:t>,</w:t>
      </w:r>
      <w:r w:rsidR="00094864" w:rsidRPr="00837CAE">
        <w:rPr>
          <w:rFonts w:ascii="Times New Roman" w:eastAsiaTheme="minorEastAsia" w:hAnsi="Times New Roman" w:cs="Times New Roman"/>
          <w:color w:val="202124"/>
        </w:rPr>
        <w:t xml:space="preserve"> to protect against credit loss on a loan, a bank can deploy some of its capita</w:t>
      </w:r>
      <w:r w:rsidR="007E4978" w:rsidRPr="00837CAE">
        <w:rPr>
          <w:rFonts w:ascii="Times New Roman" w:eastAsiaTheme="minorEastAsia" w:hAnsi="Times New Roman" w:cs="Times New Roman"/>
          <w:color w:val="202124"/>
        </w:rPr>
        <w:t>l</w:t>
      </w:r>
      <w:r w:rsidR="00094864" w:rsidRPr="00837CAE">
        <w:rPr>
          <w:rFonts w:ascii="Times New Roman" w:eastAsiaTheme="minorEastAsia" w:hAnsi="Times New Roman" w:cs="Times New Roman"/>
          <w:color w:val="202124"/>
        </w:rPr>
        <w:t xml:space="preserve">, or it can insure the loan using a credit default swap or </w:t>
      </w:r>
      <w:r w:rsidR="007E4978" w:rsidRPr="00837CAE">
        <w:rPr>
          <w:rFonts w:ascii="Times New Roman" w:eastAsiaTheme="minorEastAsia" w:hAnsi="Times New Roman" w:cs="Times New Roman"/>
          <w:color w:val="202124"/>
        </w:rPr>
        <w:t xml:space="preserve">third-party </w:t>
      </w:r>
      <w:r w:rsidR="00094864" w:rsidRPr="00837CAE">
        <w:rPr>
          <w:rFonts w:ascii="Times New Roman" w:eastAsiaTheme="minorEastAsia" w:hAnsi="Times New Roman" w:cs="Times New Roman"/>
          <w:color w:val="202124"/>
        </w:rPr>
        <w:t>guarantee.</w:t>
      </w:r>
      <w:r w:rsidRPr="00837CAE">
        <w:rPr>
          <w:rFonts w:ascii="Times New Roman" w:eastAsiaTheme="minorEastAsia" w:hAnsi="Times New Roman" w:cs="Times New Roman"/>
          <w:color w:val="202124"/>
        </w:rPr>
        <w:t xml:space="preserve"> A company can keep FX risk on its balance sheet (using company equity), or it can insure the risk using some sort of financial derivative such as a </w:t>
      </w:r>
      <w:r w:rsidR="001900C5" w:rsidRPr="00837CAE">
        <w:rPr>
          <w:rFonts w:ascii="Times New Roman" w:eastAsiaTheme="minorEastAsia" w:hAnsi="Times New Roman" w:cs="Times New Roman"/>
          <w:color w:val="202124"/>
        </w:rPr>
        <w:t xml:space="preserve">currency swap, </w:t>
      </w:r>
      <w:r w:rsidRPr="00837CAE">
        <w:rPr>
          <w:rFonts w:ascii="Times New Roman" w:eastAsiaTheme="minorEastAsia" w:hAnsi="Times New Roman" w:cs="Times New Roman"/>
          <w:color w:val="202124"/>
        </w:rPr>
        <w:t>forward contract or option</w:t>
      </w:r>
      <w:r w:rsidR="00790CFE" w:rsidRPr="00837CAE">
        <w:rPr>
          <w:rFonts w:ascii="Times New Roman" w:eastAsiaTheme="minorEastAsia" w:hAnsi="Times New Roman" w:cs="Times New Roman"/>
          <w:color w:val="202124"/>
        </w:rPr>
        <w:t xml:space="preserve"> (which then requires capital)</w:t>
      </w:r>
      <w:r w:rsidRPr="00837CAE">
        <w:rPr>
          <w:rFonts w:ascii="Times New Roman" w:eastAsiaTheme="minorEastAsia" w:hAnsi="Times New Roman" w:cs="Times New Roman"/>
          <w:color w:val="202124"/>
        </w:rPr>
        <w:t>.</w:t>
      </w:r>
      <w:r w:rsidR="00CA2DAC" w:rsidRPr="00837CAE">
        <w:rPr>
          <w:rFonts w:ascii="Times New Roman" w:eastAsiaTheme="minorEastAsia" w:hAnsi="Times New Roman" w:cs="Times New Roman"/>
          <w:color w:val="202124"/>
        </w:rPr>
        <w:t xml:space="preserve"> The World Bank can make a loan to a developing country (using its scarce capital), or MIGA can insure against risks</w:t>
      </w:r>
      <w:r w:rsidR="009017EF" w:rsidRPr="00837CAE">
        <w:rPr>
          <w:rFonts w:ascii="Times New Roman" w:eastAsiaTheme="minorEastAsia" w:hAnsi="Times New Roman" w:cs="Times New Roman"/>
          <w:color w:val="202124"/>
        </w:rPr>
        <w:t xml:space="preserve"> enabling private investment</w:t>
      </w:r>
      <w:r w:rsidR="00CA2DAC" w:rsidRPr="00837CAE">
        <w:rPr>
          <w:rFonts w:ascii="Times New Roman" w:eastAsiaTheme="minorEastAsia" w:hAnsi="Times New Roman" w:cs="Times New Roman"/>
          <w:color w:val="202124"/>
        </w:rPr>
        <w:t>.</w:t>
      </w:r>
      <w:r w:rsidR="00BF3159" w:rsidRPr="00837CAE">
        <w:rPr>
          <w:rFonts w:ascii="Times New Roman" w:eastAsiaTheme="minorEastAsia" w:hAnsi="Times New Roman" w:cs="Times New Roman"/>
          <w:color w:val="202124"/>
        </w:rPr>
        <w:t xml:space="preserve"> </w:t>
      </w:r>
    </w:p>
    <w:p w14:paraId="4ACB12C0" w14:textId="19D8EF04" w:rsidR="00437426" w:rsidRPr="00837CAE" w:rsidRDefault="00094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654" w:author="Stephen John Stretton" w:date="2024-04-16T06:18:00Z">
            <w:rPr>
              <w:rFonts w:ascii="Times New Roman" w:eastAsiaTheme="minorEastAsia" w:hAnsi="Times New Roman" w:cs="Times New Roman"/>
              <w:color w:val="202124"/>
              <w:sz w:val="24"/>
              <w:szCs w:val="24"/>
            </w:rPr>
          </w:rPrChange>
        </w:rPr>
        <w:pPrChange w:id="655"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
        <w:t xml:space="preserve">One approach to </w:t>
      </w:r>
      <w:r w:rsidR="00BF3159" w:rsidRPr="00837CAE">
        <w:rPr>
          <w:rFonts w:ascii="Times New Roman" w:eastAsiaTheme="minorEastAsia" w:hAnsi="Times New Roman" w:cs="Times New Roman"/>
          <w:color w:val="202124"/>
        </w:rPr>
        <w:t xml:space="preserve">enhance the capital available for </w:t>
      </w:r>
      <w:r w:rsidR="00A915F3" w:rsidRPr="00837CAE">
        <w:rPr>
          <w:rFonts w:ascii="Times New Roman" w:eastAsiaTheme="minorEastAsia" w:hAnsi="Times New Roman" w:cs="Times New Roman"/>
          <w:color w:val="202124"/>
        </w:rPr>
        <w:t xml:space="preserve">this global risk absorption for climate mitigation </w:t>
      </w:r>
      <w:r w:rsidR="00BF3159" w:rsidRPr="00837CAE">
        <w:rPr>
          <w:rFonts w:ascii="Times New Roman" w:eastAsiaTheme="minorEastAsia" w:hAnsi="Times New Roman" w:cs="Times New Roman"/>
          <w:color w:val="202124"/>
        </w:rPr>
        <w:t xml:space="preserve">is to </w:t>
      </w:r>
      <w:r w:rsidRPr="00837CAE">
        <w:rPr>
          <w:rFonts w:ascii="Times New Roman" w:eastAsiaTheme="minorEastAsia" w:hAnsi="Times New Roman" w:cs="Times New Roman"/>
          <w:color w:val="202124"/>
        </w:rPr>
        <w:t xml:space="preserve">scale up the </w:t>
      </w:r>
      <w:r w:rsidR="00A915F3" w:rsidRPr="00837CAE">
        <w:rPr>
          <w:rFonts w:ascii="Times New Roman" w:eastAsiaTheme="minorEastAsia" w:hAnsi="Times New Roman" w:cs="Times New Roman"/>
          <w:color w:val="202124"/>
        </w:rPr>
        <w:t xml:space="preserve">capital </w:t>
      </w:r>
      <w:r w:rsidRPr="00837CAE">
        <w:rPr>
          <w:rFonts w:ascii="Times New Roman" w:eastAsiaTheme="minorEastAsia" w:hAnsi="Times New Roman" w:cs="Times New Roman"/>
          <w:color w:val="202124"/>
        </w:rPr>
        <w:t>of the World Ban</w:t>
      </w:r>
      <w:r w:rsidR="00996227" w:rsidRPr="00837CAE">
        <w:rPr>
          <w:rFonts w:ascii="Times New Roman" w:eastAsiaTheme="minorEastAsia" w:hAnsi="Times New Roman" w:cs="Times New Roman"/>
          <w:color w:val="202124"/>
        </w:rPr>
        <w:t>k so that it can lend more money for climate purposes.</w:t>
      </w:r>
      <w:r w:rsidR="0057637D" w:rsidRPr="00837CAE">
        <w:rPr>
          <w:rFonts w:ascii="Times New Roman" w:eastAsiaTheme="minorEastAsia" w:hAnsi="Times New Roman" w:cs="Times New Roman"/>
          <w:color w:val="202124"/>
        </w:rPr>
        <w:t xml:space="preserve"> </w:t>
      </w:r>
      <w:r w:rsidR="00C4039A" w:rsidRPr="00837CAE">
        <w:rPr>
          <w:rFonts w:ascii="Times New Roman" w:eastAsiaTheme="minorEastAsia" w:hAnsi="Times New Roman" w:cs="Times New Roman"/>
          <w:color w:val="202124"/>
        </w:rPr>
        <w:t xml:space="preserve">This is surely to be supported. But it’s likely to be limited for at least a couple of reasons. First, the sheer needs of the green transition are enormous, </w:t>
      </w:r>
      <w:commentRangeStart w:id="656"/>
      <w:del w:id="657" w:author="Stephen John Stretton" w:date="2024-04-16T06:16:00Z">
        <w:r w:rsidR="00C4039A" w:rsidRPr="00837CAE" w:rsidDel="00837CAE">
          <w:rPr>
            <w:rFonts w:ascii="Times New Roman" w:eastAsiaTheme="minorEastAsia" w:hAnsi="Times New Roman" w:cs="Times New Roman"/>
            <w:color w:val="202124"/>
          </w:rPr>
          <w:delText>at least ten times</w:delText>
        </w:r>
      </w:del>
      <w:ins w:id="658" w:author="Stephen John Stretton" w:date="2024-04-16T06:16:00Z">
        <w:r w:rsidR="00837CAE" w:rsidRPr="00837CAE">
          <w:rPr>
            <w:rFonts w:ascii="Times New Roman" w:eastAsiaTheme="minorEastAsia" w:hAnsi="Times New Roman" w:cs="Times New Roman"/>
            <w:color w:val="202124"/>
          </w:rPr>
          <w:t>more than an order of magnitude</w:t>
        </w:r>
      </w:ins>
      <w:r w:rsidR="00C4039A" w:rsidRPr="00837CAE">
        <w:rPr>
          <w:rFonts w:ascii="Times New Roman" w:eastAsiaTheme="minorEastAsia" w:hAnsi="Times New Roman" w:cs="Times New Roman"/>
          <w:color w:val="202124"/>
        </w:rPr>
        <w:t xml:space="preserve"> greater than the WB’s current capacity.</w:t>
      </w:r>
      <w:commentRangeEnd w:id="656"/>
      <w:r w:rsidR="00320EE7" w:rsidRPr="00837CAE">
        <w:rPr>
          <w:rStyle w:val="CommentReference"/>
          <w:sz w:val="22"/>
          <w:szCs w:val="22"/>
          <w:rPrChange w:id="659" w:author="Stephen John Stretton" w:date="2024-04-16T06:18:00Z">
            <w:rPr>
              <w:rStyle w:val="CommentReference"/>
            </w:rPr>
          </w:rPrChange>
        </w:rPr>
        <w:commentReference w:id="656"/>
      </w:r>
      <w:r w:rsidR="00C4039A" w:rsidRPr="00837CAE">
        <w:rPr>
          <w:rFonts w:ascii="Times New Roman" w:eastAsiaTheme="minorEastAsia" w:hAnsi="Times New Roman" w:cs="Times New Roman"/>
          <w:color w:val="202124"/>
          <w:rPrChange w:id="660" w:author="Stephen John Stretton" w:date="2024-04-16T06:18:00Z">
            <w:rPr>
              <w:rFonts w:ascii="Times New Roman" w:eastAsiaTheme="minorEastAsia" w:hAnsi="Times New Roman" w:cs="Times New Roman"/>
              <w:color w:val="202124"/>
              <w:sz w:val="24"/>
              <w:szCs w:val="24"/>
            </w:rPr>
          </w:rPrChange>
        </w:rPr>
        <w:t xml:space="preserve"> Such a large increase in size is possible, but is unlikely, for inherent conservatism reasons, as well as the political dynamics among its shareholders</w:t>
      </w:r>
      <w:r w:rsidR="00955083" w:rsidRPr="00837CAE">
        <w:rPr>
          <w:rFonts w:ascii="Times New Roman" w:eastAsiaTheme="minorEastAsia" w:hAnsi="Times New Roman" w:cs="Times New Roman"/>
          <w:color w:val="202124"/>
          <w:rPrChange w:id="661" w:author="Stephen John Stretton" w:date="2024-04-16T06:18:00Z">
            <w:rPr>
              <w:rFonts w:ascii="Times New Roman" w:eastAsiaTheme="minorEastAsia" w:hAnsi="Times New Roman" w:cs="Times New Roman"/>
              <w:color w:val="202124"/>
              <w:sz w:val="24"/>
              <w:szCs w:val="24"/>
            </w:rPr>
          </w:rPrChange>
        </w:rPr>
        <w:t xml:space="preserve">. </w:t>
      </w:r>
      <w:r w:rsidR="00A915F3" w:rsidRPr="00837CAE">
        <w:rPr>
          <w:rFonts w:ascii="Times New Roman" w:eastAsiaTheme="minorEastAsia" w:hAnsi="Times New Roman" w:cs="Times New Roman"/>
          <w:color w:val="202124"/>
          <w:rPrChange w:id="662" w:author="Stephen John Stretton" w:date="2024-04-16T06:18:00Z">
            <w:rPr>
              <w:rFonts w:ascii="Times New Roman" w:eastAsiaTheme="minorEastAsia" w:hAnsi="Times New Roman" w:cs="Times New Roman"/>
              <w:color w:val="202124"/>
              <w:sz w:val="24"/>
              <w:szCs w:val="24"/>
            </w:rPr>
          </w:rPrChange>
        </w:rPr>
        <w:t xml:space="preserve">Another option is to </w:t>
      </w:r>
      <w:r w:rsidR="002F0CAF" w:rsidRPr="00837CAE">
        <w:rPr>
          <w:rFonts w:ascii="Times New Roman" w:eastAsiaTheme="minorEastAsia" w:hAnsi="Times New Roman" w:cs="Times New Roman"/>
          <w:color w:val="202124"/>
          <w:rPrChange w:id="663" w:author="Stephen John Stretton" w:date="2024-04-16T06:18:00Z">
            <w:rPr>
              <w:rFonts w:ascii="Times New Roman" w:eastAsiaTheme="minorEastAsia" w:hAnsi="Times New Roman" w:cs="Times New Roman"/>
              <w:color w:val="202124"/>
              <w:sz w:val="24"/>
              <w:szCs w:val="24"/>
            </w:rPr>
          </w:rPrChange>
        </w:rPr>
        <w:t xml:space="preserve">offer guarantees from </w:t>
      </w:r>
      <w:r w:rsidR="00A915F3" w:rsidRPr="00837CAE">
        <w:rPr>
          <w:rFonts w:ascii="Times New Roman" w:eastAsiaTheme="minorEastAsia" w:hAnsi="Times New Roman" w:cs="Times New Roman"/>
          <w:color w:val="202124"/>
          <w:rPrChange w:id="664" w:author="Stephen John Stretton" w:date="2024-04-16T06:18:00Z">
            <w:rPr>
              <w:rFonts w:ascii="Times New Roman" w:eastAsiaTheme="minorEastAsia" w:hAnsi="Times New Roman" w:cs="Times New Roman"/>
              <w:color w:val="202124"/>
              <w:sz w:val="24"/>
              <w:szCs w:val="24"/>
            </w:rPr>
          </w:rPrChange>
        </w:rPr>
        <w:t>the World bank or an equivalently</w:t>
      </w:r>
      <w:r w:rsidR="002F0CAF" w:rsidRPr="00837CAE">
        <w:rPr>
          <w:rFonts w:ascii="Times New Roman" w:eastAsiaTheme="minorEastAsia" w:hAnsi="Times New Roman" w:cs="Times New Roman"/>
          <w:color w:val="202124"/>
          <w:rPrChange w:id="665" w:author="Stephen John Stretton" w:date="2024-04-16T06:18:00Z">
            <w:rPr>
              <w:rFonts w:ascii="Times New Roman" w:eastAsiaTheme="minorEastAsia" w:hAnsi="Times New Roman" w:cs="Times New Roman"/>
              <w:color w:val="202124"/>
              <w:sz w:val="24"/>
              <w:szCs w:val="24"/>
            </w:rPr>
          </w:rPrChange>
        </w:rPr>
        <w:t>-</w:t>
      </w:r>
      <w:r w:rsidR="00A915F3" w:rsidRPr="00837CAE">
        <w:rPr>
          <w:rFonts w:ascii="Times New Roman" w:eastAsiaTheme="minorEastAsia" w:hAnsi="Times New Roman" w:cs="Times New Roman"/>
          <w:color w:val="202124"/>
          <w:rPrChange w:id="666" w:author="Stephen John Stretton" w:date="2024-04-16T06:18:00Z">
            <w:rPr>
              <w:rFonts w:ascii="Times New Roman" w:eastAsiaTheme="minorEastAsia" w:hAnsi="Times New Roman" w:cs="Times New Roman"/>
              <w:color w:val="202124"/>
              <w:sz w:val="24"/>
              <w:szCs w:val="24"/>
            </w:rPr>
          </w:rPrChange>
        </w:rPr>
        <w:t xml:space="preserve">rated entity, but to </w:t>
      </w:r>
      <w:r w:rsidR="00A915F3" w:rsidRPr="00837CAE">
        <w:rPr>
          <w:rFonts w:ascii="Times New Roman" w:eastAsiaTheme="minorEastAsia" w:hAnsi="Times New Roman" w:cs="Times New Roman"/>
          <w:i/>
          <w:iCs/>
          <w:color w:val="202124"/>
          <w:rPrChange w:id="667" w:author="Stephen John Stretton" w:date="2024-04-16T06:18:00Z">
            <w:rPr>
              <w:rFonts w:ascii="Times New Roman" w:eastAsiaTheme="minorEastAsia" w:hAnsi="Times New Roman" w:cs="Times New Roman"/>
              <w:i/>
              <w:iCs/>
              <w:color w:val="202124"/>
              <w:sz w:val="24"/>
              <w:szCs w:val="24"/>
            </w:rPr>
          </w:rPrChange>
        </w:rPr>
        <w:t xml:space="preserve">protect against all the risks that </w:t>
      </w:r>
      <w:r w:rsidR="002F0CAF" w:rsidRPr="00837CAE">
        <w:rPr>
          <w:rFonts w:ascii="Times New Roman" w:eastAsiaTheme="minorEastAsia" w:hAnsi="Times New Roman" w:cs="Times New Roman"/>
          <w:i/>
          <w:iCs/>
          <w:color w:val="202124"/>
          <w:rPrChange w:id="668" w:author="Stephen John Stretton" w:date="2024-04-16T06:18:00Z">
            <w:rPr>
              <w:rFonts w:ascii="Times New Roman" w:eastAsiaTheme="minorEastAsia" w:hAnsi="Times New Roman" w:cs="Times New Roman"/>
              <w:i/>
              <w:iCs/>
              <w:color w:val="202124"/>
              <w:sz w:val="24"/>
              <w:szCs w:val="24"/>
            </w:rPr>
          </w:rPrChange>
        </w:rPr>
        <w:t>the WB</w:t>
      </w:r>
      <w:r w:rsidR="00A915F3" w:rsidRPr="00837CAE">
        <w:rPr>
          <w:rFonts w:ascii="Times New Roman" w:eastAsiaTheme="minorEastAsia" w:hAnsi="Times New Roman" w:cs="Times New Roman"/>
          <w:i/>
          <w:iCs/>
          <w:color w:val="202124"/>
          <w:rPrChange w:id="669" w:author="Stephen John Stretton" w:date="2024-04-16T06:18:00Z">
            <w:rPr>
              <w:rFonts w:ascii="Times New Roman" w:eastAsiaTheme="minorEastAsia" w:hAnsi="Times New Roman" w:cs="Times New Roman"/>
              <w:i/>
              <w:iCs/>
              <w:color w:val="202124"/>
              <w:sz w:val="24"/>
              <w:szCs w:val="24"/>
            </w:rPr>
          </w:rPrChange>
        </w:rPr>
        <w:t xml:space="preserve"> incurs</w:t>
      </w:r>
      <w:r w:rsidR="002C4E8A" w:rsidRPr="00837CAE">
        <w:rPr>
          <w:rFonts w:ascii="Times New Roman" w:eastAsiaTheme="minorEastAsia" w:hAnsi="Times New Roman" w:cs="Times New Roman"/>
          <w:color w:val="202124"/>
          <w:rPrChange w:id="670" w:author="Stephen John Stretton" w:date="2024-04-16T06:18:00Z">
            <w:rPr>
              <w:rFonts w:ascii="Times New Roman" w:eastAsiaTheme="minorEastAsia" w:hAnsi="Times New Roman" w:cs="Times New Roman"/>
              <w:color w:val="202124"/>
              <w:sz w:val="24"/>
              <w:szCs w:val="24"/>
            </w:rPr>
          </w:rPrChange>
        </w:rPr>
        <w:t>.</w:t>
      </w:r>
      <w:r w:rsidR="002C4E8A" w:rsidRPr="00837CAE">
        <w:rPr>
          <w:rFonts w:ascii="Times New Roman" w:eastAsiaTheme="minorEastAsia" w:hAnsi="Times New Roman" w:cs="Times New Roman"/>
          <w:i/>
          <w:iCs/>
          <w:color w:val="202124"/>
          <w:rPrChange w:id="671" w:author="Stephen John Stretton" w:date="2024-04-16T06:18:00Z">
            <w:rPr>
              <w:rFonts w:ascii="Times New Roman" w:eastAsiaTheme="minorEastAsia" w:hAnsi="Times New Roman" w:cs="Times New Roman"/>
              <w:i/>
              <w:iCs/>
              <w:color w:val="202124"/>
              <w:sz w:val="24"/>
              <w:szCs w:val="24"/>
            </w:rPr>
          </w:rPrChange>
        </w:rPr>
        <w:t xml:space="preserve"> </w:t>
      </w:r>
      <w:r w:rsidR="002C4E8A" w:rsidRPr="00837CAE">
        <w:rPr>
          <w:rFonts w:ascii="Times New Roman" w:eastAsiaTheme="minorEastAsia" w:hAnsi="Times New Roman" w:cs="Times New Roman"/>
          <w:color w:val="202124"/>
          <w:rPrChange w:id="672" w:author="Stephen John Stretton" w:date="2024-04-16T06:18:00Z">
            <w:rPr>
              <w:rFonts w:ascii="Times New Roman" w:eastAsiaTheme="minorEastAsia" w:hAnsi="Times New Roman" w:cs="Times New Roman"/>
              <w:color w:val="202124"/>
              <w:sz w:val="24"/>
              <w:szCs w:val="24"/>
            </w:rPr>
          </w:rPrChange>
        </w:rPr>
        <w:t>This is the approach in our proposal</w:t>
      </w:r>
      <w:r w:rsidR="002F0CAF" w:rsidRPr="00837CAE">
        <w:rPr>
          <w:rFonts w:ascii="Times New Roman" w:eastAsiaTheme="minorEastAsia" w:hAnsi="Times New Roman" w:cs="Times New Roman"/>
          <w:color w:val="202124"/>
          <w:rPrChange w:id="673" w:author="Stephen John Stretton" w:date="2024-04-16T06:18:00Z">
            <w:rPr>
              <w:rFonts w:ascii="Times New Roman" w:eastAsiaTheme="minorEastAsia" w:hAnsi="Times New Roman" w:cs="Times New Roman"/>
              <w:color w:val="202124"/>
              <w:sz w:val="24"/>
              <w:szCs w:val="24"/>
            </w:rPr>
          </w:rPrChange>
        </w:rPr>
        <w:t>.</w:t>
      </w:r>
    </w:p>
    <w:p w14:paraId="073EFC2B" w14:textId="146F3244" w:rsidR="00B9148D" w:rsidRPr="00837CAE" w:rsidRDefault="005C38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674" w:author="Stephen John Stretton" w:date="2024-04-16T06:18:00Z">
            <w:rPr>
              <w:rFonts w:ascii="Times New Roman" w:eastAsiaTheme="minorEastAsia" w:hAnsi="Times New Roman" w:cs="Times New Roman"/>
              <w:color w:val="202124"/>
              <w:sz w:val="24"/>
              <w:szCs w:val="24"/>
            </w:rPr>
          </w:rPrChange>
        </w:rPr>
        <w:pPrChange w:id="675"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676" w:author="Stephen John Stretton" w:date="2024-04-16T06:18:00Z">
            <w:rPr>
              <w:rFonts w:ascii="Times New Roman" w:eastAsiaTheme="minorEastAsia" w:hAnsi="Times New Roman" w:cs="Times New Roman"/>
              <w:color w:val="202124"/>
              <w:sz w:val="24"/>
              <w:szCs w:val="24"/>
            </w:rPr>
          </w:rPrChange>
        </w:rPr>
        <w:t>O</w:t>
      </w:r>
      <w:r w:rsidR="00B9148D" w:rsidRPr="00837CAE">
        <w:rPr>
          <w:rFonts w:ascii="Times New Roman" w:eastAsiaTheme="minorEastAsia" w:hAnsi="Times New Roman" w:cs="Times New Roman"/>
          <w:color w:val="202124"/>
          <w:rPrChange w:id="677" w:author="Stephen John Stretton" w:date="2024-04-16T06:18:00Z">
            <w:rPr>
              <w:rFonts w:ascii="Times New Roman" w:eastAsiaTheme="minorEastAsia" w:hAnsi="Times New Roman" w:cs="Times New Roman"/>
              <w:color w:val="202124"/>
              <w:sz w:val="24"/>
              <w:szCs w:val="24"/>
            </w:rPr>
          </w:rPrChange>
        </w:rPr>
        <w:t xml:space="preserve">ne promising structure is an </w:t>
      </w:r>
      <w:r w:rsidR="00B9148D" w:rsidRPr="00837CAE">
        <w:rPr>
          <w:rFonts w:ascii="Times New Roman" w:eastAsiaTheme="minorEastAsia" w:hAnsi="Times New Roman" w:cs="Times New Roman"/>
          <w:i/>
          <w:iCs/>
          <w:color w:val="202124"/>
          <w:rPrChange w:id="678" w:author="Stephen John Stretton" w:date="2024-04-16T06:18:00Z">
            <w:rPr>
              <w:rFonts w:ascii="Times New Roman" w:eastAsiaTheme="minorEastAsia" w:hAnsi="Times New Roman" w:cs="Times New Roman"/>
              <w:i/>
              <w:iCs/>
              <w:color w:val="202124"/>
              <w:sz w:val="24"/>
              <w:szCs w:val="24"/>
            </w:rPr>
          </w:rPrChange>
        </w:rPr>
        <w:t>intermediary</w:t>
      </w:r>
      <w:r w:rsidR="00B9148D" w:rsidRPr="00837CAE">
        <w:rPr>
          <w:rFonts w:ascii="Times New Roman" w:eastAsiaTheme="minorEastAsia" w:hAnsi="Times New Roman" w:cs="Times New Roman"/>
          <w:color w:val="202124"/>
          <w:rPrChange w:id="679" w:author="Stephen John Stretton" w:date="2024-04-16T06:18:00Z">
            <w:rPr>
              <w:rFonts w:ascii="Times New Roman" w:eastAsiaTheme="minorEastAsia" w:hAnsi="Times New Roman" w:cs="Times New Roman"/>
              <w:color w:val="202124"/>
              <w:sz w:val="24"/>
              <w:szCs w:val="24"/>
            </w:rPr>
          </w:rPrChange>
        </w:rPr>
        <w:t xml:space="preserve"> that reduce</w:t>
      </w:r>
      <w:ins w:id="680" w:author="Jon Strand" w:date="2024-04-01T15:59:00Z">
        <w:r w:rsidR="00320EE7" w:rsidRPr="00837CAE">
          <w:rPr>
            <w:rFonts w:ascii="Times New Roman" w:eastAsiaTheme="minorEastAsia" w:hAnsi="Times New Roman" w:cs="Times New Roman"/>
            <w:color w:val="202124"/>
            <w:rPrChange w:id="681" w:author="Stephen John Stretton" w:date="2024-04-16T06:18:00Z">
              <w:rPr>
                <w:rFonts w:ascii="Times New Roman" w:eastAsiaTheme="minorEastAsia" w:hAnsi="Times New Roman" w:cs="Times New Roman"/>
                <w:color w:val="202124"/>
                <w:sz w:val="24"/>
                <w:szCs w:val="24"/>
              </w:rPr>
            </w:rPrChange>
          </w:rPr>
          <w:t>s</w:t>
        </w:r>
      </w:ins>
      <w:r w:rsidR="00B9148D" w:rsidRPr="00837CAE">
        <w:rPr>
          <w:rFonts w:ascii="Times New Roman" w:eastAsiaTheme="minorEastAsia" w:hAnsi="Times New Roman" w:cs="Times New Roman"/>
          <w:color w:val="202124"/>
          <w:rPrChange w:id="682" w:author="Stephen John Stretton" w:date="2024-04-16T06:18:00Z">
            <w:rPr>
              <w:rFonts w:ascii="Times New Roman" w:eastAsiaTheme="minorEastAsia" w:hAnsi="Times New Roman" w:cs="Times New Roman"/>
              <w:color w:val="202124"/>
              <w:sz w:val="24"/>
              <w:szCs w:val="24"/>
            </w:rPr>
          </w:rPrChange>
        </w:rPr>
        <w:t xml:space="preserve"> risks for investors. The World Bank itself, which through preferred creditor status, offer</w:t>
      </w:r>
      <w:ins w:id="683" w:author="Jon Strand" w:date="2024-04-01T15:59:00Z">
        <w:r w:rsidR="00320EE7" w:rsidRPr="00837CAE">
          <w:rPr>
            <w:rFonts w:ascii="Times New Roman" w:eastAsiaTheme="minorEastAsia" w:hAnsi="Times New Roman" w:cs="Times New Roman"/>
            <w:color w:val="202124"/>
            <w:rPrChange w:id="684" w:author="Stephen John Stretton" w:date="2024-04-16T06:18:00Z">
              <w:rPr>
                <w:rFonts w:ascii="Times New Roman" w:eastAsiaTheme="minorEastAsia" w:hAnsi="Times New Roman" w:cs="Times New Roman"/>
                <w:color w:val="202124"/>
                <w:sz w:val="24"/>
                <w:szCs w:val="24"/>
              </w:rPr>
            </w:rPrChange>
          </w:rPr>
          <w:t>s</w:t>
        </w:r>
      </w:ins>
      <w:r w:rsidR="00B9148D" w:rsidRPr="00837CAE">
        <w:rPr>
          <w:rFonts w:ascii="Times New Roman" w:eastAsiaTheme="minorEastAsia" w:hAnsi="Times New Roman" w:cs="Times New Roman"/>
          <w:color w:val="202124"/>
          <w:rPrChange w:id="685" w:author="Stephen John Stretton" w:date="2024-04-16T06:18:00Z">
            <w:rPr>
              <w:rFonts w:ascii="Times New Roman" w:eastAsiaTheme="minorEastAsia" w:hAnsi="Times New Roman" w:cs="Times New Roman"/>
              <w:color w:val="202124"/>
              <w:sz w:val="24"/>
              <w:szCs w:val="24"/>
            </w:rPr>
          </w:rPrChange>
        </w:rPr>
        <w:t xml:space="preserve"> lowers borrowing rates to countries tha</w:t>
      </w:r>
      <w:ins w:id="686" w:author="Jon Strand" w:date="2024-04-01T15:59:00Z">
        <w:r w:rsidR="00320EE7" w:rsidRPr="00837CAE">
          <w:rPr>
            <w:rFonts w:ascii="Times New Roman" w:eastAsiaTheme="minorEastAsia" w:hAnsi="Times New Roman" w:cs="Times New Roman"/>
            <w:color w:val="202124"/>
            <w:rPrChange w:id="687" w:author="Stephen John Stretton" w:date="2024-04-16T06:18:00Z">
              <w:rPr>
                <w:rFonts w:ascii="Times New Roman" w:eastAsiaTheme="minorEastAsia" w:hAnsi="Times New Roman" w:cs="Times New Roman"/>
                <w:color w:val="202124"/>
                <w:sz w:val="24"/>
                <w:szCs w:val="24"/>
              </w:rPr>
            </w:rPrChange>
          </w:rPr>
          <w:t>n</w:t>
        </w:r>
      </w:ins>
      <w:del w:id="688" w:author="Jon Strand" w:date="2024-04-01T15:59:00Z">
        <w:r w:rsidR="00B9148D" w:rsidRPr="00837CAE" w:rsidDel="00320EE7">
          <w:rPr>
            <w:rFonts w:ascii="Times New Roman" w:eastAsiaTheme="minorEastAsia" w:hAnsi="Times New Roman" w:cs="Times New Roman"/>
            <w:color w:val="202124"/>
            <w:rPrChange w:id="689" w:author="Stephen John Stretton" w:date="2024-04-16T06:18:00Z">
              <w:rPr>
                <w:rFonts w:ascii="Times New Roman" w:eastAsiaTheme="minorEastAsia" w:hAnsi="Times New Roman" w:cs="Times New Roman"/>
                <w:color w:val="202124"/>
                <w:sz w:val="24"/>
                <w:szCs w:val="24"/>
              </w:rPr>
            </w:rPrChange>
          </w:rPr>
          <w:delText>t</w:delText>
        </w:r>
      </w:del>
      <w:r w:rsidR="00B9148D" w:rsidRPr="00837CAE">
        <w:rPr>
          <w:rFonts w:ascii="Times New Roman" w:eastAsiaTheme="minorEastAsia" w:hAnsi="Times New Roman" w:cs="Times New Roman"/>
          <w:color w:val="202124"/>
          <w:rPrChange w:id="690" w:author="Stephen John Stretton" w:date="2024-04-16T06:18:00Z">
            <w:rPr>
              <w:rFonts w:ascii="Times New Roman" w:eastAsiaTheme="minorEastAsia" w:hAnsi="Times New Roman" w:cs="Times New Roman"/>
              <w:color w:val="202124"/>
              <w:sz w:val="24"/>
              <w:szCs w:val="24"/>
            </w:rPr>
          </w:rPrChange>
        </w:rPr>
        <w:t xml:space="preserve"> countries would otherwise have access to. </w:t>
      </w:r>
      <w:r w:rsidR="006A6C74" w:rsidRPr="00837CAE">
        <w:rPr>
          <w:rFonts w:ascii="Times New Roman" w:eastAsiaTheme="minorEastAsia" w:hAnsi="Times New Roman" w:cs="Times New Roman"/>
          <w:color w:val="202124"/>
          <w:rPrChange w:id="691" w:author="Stephen John Stretton" w:date="2024-04-16T06:18:00Z">
            <w:rPr>
              <w:rFonts w:ascii="Times New Roman" w:eastAsiaTheme="minorEastAsia" w:hAnsi="Times New Roman" w:cs="Times New Roman"/>
              <w:color w:val="202124"/>
              <w:sz w:val="24"/>
              <w:szCs w:val="24"/>
            </w:rPr>
          </w:rPrChange>
        </w:rPr>
        <w:t xml:space="preserve">Another example, which protects Solar Energy Corporation of India. </w:t>
      </w:r>
      <w:r w:rsidR="00B9148D" w:rsidRPr="00837CAE">
        <w:rPr>
          <w:rFonts w:ascii="Times New Roman" w:eastAsiaTheme="minorEastAsia" w:hAnsi="Times New Roman" w:cs="Times New Roman"/>
          <w:color w:val="202124"/>
          <w:rPrChange w:id="692" w:author="Stephen John Stretton" w:date="2024-04-16T06:18:00Z">
            <w:rPr>
              <w:rFonts w:ascii="Times New Roman" w:eastAsiaTheme="minorEastAsia" w:hAnsi="Times New Roman" w:cs="Times New Roman"/>
              <w:color w:val="202124"/>
              <w:sz w:val="24"/>
              <w:szCs w:val="24"/>
            </w:rPr>
          </w:rPrChange>
        </w:rPr>
        <w:t xml:space="preserve">A similar structure could be set up that also creates lower interest rates for those countries that achieve key performance indicators or offers low-cost lending for infrastructure (ref. papers). </w:t>
      </w:r>
    </w:p>
    <w:p w14:paraId="64BD6274" w14:textId="0155C01B" w:rsidR="00C07E04" w:rsidRPr="00837CAE" w:rsidRDefault="00B91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693" w:author="Stephen John Stretton" w:date="2024-04-16T06:18:00Z">
            <w:rPr>
              <w:rFonts w:ascii="Times New Roman" w:eastAsiaTheme="minorEastAsia" w:hAnsi="Times New Roman" w:cs="Times New Roman"/>
              <w:color w:val="202124"/>
              <w:sz w:val="24"/>
              <w:szCs w:val="24"/>
            </w:rPr>
          </w:rPrChange>
        </w:rPr>
        <w:pPrChange w:id="694"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695" w:author="Stephen John Stretton" w:date="2024-04-16T06:18:00Z">
            <w:rPr>
              <w:rFonts w:ascii="Times New Roman" w:eastAsiaTheme="minorEastAsia" w:hAnsi="Times New Roman" w:cs="Times New Roman"/>
              <w:color w:val="202124"/>
              <w:sz w:val="24"/>
              <w:szCs w:val="24"/>
            </w:rPr>
          </w:rPrChange>
        </w:rPr>
        <w:t xml:space="preserve">Critical in these financial schemes is the de-risking for the investor via guarantees </w:t>
      </w:r>
      <w:r w:rsidR="00FA03FB" w:rsidRPr="00837CAE">
        <w:rPr>
          <w:rFonts w:ascii="Times New Roman" w:eastAsiaTheme="minorEastAsia" w:hAnsi="Times New Roman" w:cs="Times New Roman"/>
          <w:color w:val="202124"/>
          <w:rPrChange w:id="696" w:author="Stephen John Stretton" w:date="2024-04-16T06:18:00Z">
            <w:rPr>
              <w:rFonts w:ascii="Times New Roman" w:eastAsiaTheme="minorEastAsia" w:hAnsi="Times New Roman" w:cs="Times New Roman"/>
              <w:color w:val="202124"/>
              <w:sz w:val="24"/>
              <w:szCs w:val="24"/>
            </w:rPr>
          </w:rPrChange>
        </w:rPr>
        <w:t>and guaranteeing the guarantor (such as the WB</w:t>
      </w:r>
      <w:r w:rsidRPr="00837CAE">
        <w:rPr>
          <w:rFonts w:ascii="Times New Roman" w:eastAsiaTheme="minorEastAsia" w:hAnsi="Times New Roman" w:cs="Times New Roman"/>
          <w:color w:val="202124"/>
          <w:rPrChange w:id="697" w:author="Stephen John Stretton" w:date="2024-04-16T06:18:00Z">
            <w:rPr>
              <w:rFonts w:ascii="Times New Roman" w:eastAsiaTheme="minorEastAsia" w:hAnsi="Times New Roman" w:cs="Times New Roman"/>
              <w:color w:val="202124"/>
              <w:sz w:val="24"/>
              <w:szCs w:val="24"/>
            </w:rPr>
          </w:rPrChange>
        </w:rPr>
        <w:t>). One option is dual indemnification of guarantees with a credit line. Ie a AAA-guarantee is protected twice or three times: first from the government itself (similar to IBRD guarantees), second from the global equity fund (see next section)</w:t>
      </w:r>
      <w:r w:rsidR="00975531" w:rsidRPr="00837CAE">
        <w:rPr>
          <w:rFonts w:ascii="Times New Roman" w:eastAsiaTheme="minorEastAsia" w:hAnsi="Times New Roman" w:cs="Times New Roman"/>
          <w:color w:val="202124"/>
          <w:rPrChange w:id="698" w:author="Stephen John Stretton" w:date="2024-04-16T06:18:00Z">
            <w:rPr>
              <w:rFonts w:ascii="Times New Roman" w:eastAsiaTheme="minorEastAsia" w:hAnsi="Times New Roman" w:cs="Times New Roman"/>
              <w:color w:val="202124"/>
              <w:sz w:val="24"/>
              <w:szCs w:val="24"/>
            </w:rPr>
          </w:rPrChange>
        </w:rPr>
        <w:t>, and third through the WB or other AAA rated entity</w:t>
      </w:r>
      <w:r w:rsidRPr="00837CAE">
        <w:rPr>
          <w:rFonts w:ascii="Times New Roman" w:eastAsiaTheme="minorEastAsia" w:hAnsi="Times New Roman" w:cs="Times New Roman"/>
          <w:color w:val="202124"/>
          <w:rPrChange w:id="699" w:author="Stephen John Stretton" w:date="2024-04-16T06:18:00Z">
            <w:rPr>
              <w:rFonts w:ascii="Times New Roman" w:eastAsiaTheme="minorEastAsia" w:hAnsi="Times New Roman" w:cs="Times New Roman"/>
              <w:color w:val="202124"/>
              <w:sz w:val="24"/>
              <w:szCs w:val="24"/>
            </w:rPr>
          </w:rPrChange>
        </w:rPr>
        <w:t xml:space="preserve">. </w:t>
      </w:r>
    </w:p>
    <w:p w14:paraId="47B8B168" w14:textId="7236618A" w:rsidR="007D3C4D" w:rsidRPr="00837CAE" w:rsidRDefault="002E1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b/>
          <w:bCs/>
          <w:color w:val="202124"/>
          <w:rPrChange w:id="700" w:author="Stephen John Stretton" w:date="2024-04-16T06:18:00Z">
            <w:rPr>
              <w:rFonts w:ascii="Times New Roman" w:eastAsiaTheme="minorEastAsia" w:hAnsi="Times New Roman" w:cs="Times New Roman"/>
              <w:b/>
              <w:bCs/>
              <w:color w:val="202124"/>
              <w:sz w:val="24"/>
              <w:szCs w:val="24"/>
            </w:rPr>
          </w:rPrChange>
        </w:rPr>
        <w:pPrChange w:id="701"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b/>
          <w:bCs/>
          <w:color w:val="202124"/>
          <w:rPrChange w:id="702" w:author="Stephen John Stretton" w:date="2024-04-16T06:18:00Z">
            <w:rPr>
              <w:rFonts w:ascii="Times New Roman" w:eastAsiaTheme="minorEastAsia" w:hAnsi="Times New Roman" w:cs="Times New Roman"/>
              <w:b/>
              <w:bCs/>
              <w:color w:val="202124"/>
              <w:sz w:val="24"/>
              <w:szCs w:val="24"/>
            </w:rPr>
          </w:rPrChange>
        </w:rPr>
        <w:lastRenderedPageBreak/>
        <w:t xml:space="preserve">The </w:t>
      </w:r>
      <w:r w:rsidR="00404FA9" w:rsidRPr="00837CAE">
        <w:rPr>
          <w:rFonts w:ascii="Times New Roman" w:eastAsiaTheme="minorEastAsia" w:hAnsi="Times New Roman" w:cs="Times New Roman"/>
          <w:b/>
          <w:bCs/>
          <w:color w:val="202124"/>
          <w:rPrChange w:id="703" w:author="Stephen John Stretton" w:date="2024-04-16T06:18:00Z">
            <w:rPr>
              <w:rFonts w:ascii="Times New Roman" w:eastAsiaTheme="minorEastAsia" w:hAnsi="Times New Roman" w:cs="Times New Roman"/>
              <w:b/>
              <w:bCs/>
              <w:color w:val="202124"/>
              <w:sz w:val="24"/>
              <w:szCs w:val="24"/>
            </w:rPr>
          </w:rPrChange>
        </w:rPr>
        <w:t>Need for</w:t>
      </w:r>
      <w:r w:rsidR="00F714A6" w:rsidRPr="00837CAE">
        <w:rPr>
          <w:rFonts w:ascii="Times New Roman" w:eastAsiaTheme="minorEastAsia" w:hAnsi="Times New Roman" w:cs="Times New Roman"/>
          <w:b/>
          <w:bCs/>
          <w:color w:val="202124"/>
          <w:rPrChange w:id="704" w:author="Stephen John Stretton" w:date="2024-04-16T06:18:00Z">
            <w:rPr>
              <w:rFonts w:ascii="Times New Roman" w:eastAsiaTheme="minorEastAsia" w:hAnsi="Times New Roman" w:cs="Times New Roman"/>
              <w:b/>
              <w:bCs/>
              <w:color w:val="202124"/>
              <w:sz w:val="24"/>
              <w:szCs w:val="24"/>
            </w:rPr>
          </w:rPrChange>
        </w:rPr>
        <w:t xml:space="preserve"> </w:t>
      </w:r>
      <w:r w:rsidR="005E5F47" w:rsidRPr="00837CAE">
        <w:rPr>
          <w:rFonts w:ascii="Times New Roman" w:eastAsiaTheme="minorEastAsia" w:hAnsi="Times New Roman" w:cs="Times New Roman"/>
          <w:b/>
          <w:bCs/>
          <w:color w:val="202124"/>
          <w:rPrChange w:id="705" w:author="Stephen John Stretton" w:date="2024-04-16T06:18:00Z">
            <w:rPr>
              <w:rFonts w:ascii="Times New Roman" w:eastAsiaTheme="minorEastAsia" w:hAnsi="Times New Roman" w:cs="Times New Roman"/>
              <w:b/>
              <w:bCs/>
              <w:color w:val="202124"/>
              <w:sz w:val="24"/>
              <w:szCs w:val="24"/>
            </w:rPr>
          </w:rPrChange>
        </w:rPr>
        <w:t xml:space="preserve">Investments </w:t>
      </w:r>
      <w:r w:rsidR="000D7119" w:rsidRPr="00837CAE">
        <w:rPr>
          <w:rFonts w:ascii="Times New Roman" w:eastAsiaTheme="minorEastAsia" w:hAnsi="Times New Roman" w:cs="Times New Roman"/>
          <w:b/>
          <w:bCs/>
          <w:color w:val="202124"/>
          <w:rPrChange w:id="706" w:author="Stephen John Stretton" w:date="2024-04-16T06:18:00Z">
            <w:rPr>
              <w:rFonts w:ascii="Times New Roman" w:eastAsiaTheme="minorEastAsia" w:hAnsi="Times New Roman" w:cs="Times New Roman"/>
              <w:b/>
              <w:bCs/>
              <w:color w:val="202124"/>
              <w:sz w:val="24"/>
              <w:szCs w:val="24"/>
            </w:rPr>
          </w:rPrChange>
        </w:rPr>
        <w:t>with strong</w:t>
      </w:r>
      <w:r w:rsidR="005E5F47" w:rsidRPr="00837CAE">
        <w:rPr>
          <w:rFonts w:ascii="Times New Roman" w:eastAsiaTheme="minorEastAsia" w:hAnsi="Times New Roman" w:cs="Times New Roman"/>
          <w:b/>
          <w:bCs/>
          <w:color w:val="202124"/>
          <w:rPrChange w:id="707" w:author="Stephen John Stretton" w:date="2024-04-16T06:18:00Z">
            <w:rPr>
              <w:rFonts w:ascii="Times New Roman" w:eastAsiaTheme="minorEastAsia" w:hAnsi="Times New Roman" w:cs="Times New Roman"/>
              <w:b/>
              <w:bCs/>
              <w:color w:val="202124"/>
              <w:sz w:val="24"/>
              <w:szCs w:val="24"/>
            </w:rPr>
          </w:rPrChange>
        </w:rPr>
        <w:t xml:space="preserve"> </w:t>
      </w:r>
      <w:r w:rsidR="007D3C4D" w:rsidRPr="00837CAE">
        <w:rPr>
          <w:rFonts w:ascii="Times New Roman" w:eastAsiaTheme="minorEastAsia" w:hAnsi="Times New Roman" w:cs="Times New Roman"/>
          <w:b/>
          <w:bCs/>
          <w:color w:val="202124"/>
          <w:rPrChange w:id="708" w:author="Stephen John Stretton" w:date="2024-04-16T06:18:00Z">
            <w:rPr>
              <w:rFonts w:ascii="Times New Roman" w:eastAsiaTheme="minorEastAsia" w:hAnsi="Times New Roman" w:cs="Times New Roman"/>
              <w:b/>
              <w:bCs/>
              <w:color w:val="202124"/>
              <w:sz w:val="24"/>
              <w:szCs w:val="24"/>
            </w:rPr>
          </w:rPrChange>
        </w:rPr>
        <w:t xml:space="preserve">Financial </w:t>
      </w:r>
      <w:r w:rsidRPr="00837CAE">
        <w:rPr>
          <w:rFonts w:ascii="Times New Roman" w:eastAsiaTheme="minorEastAsia" w:hAnsi="Times New Roman" w:cs="Times New Roman"/>
          <w:b/>
          <w:bCs/>
          <w:color w:val="202124"/>
          <w:rPrChange w:id="709" w:author="Stephen John Stretton" w:date="2024-04-16T06:18:00Z">
            <w:rPr>
              <w:rFonts w:ascii="Times New Roman" w:eastAsiaTheme="minorEastAsia" w:hAnsi="Times New Roman" w:cs="Times New Roman"/>
              <w:b/>
              <w:bCs/>
              <w:color w:val="202124"/>
              <w:sz w:val="24"/>
              <w:szCs w:val="24"/>
            </w:rPr>
          </w:rPrChange>
        </w:rPr>
        <w:t xml:space="preserve">Returns </w:t>
      </w:r>
      <w:r w:rsidR="007D3C4D" w:rsidRPr="00837CAE">
        <w:rPr>
          <w:rFonts w:ascii="Times New Roman" w:eastAsiaTheme="minorEastAsia" w:hAnsi="Times New Roman" w:cs="Times New Roman"/>
          <w:b/>
          <w:bCs/>
          <w:color w:val="202124"/>
          <w:rPrChange w:id="710" w:author="Stephen John Stretton" w:date="2024-04-16T06:18:00Z">
            <w:rPr>
              <w:rFonts w:ascii="Times New Roman" w:eastAsiaTheme="minorEastAsia" w:hAnsi="Times New Roman" w:cs="Times New Roman"/>
              <w:b/>
              <w:bCs/>
              <w:color w:val="202124"/>
              <w:sz w:val="24"/>
              <w:szCs w:val="24"/>
            </w:rPr>
          </w:rPrChange>
        </w:rPr>
        <w:t xml:space="preserve">and </w:t>
      </w:r>
      <w:r w:rsidR="00404FA9" w:rsidRPr="00837CAE">
        <w:rPr>
          <w:rFonts w:ascii="Times New Roman" w:eastAsiaTheme="minorEastAsia" w:hAnsi="Times New Roman" w:cs="Times New Roman"/>
          <w:b/>
          <w:bCs/>
          <w:color w:val="202124"/>
          <w:rPrChange w:id="711" w:author="Stephen John Stretton" w:date="2024-04-16T06:18:00Z">
            <w:rPr>
              <w:rFonts w:ascii="Times New Roman" w:eastAsiaTheme="minorEastAsia" w:hAnsi="Times New Roman" w:cs="Times New Roman"/>
              <w:b/>
              <w:bCs/>
              <w:color w:val="202124"/>
              <w:sz w:val="24"/>
              <w:szCs w:val="24"/>
            </w:rPr>
          </w:rPrChange>
        </w:rPr>
        <w:t xml:space="preserve">Leveraged </w:t>
      </w:r>
      <w:r w:rsidRPr="00837CAE">
        <w:rPr>
          <w:rFonts w:ascii="Times New Roman" w:eastAsiaTheme="minorEastAsia" w:hAnsi="Times New Roman" w:cs="Times New Roman"/>
          <w:b/>
          <w:bCs/>
          <w:color w:val="202124"/>
          <w:rPrChange w:id="712" w:author="Stephen John Stretton" w:date="2024-04-16T06:18:00Z">
            <w:rPr>
              <w:rFonts w:ascii="Times New Roman" w:eastAsiaTheme="minorEastAsia" w:hAnsi="Times New Roman" w:cs="Times New Roman"/>
              <w:b/>
              <w:bCs/>
              <w:color w:val="202124"/>
              <w:sz w:val="24"/>
              <w:szCs w:val="24"/>
            </w:rPr>
          </w:rPrChange>
        </w:rPr>
        <w:t>Effectiveness</w:t>
      </w:r>
    </w:p>
    <w:p w14:paraId="66C29002" w14:textId="77777777" w:rsidR="007D3C4D" w:rsidRPr="00837CAE" w:rsidRDefault="007D3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13" w:author="Stephen John Stretton" w:date="2024-04-16T06:18:00Z">
            <w:rPr>
              <w:rFonts w:ascii="Times New Roman" w:eastAsiaTheme="minorEastAsia" w:hAnsi="Times New Roman" w:cs="Times New Roman"/>
              <w:color w:val="202124"/>
              <w:sz w:val="24"/>
              <w:szCs w:val="24"/>
            </w:rPr>
          </w:rPrChange>
        </w:rPr>
        <w:pPrChange w:id="714"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715" w:author="Stephen John Stretton" w:date="2024-04-16T06:18:00Z">
            <w:rPr>
              <w:rFonts w:ascii="Times New Roman" w:eastAsiaTheme="minorEastAsia" w:hAnsi="Times New Roman" w:cs="Times New Roman"/>
              <w:color w:val="202124"/>
              <w:sz w:val="24"/>
              <w:szCs w:val="24"/>
            </w:rPr>
          </w:rPrChange>
        </w:rPr>
        <w:t xml:space="preserve">To really make a difference </w:t>
      </w:r>
      <w:r w:rsidRPr="00837CAE">
        <w:rPr>
          <w:rFonts w:ascii="Times New Roman" w:eastAsiaTheme="minorEastAsia" w:hAnsi="Times New Roman" w:cs="Times New Roman"/>
          <w:i/>
          <w:iCs/>
          <w:color w:val="202124"/>
          <w:rPrChange w:id="716" w:author="Stephen John Stretton" w:date="2024-04-16T06:18:00Z">
            <w:rPr>
              <w:rFonts w:ascii="Times New Roman" w:eastAsiaTheme="minorEastAsia" w:hAnsi="Times New Roman" w:cs="Times New Roman"/>
              <w:i/>
              <w:iCs/>
              <w:color w:val="202124"/>
              <w:sz w:val="24"/>
              <w:szCs w:val="24"/>
            </w:rPr>
          </w:rPrChange>
        </w:rPr>
        <w:t>sheer scale</w:t>
      </w:r>
      <w:r w:rsidRPr="00837CAE">
        <w:rPr>
          <w:rFonts w:ascii="Times New Roman" w:eastAsiaTheme="minorEastAsia" w:hAnsi="Times New Roman" w:cs="Times New Roman"/>
          <w:color w:val="202124"/>
          <w:rPrChange w:id="717" w:author="Stephen John Stretton" w:date="2024-04-16T06:18:00Z">
            <w:rPr>
              <w:rFonts w:ascii="Times New Roman" w:eastAsiaTheme="minorEastAsia" w:hAnsi="Times New Roman" w:cs="Times New Roman"/>
              <w:color w:val="202124"/>
              <w:sz w:val="24"/>
              <w:szCs w:val="24"/>
            </w:rPr>
          </w:rPrChange>
        </w:rPr>
        <w:t xml:space="preserve"> is missing at the global level, the existing institutions are not sufficiently large, </w:t>
      </w:r>
      <w:del w:id="718" w:author="Jon Strand" w:date="2024-04-01T16:02:00Z">
        <w:r w:rsidRPr="00837CAE" w:rsidDel="00320EE7">
          <w:rPr>
            <w:rFonts w:ascii="Times New Roman" w:eastAsiaTheme="minorEastAsia" w:hAnsi="Times New Roman" w:cs="Times New Roman"/>
            <w:color w:val="202124"/>
            <w:rPrChange w:id="719" w:author="Stephen John Stretton" w:date="2024-04-16T06:18:00Z">
              <w:rPr>
                <w:rFonts w:ascii="Times New Roman" w:eastAsiaTheme="minorEastAsia" w:hAnsi="Times New Roman" w:cs="Times New Roman"/>
                <w:color w:val="202124"/>
                <w:sz w:val="24"/>
                <w:szCs w:val="24"/>
              </w:rPr>
            </w:rPrChange>
          </w:rPr>
          <w:delText xml:space="preserve">and </w:delText>
        </w:r>
      </w:del>
      <w:r w:rsidRPr="00837CAE">
        <w:rPr>
          <w:rFonts w:ascii="Times New Roman" w:eastAsiaTheme="minorEastAsia" w:hAnsi="Times New Roman" w:cs="Times New Roman"/>
          <w:color w:val="202124"/>
          <w:rPrChange w:id="720" w:author="Stephen John Stretton" w:date="2024-04-16T06:18:00Z">
            <w:rPr>
              <w:rFonts w:ascii="Times New Roman" w:eastAsiaTheme="minorEastAsia" w:hAnsi="Times New Roman" w:cs="Times New Roman"/>
              <w:color w:val="202124"/>
              <w:sz w:val="24"/>
              <w:szCs w:val="24"/>
            </w:rPr>
          </w:rPrChange>
        </w:rPr>
        <w:t>nor is there a residual pot of spare for-public-benefit capital that can be deployed to incentivize climate policy action and to absorb risks.</w:t>
      </w:r>
    </w:p>
    <w:p w14:paraId="2A4394F0" w14:textId="77777777" w:rsidR="007D3C4D" w:rsidRPr="00837CAE" w:rsidRDefault="007D3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21" w:author="Stephen John Stretton" w:date="2024-04-16T06:18:00Z">
            <w:rPr>
              <w:rFonts w:ascii="Times New Roman" w:eastAsiaTheme="minorEastAsia" w:hAnsi="Times New Roman" w:cs="Times New Roman"/>
              <w:color w:val="202124"/>
              <w:sz w:val="24"/>
              <w:szCs w:val="24"/>
            </w:rPr>
          </w:rPrChange>
        </w:rPr>
        <w:pPrChange w:id="722"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723" w:author="Stephen John Stretton" w:date="2024-04-16T06:18:00Z">
            <w:rPr>
              <w:rFonts w:ascii="Times New Roman" w:eastAsiaTheme="minorEastAsia" w:hAnsi="Times New Roman" w:cs="Times New Roman"/>
              <w:color w:val="202124"/>
              <w:sz w:val="24"/>
              <w:szCs w:val="24"/>
            </w:rPr>
          </w:rPrChange>
        </w:rPr>
        <w:t xml:space="preserve">Increasing the size of global institutions such as the World Bank would be a worthy approach. There are two key reasons why this might be promising: first the World Bank pays a key role in supporting existing global climate funds and carbon markets, and in incentivizing policy actions in other contexts through DPFs. Second, the WB can access global capital markets. </w:t>
      </w:r>
    </w:p>
    <w:p w14:paraId="37F8382D" w14:textId="77777777" w:rsidR="007D3C4D" w:rsidRPr="00837CAE" w:rsidRDefault="007D3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24" w:author="Stephen John Stretton" w:date="2024-04-16T06:18:00Z">
            <w:rPr>
              <w:rFonts w:ascii="Times New Roman" w:eastAsiaTheme="minorEastAsia" w:hAnsi="Times New Roman" w:cs="Times New Roman"/>
              <w:color w:val="202124"/>
              <w:sz w:val="24"/>
              <w:szCs w:val="24"/>
            </w:rPr>
          </w:rPrChange>
        </w:rPr>
        <w:pPrChange w:id="725"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726" w:author="Stephen John Stretton" w:date="2024-04-16T06:18:00Z">
            <w:rPr>
              <w:rFonts w:ascii="Times New Roman" w:eastAsiaTheme="minorEastAsia" w:hAnsi="Times New Roman" w:cs="Times New Roman"/>
              <w:color w:val="202124"/>
              <w:sz w:val="24"/>
              <w:szCs w:val="24"/>
            </w:rPr>
          </w:rPrChange>
        </w:rPr>
        <w:t>However, politics and inherent conservatism may preclude the scale of increase in capitalization needed. And there are missing functions in the bank’s impressive set of capabilities. For example, the IFC has traditionally had an equity investment function, but at present that capability has been somewhat low in the overall list of priorities.</w:t>
      </w:r>
    </w:p>
    <w:p w14:paraId="17DDEFBF" w14:textId="7153FF1A" w:rsidR="007D3C4D" w:rsidRPr="00837CAE" w:rsidRDefault="007D3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27" w:author="Stephen John Stretton" w:date="2024-04-16T06:18:00Z">
            <w:rPr>
              <w:rFonts w:ascii="Times New Roman" w:eastAsiaTheme="minorEastAsia" w:hAnsi="Times New Roman" w:cs="Times New Roman"/>
              <w:color w:val="202124"/>
              <w:sz w:val="24"/>
              <w:szCs w:val="24"/>
            </w:rPr>
          </w:rPrChange>
        </w:rPr>
        <w:pPrChange w:id="728"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729" w:author="Stephen John Stretton" w:date="2024-04-16T06:18:00Z">
            <w:rPr>
              <w:rFonts w:ascii="Times New Roman" w:eastAsiaTheme="minorEastAsia" w:hAnsi="Times New Roman" w:cs="Times New Roman"/>
              <w:color w:val="202124"/>
              <w:sz w:val="24"/>
              <w:szCs w:val="24"/>
            </w:rPr>
          </w:rPrChange>
        </w:rPr>
        <w:t xml:space="preserve">Another source of agency (apart from governments) is initial investors in projects. Put another way, among all the financiers of different stages of a project, the </w:t>
      </w:r>
      <w:r w:rsidRPr="00837CAE">
        <w:rPr>
          <w:rFonts w:ascii="Times New Roman" w:eastAsiaTheme="minorEastAsia" w:hAnsi="Times New Roman" w:cs="Times New Roman"/>
          <w:i/>
          <w:iCs/>
          <w:color w:val="202124"/>
          <w:rPrChange w:id="730" w:author="Stephen John Stretton" w:date="2024-04-16T06:18:00Z">
            <w:rPr>
              <w:rFonts w:ascii="Times New Roman" w:eastAsiaTheme="minorEastAsia" w:hAnsi="Times New Roman" w:cs="Times New Roman"/>
              <w:i/>
              <w:iCs/>
              <w:color w:val="202124"/>
              <w:sz w:val="24"/>
              <w:szCs w:val="24"/>
            </w:rPr>
          </w:rPrChange>
        </w:rPr>
        <w:t>initial equity investors</w:t>
      </w:r>
      <w:r w:rsidRPr="00837CAE">
        <w:rPr>
          <w:rFonts w:ascii="Times New Roman" w:eastAsiaTheme="minorEastAsia" w:hAnsi="Times New Roman" w:cs="Times New Roman"/>
          <w:color w:val="202124"/>
          <w:rPrChange w:id="731" w:author="Stephen John Stretton" w:date="2024-04-16T06:18:00Z">
            <w:rPr>
              <w:rFonts w:ascii="Times New Roman" w:eastAsiaTheme="minorEastAsia" w:hAnsi="Times New Roman" w:cs="Times New Roman"/>
              <w:color w:val="202124"/>
              <w:sz w:val="24"/>
              <w:szCs w:val="24"/>
            </w:rPr>
          </w:rPrChange>
        </w:rPr>
        <w:t xml:space="preserve"> are the crucial ones in ensuring that the project </w:t>
      </w:r>
      <w:r w:rsidR="00D95EBC" w:rsidRPr="00837CAE">
        <w:rPr>
          <w:rFonts w:ascii="Times New Roman" w:eastAsiaTheme="minorEastAsia" w:hAnsi="Times New Roman" w:cs="Times New Roman"/>
          <w:color w:val="202124"/>
          <w:rPrChange w:id="732" w:author="Stephen John Stretton" w:date="2024-04-16T06:18:00Z">
            <w:rPr>
              <w:rFonts w:ascii="Times New Roman" w:eastAsiaTheme="minorEastAsia" w:hAnsi="Times New Roman" w:cs="Times New Roman"/>
              <w:color w:val="202124"/>
              <w:sz w:val="24"/>
              <w:szCs w:val="24"/>
            </w:rPr>
          </w:rPrChange>
        </w:rPr>
        <w:t>eventuates</w:t>
      </w:r>
      <w:r w:rsidRPr="00837CAE">
        <w:rPr>
          <w:rFonts w:ascii="Times New Roman" w:eastAsiaTheme="minorEastAsia" w:hAnsi="Times New Roman" w:cs="Times New Roman"/>
          <w:color w:val="202124"/>
          <w:rPrChange w:id="733" w:author="Stephen John Stretton" w:date="2024-04-16T06:18:00Z">
            <w:rPr>
              <w:rFonts w:ascii="Times New Roman" w:eastAsiaTheme="minorEastAsia" w:hAnsi="Times New Roman" w:cs="Times New Roman"/>
              <w:color w:val="202124"/>
              <w:sz w:val="24"/>
              <w:szCs w:val="24"/>
            </w:rPr>
          </w:rPrChange>
        </w:rPr>
        <w:t>. Such initial equity could also be blended, meaning mixing private project developers with for-public-benefit donor-</w:t>
      </w:r>
      <w:r w:rsidR="00D95EBC" w:rsidRPr="00837CAE">
        <w:rPr>
          <w:rFonts w:ascii="Times New Roman" w:eastAsiaTheme="minorEastAsia" w:hAnsi="Times New Roman" w:cs="Times New Roman"/>
          <w:color w:val="202124"/>
          <w:rPrChange w:id="734" w:author="Stephen John Stretton" w:date="2024-04-16T06:18:00Z">
            <w:rPr>
              <w:rFonts w:ascii="Times New Roman" w:eastAsiaTheme="minorEastAsia" w:hAnsi="Times New Roman" w:cs="Times New Roman"/>
              <w:color w:val="202124"/>
              <w:sz w:val="24"/>
              <w:szCs w:val="24"/>
            </w:rPr>
          </w:rPrChange>
        </w:rPr>
        <w:t>investors</w:t>
      </w:r>
      <w:r w:rsidRPr="00837CAE">
        <w:rPr>
          <w:rFonts w:ascii="Times New Roman" w:eastAsiaTheme="minorEastAsia" w:hAnsi="Times New Roman" w:cs="Times New Roman"/>
          <w:color w:val="202124"/>
          <w:rPrChange w:id="735" w:author="Stephen John Stretton" w:date="2024-04-16T06:18:00Z">
            <w:rPr>
              <w:rFonts w:ascii="Times New Roman" w:eastAsiaTheme="minorEastAsia" w:hAnsi="Times New Roman" w:cs="Times New Roman"/>
              <w:color w:val="202124"/>
              <w:sz w:val="24"/>
              <w:szCs w:val="24"/>
            </w:rPr>
          </w:rPrChange>
        </w:rPr>
        <w:t>.</w:t>
      </w:r>
    </w:p>
    <w:p w14:paraId="06E774BB" w14:textId="0D4D4EFE" w:rsidR="007D3C4D" w:rsidRPr="00837CAE" w:rsidRDefault="007D3C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36" w:author="Stephen John Stretton" w:date="2024-04-16T06:18:00Z">
            <w:rPr>
              <w:rFonts w:ascii="Times New Roman" w:eastAsiaTheme="minorEastAsia" w:hAnsi="Times New Roman" w:cs="Times New Roman"/>
              <w:color w:val="202124"/>
              <w:sz w:val="24"/>
              <w:szCs w:val="24"/>
            </w:rPr>
          </w:rPrChange>
        </w:rPr>
        <w:pPrChange w:id="737"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738" w:author="Stephen John Stretton" w:date="2024-04-16T06:18:00Z">
            <w:rPr>
              <w:rFonts w:ascii="Times New Roman" w:eastAsiaTheme="minorEastAsia" w:hAnsi="Times New Roman" w:cs="Times New Roman"/>
              <w:color w:val="202124"/>
              <w:sz w:val="24"/>
              <w:szCs w:val="24"/>
            </w:rPr>
          </w:rPrChange>
        </w:rPr>
        <w:t xml:space="preserve">Crucial in achieving scale will be in achieving high returns, both in a financial sense and in an effectiveness sense. Project equity provides </w:t>
      </w:r>
      <w:r w:rsidR="00D95EBC" w:rsidRPr="00837CAE">
        <w:rPr>
          <w:rFonts w:ascii="Times New Roman" w:eastAsiaTheme="minorEastAsia" w:hAnsi="Times New Roman" w:cs="Times New Roman"/>
          <w:color w:val="202124"/>
          <w:rPrChange w:id="739" w:author="Stephen John Stretton" w:date="2024-04-16T06:18:00Z">
            <w:rPr>
              <w:rFonts w:ascii="Times New Roman" w:eastAsiaTheme="minorEastAsia" w:hAnsi="Times New Roman" w:cs="Times New Roman"/>
              <w:color w:val="202124"/>
              <w:sz w:val="24"/>
              <w:szCs w:val="24"/>
            </w:rPr>
          </w:rPrChange>
        </w:rPr>
        <w:t>something</w:t>
      </w:r>
      <w:r w:rsidRPr="00837CAE">
        <w:rPr>
          <w:rFonts w:ascii="Times New Roman" w:eastAsiaTheme="minorEastAsia" w:hAnsi="Times New Roman" w:cs="Times New Roman"/>
          <w:color w:val="202124"/>
          <w:rPrChange w:id="740" w:author="Stephen John Stretton" w:date="2024-04-16T06:18:00Z">
            <w:rPr>
              <w:rFonts w:ascii="Times New Roman" w:eastAsiaTheme="minorEastAsia" w:hAnsi="Times New Roman" w:cs="Times New Roman"/>
              <w:color w:val="202124"/>
              <w:sz w:val="24"/>
              <w:szCs w:val="24"/>
            </w:rPr>
          </w:rPrChange>
        </w:rPr>
        <w:t xml:space="preserve"> missing. If equity stakes could be also sold on once project is complete, the possibility of high </w:t>
      </w:r>
      <w:r w:rsidRPr="00837CAE">
        <w:rPr>
          <w:rFonts w:ascii="Times New Roman" w:eastAsiaTheme="minorEastAsia" w:hAnsi="Times New Roman" w:cs="Times New Roman"/>
          <w:i/>
          <w:iCs/>
          <w:color w:val="202124"/>
          <w:rPrChange w:id="741" w:author="Stephen John Stretton" w:date="2024-04-16T06:18:00Z">
            <w:rPr>
              <w:rFonts w:ascii="Times New Roman" w:eastAsiaTheme="minorEastAsia" w:hAnsi="Times New Roman" w:cs="Times New Roman"/>
              <w:i/>
              <w:iCs/>
              <w:color w:val="202124"/>
              <w:sz w:val="24"/>
              <w:szCs w:val="24"/>
            </w:rPr>
          </w:rPrChange>
        </w:rPr>
        <w:t>returns</w:t>
      </w:r>
      <w:r w:rsidRPr="00837CAE">
        <w:rPr>
          <w:rFonts w:ascii="Times New Roman" w:eastAsiaTheme="minorEastAsia" w:hAnsi="Times New Roman" w:cs="Times New Roman"/>
          <w:color w:val="202124"/>
          <w:rPrChange w:id="742" w:author="Stephen John Stretton" w:date="2024-04-16T06:18:00Z">
            <w:rPr>
              <w:rFonts w:ascii="Times New Roman" w:eastAsiaTheme="minorEastAsia" w:hAnsi="Times New Roman" w:cs="Times New Roman"/>
              <w:color w:val="202124"/>
              <w:sz w:val="24"/>
              <w:szCs w:val="24"/>
            </w:rPr>
          </w:rPrChange>
        </w:rPr>
        <w:t xml:space="preserve"> becomes apparent (important for mobilizing private </w:t>
      </w:r>
      <w:r w:rsidR="003C36B2" w:rsidRPr="00837CAE">
        <w:rPr>
          <w:rFonts w:ascii="Times New Roman" w:eastAsiaTheme="minorEastAsia" w:hAnsi="Times New Roman" w:cs="Times New Roman"/>
          <w:color w:val="202124"/>
          <w:rPrChange w:id="743" w:author="Stephen John Stretton" w:date="2024-04-16T06:18:00Z">
            <w:rPr>
              <w:rFonts w:ascii="Times New Roman" w:eastAsiaTheme="minorEastAsia" w:hAnsi="Times New Roman" w:cs="Times New Roman"/>
              <w:color w:val="202124"/>
              <w:sz w:val="24"/>
              <w:szCs w:val="24"/>
            </w:rPr>
          </w:rPrChange>
        </w:rPr>
        <w:t>investment or</w:t>
      </w:r>
      <w:r w:rsidRPr="00837CAE">
        <w:rPr>
          <w:rFonts w:ascii="Times New Roman" w:eastAsiaTheme="minorEastAsia" w:hAnsi="Times New Roman" w:cs="Times New Roman"/>
          <w:color w:val="202124"/>
          <w:rPrChange w:id="744" w:author="Stephen John Stretton" w:date="2024-04-16T06:18:00Z">
            <w:rPr>
              <w:rFonts w:ascii="Times New Roman" w:eastAsiaTheme="minorEastAsia" w:hAnsi="Times New Roman" w:cs="Times New Roman"/>
              <w:color w:val="202124"/>
              <w:sz w:val="24"/>
              <w:szCs w:val="24"/>
            </w:rPr>
          </w:rPrChange>
        </w:rPr>
        <w:t xml:space="preserve"> increasing the size of the pot organically) and high </w:t>
      </w:r>
      <w:r w:rsidRPr="00837CAE">
        <w:rPr>
          <w:rFonts w:ascii="Times New Roman" w:eastAsiaTheme="minorEastAsia" w:hAnsi="Times New Roman" w:cs="Times New Roman"/>
          <w:i/>
          <w:iCs/>
          <w:color w:val="202124"/>
          <w:rPrChange w:id="745" w:author="Stephen John Stretton" w:date="2024-04-16T06:18:00Z">
            <w:rPr>
              <w:rFonts w:ascii="Times New Roman" w:eastAsiaTheme="minorEastAsia" w:hAnsi="Times New Roman" w:cs="Times New Roman"/>
              <w:i/>
              <w:iCs/>
              <w:color w:val="202124"/>
              <w:sz w:val="24"/>
              <w:szCs w:val="24"/>
            </w:rPr>
          </w:rPrChange>
        </w:rPr>
        <w:t>effectiveness</w:t>
      </w:r>
      <w:r w:rsidRPr="00837CAE">
        <w:rPr>
          <w:rFonts w:ascii="Times New Roman" w:eastAsiaTheme="minorEastAsia" w:hAnsi="Times New Roman" w:cs="Times New Roman"/>
          <w:color w:val="202124"/>
          <w:rPrChange w:id="746" w:author="Stephen John Stretton" w:date="2024-04-16T06:18:00Z">
            <w:rPr>
              <w:rFonts w:ascii="Times New Roman" w:eastAsiaTheme="minorEastAsia" w:hAnsi="Times New Roman" w:cs="Times New Roman"/>
              <w:color w:val="202124"/>
              <w:sz w:val="24"/>
              <w:szCs w:val="24"/>
            </w:rPr>
          </w:rPrChange>
        </w:rPr>
        <w:t xml:space="preserve"> would be a way to </w:t>
      </w:r>
      <w:r w:rsidR="00D95EBC" w:rsidRPr="00837CAE">
        <w:rPr>
          <w:rFonts w:ascii="Times New Roman" w:eastAsiaTheme="minorEastAsia" w:hAnsi="Times New Roman" w:cs="Times New Roman"/>
          <w:color w:val="202124"/>
          <w:rPrChange w:id="747" w:author="Stephen John Stretton" w:date="2024-04-16T06:18:00Z">
            <w:rPr>
              <w:rFonts w:ascii="Times New Roman" w:eastAsiaTheme="minorEastAsia" w:hAnsi="Times New Roman" w:cs="Times New Roman"/>
              <w:color w:val="202124"/>
              <w:sz w:val="24"/>
              <w:szCs w:val="24"/>
            </w:rPr>
          </w:rPrChange>
        </w:rPr>
        <w:t>mobilize</w:t>
      </w:r>
      <w:r w:rsidR="003C36B2" w:rsidRPr="00837CAE">
        <w:rPr>
          <w:rFonts w:ascii="Times New Roman" w:eastAsiaTheme="minorEastAsia" w:hAnsi="Times New Roman" w:cs="Times New Roman"/>
          <w:color w:val="202124"/>
          <w:rPrChange w:id="748" w:author="Stephen John Stretton" w:date="2024-04-16T06:18:00Z">
            <w:rPr>
              <w:rFonts w:ascii="Times New Roman" w:eastAsiaTheme="minorEastAsia" w:hAnsi="Times New Roman" w:cs="Times New Roman"/>
              <w:color w:val="202124"/>
              <w:sz w:val="24"/>
              <w:szCs w:val="24"/>
            </w:rPr>
          </w:rPrChange>
        </w:rPr>
        <w:t xml:space="preserve"> donor funds</w:t>
      </w:r>
      <w:r w:rsidRPr="00837CAE">
        <w:rPr>
          <w:rFonts w:ascii="Times New Roman" w:eastAsiaTheme="minorEastAsia" w:hAnsi="Times New Roman" w:cs="Times New Roman"/>
          <w:color w:val="202124"/>
          <w:rPrChange w:id="749" w:author="Stephen John Stretton" w:date="2024-04-16T06:18:00Z">
            <w:rPr>
              <w:rFonts w:ascii="Times New Roman" w:eastAsiaTheme="minorEastAsia" w:hAnsi="Times New Roman" w:cs="Times New Roman"/>
              <w:color w:val="202124"/>
              <w:sz w:val="24"/>
              <w:szCs w:val="24"/>
            </w:rPr>
          </w:rPrChange>
        </w:rPr>
        <w:t>.</w:t>
      </w:r>
    </w:p>
    <w:p w14:paraId="17417AC6" w14:textId="77777777" w:rsidR="00715205" w:rsidRPr="00837CAE" w:rsidRDefault="00715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50" w:author="Stephen John Stretton" w:date="2024-04-16T06:18:00Z">
            <w:rPr>
              <w:rFonts w:ascii="Times New Roman" w:eastAsiaTheme="minorEastAsia" w:hAnsi="Times New Roman" w:cs="Times New Roman"/>
              <w:color w:val="202124"/>
              <w:sz w:val="24"/>
              <w:szCs w:val="24"/>
            </w:rPr>
          </w:rPrChange>
        </w:rPr>
        <w:pPrChange w:id="751"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752" w:author="Stephen John Stretton" w:date="2024-04-16T06:18:00Z">
            <w:rPr>
              <w:rFonts w:ascii="Times New Roman" w:eastAsiaTheme="minorEastAsia" w:hAnsi="Times New Roman" w:cs="Times New Roman"/>
              <w:color w:val="202124"/>
              <w:sz w:val="24"/>
              <w:szCs w:val="24"/>
            </w:rPr>
          </w:rPrChange>
        </w:rPr>
        <w:t>How could we create high return investments that can also absorb risks?</w:t>
      </w:r>
    </w:p>
    <w:p w14:paraId="1ECF87D0" w14:textId="77777777" w:rsidR="00837CAE" w:rsidRDefault="00715205" w:rsidP="00837CAE">
      <w:pPr>
        <w:pStyle w:val="pf0"/>
        <w:spacing w:line="276" w:lineRule="auto"/>
        <w:rPr>
          <w:ins w:id="753" w:author="Stephen John Stretton" w:date="2024-04-16T06:19:00Z"/>
          <w:rFonts w:eastAsiaTheme="minorEastAsia"/>
          <w:color w:val="202124"/>
          <w:sz w:val="22"/>
          <w:szCs w:val="22"/>
        </w:rPr>
      </w:pPr>
      <w:commentRangeStart w:id="754"/>
      <w:commentRangeStart w:id="755"/>
      <w:r w:rsidRPr="00837CAE">
        <w:rPr>
          <w:rFonts w:eastAsiaTheme="minorEastAsia"/>
          <w:color w:val="202124"/>
          <w:sz w:val="22"/>
          <w:szCs w:val="22"/>
          <w:rPrChange w:id="756" w:author="Stephen John Stretton" w:date="2024-04-16T06:18:00Z">
            <w:rPr>
              <w:rFonts w:eastAsiaTheme="minorEastAsia"/>
              <w:color w:val="202124"/>
            </w:rPr>
          </w:rPrChange>
        </w:rPr>
        <w:t>Insurance companies (in particular re-insurance companies such as Swiss Re.) are often very well capitalized meaning they have plenty of buffer to absorb the risks they insure against.</w:t>
      </w:r>
      <w:commentRangeEnd w:id="754"/>
      <w:r w:rsidR="00580A0D" w:rsidRPr="00837CAE">
        <w:rPr>
          <w:rStyle w:val="CommentReference"/>
          <w:sz w:val="22"/>
          <w:szCs w:val="22"/>
          <w:rPrChange w:id="757" w:author="Stephen John Stretton" w:date="2024-04-16T06:18:00Z">
            <w:rPr>
              <w:rStyle w:val="CommentReference"/>
            </w:rPr>
          </w:rPrChange>
        </w:rPr>
        <w:commentReference w:id="754"/>
      </w:r>
      <w:commentRangeEnd w:id="755"/>
      <w:r w:rsidR="00837CAE" w:rsidRPr="00837CAE">
        <w:rPr>
          <w:rStyle w:val="CommentReference"/>
          <w:rFonts w:asciiTheme="minorHAnsi" w:eastAsiaTheme="minorHAnsi" w:hAnsiTheme="minorHAnsi" w:cstheme="minorBidi"/>
          <w:sz w:val="22"/>
          <w:szCs w:val="22"/>
          <w:rPrChange w:id="758" w:author="Stephen John Stretton" w:date="2024-04-16T06:18:00Z">
            <w:rPr>
              <w:rStyle w:val="CommentReference"/>
              <w:rFonts w:asciiTheme="minorHAnsi" w:eastAsiaTheme="minorHAnsi" w:hAnsiTheme="minorHAnsi" w:cstheme="minorBidi"/>
            </w:rPr>
          </w:rPrChange>
        </w:rPr>
        <w:commentReference w:id="755"/>
      </w:r>
      <w:r w:rsidRPr="00837CAE">
        <w:rPr>
          <w:rFonts w:eastAsiaTheme="minorEastAsia"/>
          <w:color w:val="202124"/>
          <w:sz w:val="22"/>
          <w:szCs w:val="22"/>
          <w:rPrChange w:id="759" w:author="Stephen John Stretton" w:date="2024-04-16T06:18:00Z">
            <w:rPr>
              <w:rFonts w:eastAsiaTheme="minorEastAsia"/>
              <w:color w:val="202124"/>
            </w:rPr>
          </w:rPrChange>
        </w:rPr>
        <w:t xml:space="preserve"> Insurance companies do not need to keep their net assets in cash: </w:t>
      </w:r>
      <w:r w:rsidR="003C36B2" w:rsidRPr="00837CAE">
        <w:rPr>
          <w:rFonts w:eastAsiaTheme="minorEastAsia"/>
          <w:color w:val="202124"/>
          <w:sz w:val="22"/>
          <w:szCs w:val="22"/>
          <w:rPrChange w:id="760" w:author="Stephen John Stretton" w:date="2024-04-16T06:18:00Z">
            <w:rPr>
              <w:rFonts w:eastAsiaTheme="minorEastAsia"/>
              <w:color w:val="202124"/>
            </w:rPr>
          </w:rPrChange>
        </w:rPr>
        <w:t>instead,</w:t>
      </w:r>
      <w:r w:rsidRPr="00837CAE">
        <w:rPr>
          <w:rFonts w:eastAsiaTheme="minorEastAsia"/>
          <w:color w:val="202124"/>
          <w:sz w:val="22"/>
          <w:szCs w:val="22"/>
          <w:rPrChange w:id="761" w:author="Stephen John Stretton" w:date="2024-04-16T06:18:00Z">
            <w:rPr>
              <w:rFonts w:eastAsiaTheme="minorEastAsia"/>
              <w:color w:val="202124"/>
            </w:rPr>
          </w:rPrChange>
        </w:rPr>
        <w:t xml:space="preserve"> they can invest them in bonds, equity and other financial products. This means the returns from insurance companies are the sum of their returns from their insuring activities plus the returns from their investments. Berkshire Hathaway is a financial group that includes insurance activities and investment activities but where returns from investment became dominant</w:t>
      </w:r>
      <w:ins w:id="762" w:author="Stephen John Stretton" w:date="2024-04-16T06:12:00Z">
        <w:r w:rsidR="00837CAE" w:rsidRPr="00837CAE">
          <w:rPr>
            <w:rFonts w:eastAsiaTheme="minorEastAsia"/>
            <w:color w:val="202124"/>
            <w:sz w:val="22"/>
            <w:szCs w:val="22"/>
            <w:rPrChange w:id="763" w:author="Stephen John Stretton" w:date="2024-04-16T06:18:00Z">
              <w:rPr>
                <w:rFonts w:eastAsiaTheme="minorEastAsia"/>
                <w:color w:val="202124"/>
              </w:rPr>
            </w:rPrChange>
          </w:rPr>
          <w:t xml:space="preserve">. Here, </w:t>
        </w:r>
        <w:r w:rsidR="00837CAE" w:rsidRPr="00837CAE">
          <w:rPr>
            <w:rFonts w:eastAsiaTheme="minorEastAsia"/>
            <w:color w:val="202124"/>
            <w:sz w:val="22"/>
            <w:szCs w:val="22"/>
            <w:rPrChange w:id="764" w:author="Stephen John Stretton" w:date="2024-04-16T06:18:00Z">
              <w:rPr>
                <w:rStyle w:val="cf01"/>
              </w:rPr>
            </w:rPrChange>
          </w:rPr>
          <w:t xml:space="preserve">the very scale of the (global) activity should be able to create insurance possibilities. Although not against systemic risks (such as a global recession, or pandemic). </w:t>
        </w:r>
      </w:ins>
    </w:p>
    <w:p w14:paraId="5E2BC643" w14:textId="391968A0" w:rsidR="007D3C4D" w:rsidRPr="00837CAE" w:rsidRDefault="007D3C4D">
      <w:pPr>
        <w:pStyle w:val="pf0"/>
        <w:spacing w:line="276" w:lineRule="auto"/>
        <w:rPr>
          <w:rFonts w:eastAsiaTheme="minorEastAsia"/>
          <w:color w:val="202124"/>
          <w:sz w:val="22"/>
          <w:szCs w:val="22"/>
          <w:rPrChange w:id="765" w:author="Stephen John Stretton" w:date="2024-04-16T06:18:00Z">
            <w:rPr>
              <w:rFonts w:ascii="Times New Roman" w:eastAsiaTheme="minorEastAsia" w:hAnsi="Times New Roman" w:cs="Times New Roman"/>
              <w:color w:val="202124"/>
              <w:sz w:val="24"/>
              <w:szCs w:val="24"/>
            </w:rPr>
          </w:rPrChange>
        </w:rPr>
        <w:pPrChange w:id="766" w:author="Stephen John Stretton" w:date="2024-04-16T06: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eastAsiaTheme="minorEastAsia"/>
          <w:color w:val="202124"/>
          <w:sz w:val="22"/>
          <w:szCs w:val="22"/>
          <w:rPrChange w:id="767" w:author="Stephen John Stretton" w:date="2024-04-16T06:18:00Z">
            <w:rPr>
              <w:rFonts w:eastAsiaTheme="minorEastAsia"/>
              <w:color w:val="202124"/>
            </w:rPr>
          </w:rPrChange>
        </w:rPr>
        <w:t>To summarize the need for benevolent capital that accumulates net wealth for public good, both at the global level and at a national scale</w:t>
      </w:r>
      <w:r w:rsidR="00C84126" w:rsidRPr="00837CAE">
        <w:rPr>
          <w:rFonts w:eastAsiaTheme="minorEastAsia"/>
          <w:color w:val="202124"/>
          <w:sz w:val="22"/>
          <w:szCs w:val="22"/>
          <w:rPrChange w:id="768" w:author="Stephen John Stretton" w:date="2024-04-16T06:18:00Z">
            <w:rPr>
              <w:rFonts w:eastAsiaTheme="minorEastAsia"/>
              <w:color w:val="202124"/>
            </w:rPr>
          </w:rPrChange>
        </w:rPr>
        <w:t>,</w:t>
      </w:r>
      <w:r w:rsidRPr="00837CAE">
        <w:rPr>
          <w:rFonts w:eastAsiaTheme="minorEastAsia"/>
          <w:color w:val="202124"/>
          <w:sz w:val="22"/>
          <w:szCs w:val="22"/>
          <w:rPrChange w:id="769" w:author="Stephen John Stretton" w:date="2024-04-16T06:18:00Z">
            <w:rPr>
              <w:rFonts w:eastAsiaTheme="minorEastAsia"/>
              <w:color w:val="202124"/>
            </w:rPr>
          </w:rPrChange>
        </w:rPr>
        <w:t xml:space="preserve"> </w:t>
      </w:r>
      <w:r w:rsidR="00C84126" w:rsidRPr="00837CAE">
        <w:rPr>
          <w:rFonts w:eastAsiaTheme="minorEastAsia"/>
          <w:color w:val="202124"/>
          <w:sz w:val="22"/>
          <w:szCs w:val="22"/>
          <w:rPrChange w:id="770" w:author="Stephen John Stretton" w:date="2024-04-16T06:18:00Z">
            <w:rPr>
              <w:rFonts w:eastAsiaTheme="minorEastAsia"/>
              <w:color w:val="202124"/>
            </w:rPr>
          </w:rPrChange>
        </w:rPr>
        <w:t xml:space="preserve">to incentivize actions, to absorb risks and </w:t>
      </w:r>
      <w:r w:rsidRPr="00837CAE">
        <w:rPr>
          <w:rFonts w:eastAsiaTheme="minorEastAsia"/>
          <w:color w:val="202124"/>
          <w:sz w:val="22"/>
          <w:szCs w:val="22"/>
          <w:rPrChange w:id="771" w:author="Stephen John Stretton" w:date="2024-04-16T06:18:00Z">
            <w:rPr>
              <w:rFonts w:eastAsiaTheme="minorEastAsia"/>
              <w:color w:val="202124"/>
            </w:rPr>
          </w:rPrChange>
        </w:rPr>
        <w:t xml:space="preserve">to accumulate wealth to protect against the inevitable natural disasters caused by the climate change. There seems therefore to be gaps </w:t>
      </w:r>
      <w:r w:rsidR="00812BE2" w:rsidRPr="00837CAE">
        <w:rPr>
          <w:rFonts w:eastAsiaTheme="minorEastAsia"/>
          <w:color w:val="202124"/>
          <w:sz w:val="22"/>
          <w:szCs w:val="22"/>
          <w:rPrChange w:id="772" w:author="Stephen John Stretton" w:date="2024-04-16T06:18:00Z">
            <w:rPr>
              <w:rFonts w:eastAsiaTheme="minorEastAsia"/>
              <w:color w:val="202124"/>
            </w:rPr>
          </w:rPrChange>
        </w:rPr>
        <w:t>for</w:t>
      </w:r>
      <w:r w:rsidRPr="00837CAE">
        <w:rPr>
          <w:rFonts w:eastAsiaTheme="minorEastAsia"/>
          <w:color w:val="202124"/>
          <w:sz w:val="22"/>
          <w:szCs w:val="22"/>
          <w:rPrChange w:id="773" w:author="Stephen John Stretton" w:date="2024-04-16T06:18:00Z">
            <w:rPr>
              <w:rFonts w:eastAsiaTheme="minorEastAsia"/>
              <w:color w:val="202124"/>
            </w:rPr>
          </w:rPrChange>
        </w:rPr>
        <w:t>:</w:t>
      </w:r>
    </w:p>
    <w:p w14:paraId="5061DB78" w14:textId="1AAF437B" w:rsidR="007D3C4D" w:rsidRPr="00837CAE" w:rsidRDefault="007D3C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74" w:author="Stephen John Stretton" w:date="2024-04-16T06:18:00Z">
            <w:rPr>
              <w:rFonts w:ascii="Times New Roman" w:eastAsiaTheme="minorEastAsia" w:hAnsi="Times New Roman" w:cs="Times New Roman"/>
              <w:color w:val="202124"/>
              <w:sz w:val="24"/>
              <w:szCs w:val="24"/>
            </w:rPr>
          </w:rPrChange>
        </w:rPr>
        <w:pPrChange w:id="775" w:author="Stephen John Stretton" w:date="2024-04-16T06:18:00Z">
          <w:pPr>
            <w:pStyle w:val="ListParagraph"/>
            <w:numPr>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ind w:left="360" w:hanging="360"/>
            <w:jc w:val="both"/>
          </w:pPr>
        </w:pPrChange>
      </w:pPr>
      <w:r w:rsidRPr="00837CAE">
        <w:rPr>
          <w:rFonts w:ascii="Times New Roman" w:eastAsiaTheme="minorEastAsia" w:hAnsi="Times New Roman" w:cs="Times New Roman"/>
          <w:color w:val="202124"/>
          <w:rPrChange w:id="776" w:author="Stephen John Stretton" w:date="2024-04-16T06:18:00Z">
            <w:rPr>
              <w:rFonts w:ascii="Times New Roman" w:eastAsiaTheme="minorEastAsia" w:hAnsi="Times New Roman" w:cs="Times New Roman"/>
              <w:color w:val="202124"/>
              <w:sz w:val="24"/>
              <w:szCs w:val="24"/>
            </w:rPr>
          </w:rPrChange>
        </w:rPr>
        <w:t>Capital for global public institutions equity-for-public benefit (that can leverage necessary low-cost borrowing, including internally in a country)</w:t>
      </w:r>
      <w:r w:rsidR="00660B3C" w:rsidRPr="00837CAE">
        <w:rPr>
          <w:rFonts w:ascii="Times New Roman" w:eastAsiaTheme="minorEastAsia" w:hAnsi="Times New Roman" w:cs="Times New Roman"/>
          <w:color w:val="202124"/>
          <w:rPrChange w:id="777" w:author="Stephen John Stretton" w:date="2024-04-16T06:18:00Z">
            <w:rPr>
              <w:rFonts w:ascii="Times New Roman" w:eastAsiaTheme="minorEastAsia" w:hAnsi="Times New Roman" w:cs="Times New Roman"/>
              <w:color w:val="202124"/>
              <w:sz w:val="24"/>
              <w:szCs w:val="24"/>
            </w:rPr>
          </w:rPrChange>
        </w:rPr>
        <w:t>;</w:t>
      </w:r>
    </w:p>
    <w:p w14:paraId="4B3BD36F" w14:textId="534E9F2C" w:rsidR="007D3C4D" w:rsidRPr="00837CAE" w:rsidRDefault="007D3C4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78" w:author="Stephen John Stretton" w:date="2024-04-16T06:18:00Z">
            <w:rPr>
              <w:rFonts w:ascii="Times New Roman" w:eastAsiaTheme="minorEastAsia" w:hAnsi="Times New Roman" w:cs="Times New Roman"/>
              <w:color w:val="202124"/>
              <w:sz w:val="24"/>
              <w:szCs w:val="24"/>
            </w:rPr>
          </w:rPrChange>
        </w:rPr>
        <w:pPrChange w:id="779" w:author="Stephen John Stretton" w:date="2024-04-16T06:18:00Z">
          <w:pPr>
            <w:pStyle w:val="ListParagraph"/>
            <w:numPr>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ind w:left="360" w:hanging="360"/>
            <w:jc w:val="both"/>
          </w:pPr>
        </w:pPrChange>
      </w:pPr>
      <w:r w:rsidRPr="00837CAE">
        <w:rPr>
          <w:rFonts w:ascii="Times New Roman" w:eastAsiaTheme="minorEastAsia" w:hAnsi="Times New Roman" w:cs="Times New Roman"/>
          <w:color w:val="202124"/>
          <w:rPrChange w:id="780" w:author="Stephen John Stretton" w:date="2024-04-16T06:18:00Z">
            <w:rPr>
              <w:rFonts w:ascii="Times New Roman" w:eastAsiaTheme="minorEastAsia" w:hAnsi="Times New Roman" w:cs="Times New Roman"/>
              <w:color w:val="202124"/>
              <w:sz w:val="24"/>
              <w:szCs w:val="24"/>
            </w:rPr>
          </w:rPrChange>
        </w:rPr>
        <w:t>High-return equity investment options that can create the dynamism and scale needed</w:t>
      </w:r>
      <w:r w:rsidR="00660B3C" w:rsidRPr="00837CAE">
        <w:rPr>
          <w:rFonts w:ascii="Times New Roman" w:eastAsiaTheme="minorEastAsia" w:hAnsi="Times New Roman" w:cs="Times New Roman"/>
          <w:color w:val="202124"/>
          <w:rPrChange w:id="781" w:author="Stephen John Stretton" w:date="2024-04-16T06:18:00Z">
            <w:rPr>
              <w:rFonts w:ascii="Times New Roman" w:eastAsiaTheme="minorEastAsia" w:hAnsi="Times New Roman" w:cs="Times New Roman"/>
              <w:color w:val="202124"/>
              <w:sz w:val="24"/>
              <w:szCs w:val="24"/>
            </w:rPr>
          </w:rPrChange>
        </w:rPr>
        <w:t>; and</w:t>
      </w:r>
    </w:p>
    <w:p w14:paraId="7A32C19D" w14:textId="0C0CA96A" w:rsidR="00A835E1" w:rsidRPr="00837CAE" w:rsidRDefault="00A835E1">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82" w:author="Stephen John Stretton" w:date="2024-04-16T06:18:00Z">
            <w:rPr>
              <w:rFonts w:ascii="Times New Roman" w:eastAsiaTheme="minorEastAsia" w:hAnsi="Times New Roman" w:cs="Times New Roman"/>
              <w:color w:val="202124"/>
              <w:sz w:val="24"/>
              <w:szCs w:val="24"/>
            </w:rPr>
          </w:rPrChange>
        </w:rPr>
        <w:pPrChange w:id="783" w:author="Stephen John Stretton" w:date="2024-04-16T06:18:00Z">
          <w:pPr>
            <w:pStyle w:val="ListParagraph"/>
            <w:numPr>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ind w:left="360" w:hanging="360"/>
            <w:jc w:val="both"/>
          </w:pPr>
        </w:pPrChange>
      </w:pPr>
      <w:r w:rsidRPr="00837CAE">
        <w:rPr>
          <w:rFonts w:ascii="Times New Roman" w:eastAsiaTheme="minorEastAsia" w:hAnsi="Times New Roman" w:cs="Times New Roman"/>
          <w:color w:val="202124"/>
          <w:rPrChange w:id="784" w:author="Stephen John Stretton" w:date="2024-04-16T06:18:00Z">
            <w:rPr>
              <w:rFonts w:ascii="Times New Roman" w:eastAsiaTheme="minorEastAsia" w:hAnsi="Times New Roman" w:cs="Times New Roman"/>
              <w:color w:val="202124"/>
              <w:sz w:val="24"/>
              <w:szCs w:val="24"/>
            </w:rPr>
          </w:rPrChange>
        </w:rPr>
        <w:t>Structures that create dynamic incentives for countries to act earl</w:t>
      </w:r>
      <w:r w:rsidR="00660B3C" w:rsidRPr="00837CAE">
        <w:rPr>
          <w:rFonts w:ascii="Times New Roman" w:eastAsiaTheme="minorEastAsia" w:hAnsi="Times New Roman" w:cs="Times New Roman"/>
          <w:color w:val="202124"/>
          <w:rPrChange w:id="785" w:author="Stephen John Stretton" w:date="2024-04-16T06:18:00Z">
            <w:rPr>
              <w:rFonts w:ascii="Times New Roman" w:eastAsiaTheme="minorEastAsia" w:hAnsi="Times New Roman" w:cs="Times New Roman"/>
              <w:color w:val="202124"/>
              <w:sz w:val="24"/>
              <w:szCs w:val="24"/>
            </w:rPr>
          </w:rPrChange>
        </w:rPr>
        <w:t>y.</w:t>
      </w:r>
    </w:p>
    <w:p w14:paraId="512B1FA4" w14:textId="15D4ABDF" w:rsidR="007D3C4D" w:rsidRPr="00837CAE" w:rsidRDefault="00660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86" w:author="Stephen John Stretton" w:date="2024-04-16T06:18:00Z">
            <w:rPr>
              <w:rFonts w:ascii="Times New Roman" w:eastAsiaTheme="minorEastAsia" w:hAnsi="Times New Roman" w:cs="Times New Roman"/>
              <w:color w:val="202124"/>
              <w:sz w:val="24"/>
              <w:szCs w:val="24"/>
            </w:rPr>
          </w:rPrChange>
        </w:rPr>
        <w:pPrChange w:id="787"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788" w:author="Stephen John Stretton" w:date="2024-04-16T06:18:00Z">
            <w:rPr>
              <w:rFonts w:ascii="Times New Roman" w:eastAsiaTheme="minorEastAsia" w:hAnsi="Times New Roman" w:cs="Times New Roman"/>
              <w:color w:val="202124"/>
              <w:sz w:val="24"/>
              <w:szCs w:val="24"/>
            </w:rPr>
          </w:rPrChange>
        </w:rPr>
        <w:t>Our proposal aims to fill those gaps</w:t>
      </w:r>
    </w:p>
    <w:p w14:paraId="12030E41" w14:textId="77777777" w:rsidR="007039C2" w:rsidRPr="00837CAE" w:rsidRDefault="007039C2">
      <w:pPr>
        <w:spacing w:line="276" w:lineRule="auto"/>
        <w:rPr>
          <w:rFonts w:ascii="Times New Roman" w:eastAsiaTheme="minorEastAsia" w:hAnsi="Times New Roman" w:cs="Times New Roman"/>
          <w:b/>
          <w:bCs/>
          <w:color w:val="202124"/>
          <w:shd w:val="clear" w:color="auto" w:fill="E6E6E6"/>
          <w:rPrChange w:id="789" w:author="Stephen John Stretton" w:date="2024-04-16T06:18:00Z">
            <w:rPr>
              <w:rFonts w:ascii="Times New Roman" w:eastAsiaTheme="minorEastAsia" w:hAnsi="Times New Roman" w:cs="Times New Roman"/>
              <w:b/>
              <w:bCs/>
              <w:color w:val="202124"/>
              <w:sz w:val="24"/>
              <w:szCs w:val="24"/>
              <w:shd w:val="clear" w:color="auto" w:fill="E6E6E6"/>
            </w:rPr>
          </w:rPrChange>
        </w:rPr>
        <w:pPrChange w:id="790" w:author="Stephen John Stretton" w:date="2024-04-16T06:18:00Z">
          <w:pPr>
            <w:spacing w:line="240" w:lineRule="auto"/>
          </w:pPr>
        </w:pPrChange>
      </w:pPr>
      <w:r w:rsidRPr="00837CAE">
        <w:rPr>
          <w:rFonts w:ascii="Times New Roman" w:eastAsiaTheme="minorEastAsia" w:hAnsi="Times New Roman" w:cs="Times New Roman"/>
          <w:b/>
          <w:bCs/>
          <w:color w:val="202124"/>
          <w:shd w:val="clear" w:color="auto" w:fill="E6E6E6"/>
          <w:rPrChange w:id="791" w:author="Stephen John Stretton" w:date="2024-04-16T06:18:00Z">
            <w:rPr>
              <w:rFonts w:ascii="Times New Roman" w:eastAsiaTheme="minorEastAsia" w:hAnsi="Times New Roman" w:cs="Times New Roman"/>
              <w:b/>
              <w:bCs/>
              <w:color w:val="202124"/>
              <w:sz w:val="24"/>
              <w:szCs w:val="24"/>
              <w:shd w:val="clear" w:color="auto" w:fill="E6E6E6"/>
            </w:rPr>
          </w:rPrChange>
        </w:rPr>
        <w:br w:type="page"/>
      </w:r>
    </w:p>
    <w:p w14:paraId="060A26BA" w14:textId="1AD25491" w:rsidR="2BC0597B" w:rsidRPr="00837CAE" w:rsidRDefault="00703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b/>
          <w:bCs/>
          <w:color w:val="202124"/>
          <w:rPrChange w:id="792" w:author="Stephen John Stretton" w:date="2024-04-16T06:18:00Z">
            <w:rPr>
              <w:rFonts w:ascii="Times New Roman" w:eastAsiaTheme="minorEastAsia" w:hAnsi="Times New Roman" w:cs="Times New Roman"/>
              <w:b/>
              <w:bCs/>
              <w:color w:val="202124"/>
              <w:sz w:val="24"/>
              <w:szCs w:val="24"/>
            </w:rPr>
          </w:rPrChange>
        </w:rPr>
        <w:pPrChange w:id="793"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b/>
          <w:bCs/>
          <w:color w:val="202124"/>
          <w:shd w:val="clear" w:color="auto" w:fill="E6E6E6"/>
          <w:rPrChange w:id="794" w:author="Stephen John Stretton" w:date="2024-04-16T06:18:00Z">
            <w:rPr>
              <w:rFonts w:ascii="Times New Roman" w:eastAsiaTheme="minorEastAsia" w:hAnsi="Times New Roman" w:cs="Times New Roman"/>
              <w:b/>
              <w:bCs/>
              <w:color w:val="202124"/>
              <w:sz w:val="24"/>
              <w:szCs w:val="24"/>
              <w:shd w:val="clear" w:color="auto" w:fill="E6E6E6"/>
            </w:rPr>
          </w:rPrChange>
        </w:rPr>
        <w:lastRenderedPageBreak/>
        <w:t>P</w:t>
      </w:r>
      <w:r w:rsidR="2BC0597B" w:rsidRPr="00837CAE">
        <w:rPr>
          <w:rFonts w:ascii="Times New Roman" w:eastAsiaTheme="minorEastAsia" w:hAnsi="Times New Roman" w:cs="Times New Roman"/>
          <w:b/>
          <w:bCs/>
          <w:color w:val="202124"/>
          <w:shd w:val="clear" w:color="auto" w:fill="E6E6E6"/>
          <w:rPrChange w:id="795" w:author="Stephen John Stretton" w:date="2024-04-16T06:18:00Z">
            <w:rPr>
              <w:rFonts w:ascii="Times New Roman" w:eastAsiaTheme="minorEastAsia" w:hAnsi="Times New Roman" w:cs="Times New Roman"/>
              <w:b/>
              <w:bCs/>
              <w:color w:val="202124"/>
              <w:sz w:val="24"/>
              <w:szCs w:val="24"/>
              <w:shd w:val="clear" w:color="auto" w:fill="E6E6E6"/>
            </w:rPr>
          </w:rPrChange>
        </w:rPr>
        <w:t xml:space="preserve">roposal: </w:t>
      </w:r>
      <w:r w:rsidR="005B51CB" w:rsidRPr="00837CAE">
        <w:rPr>
          <w:rFonts w:ascii="Times New Roman" w:eastAsiaTheme="minorEastAsia" w:hAnsi="Times New Roman" w:cs="Times New Roman"/>
          <w:b/>
          <w:bCs/>
          <w:color w:val="202124"/>
          <w:shd w:val="clear" w:color="auto" w:fill="E6E6E6"/>
          <w:rPrChange w:id="796" w:author="Stephen John Stretton" w:date="2024-04-16T06:18:00Z">
            <w:rPr>
              <w:rFonts w:ascii="Times New Roman" w:eastAsiaTheme="minorEastAsia" w:hAnsi="Times New Roman" w:cs="Times New Roman"/>
              <w:b/>
              <w:bCs/>
              <w:color w:val="202124"/>
              <w:sz w:val="24"/>
              <w:szCs w:val="24"/>
              <w:shd w:val="clear" w:color="auto" w:fill="E6E6E6"/>
            </w:rPr>
          </w:rPrChange>
        </w:rPr>
        <w:t>Insurance buffer funds offered to countries in exchange for policy commitments</w:t>
      </w:r>
    </w:p>
    <w:p w14:paraId="5B55B76A" w14:textId="2346F9C3" w:rsidR="007039C2" w:rsidRPr="00837CAE" w:rsidRDefault="00AF0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797" w:author="Stephen John Stretton" w:date="2024-04-16T06:18:00Z">
            <w:rPr>
              <w:rFonts w:ascii="Times New Roman" w:eastAsiaTheme="minorEastAsia" w:hAnsi="Times New Roman" w:cs="Times New Roman"/>
              <w:color w:val="202124"/>
              <w:sz w:val="24"/>
              <w:szCs w:val="24"/>
            </w:rPr>
          </w:rPrChange>
        </w:rPr>
        <w:pPrChange w:id="798"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799" w:author="Stephen John Stretton" w:date="2024-04-16T06:18:00Z">
            <w:rPr>
              <w:rFonts w:ascii="Times New Roman" w:eastAsiaTheme="minorEastAsia" w:hAnsi="Times New Roman" w:cs="Times New Roman"/>
              <w:color w:val="202124"/>
              <w:sz w:val="24"/>
              <w:szCs w:val="24"/>
            </w:rPr>
          </w:rPrChange>
        </w:rPr>
        <w:t xml:space="preserve">We propose the creation of a trust with </w:t>
      </w:r>
      <w:r w:rsidR="007039C2" w:rsidRPr="00837CAE">
        <w:rPr>
          <w:rFonts w:ascii="Times New Roman" w:eastAsiaTheme="minorEastAsia" w:hAnsi="Times New Roman" w:cs="Times New Roman"/>
          <w:color w:val="202124"/>
          <w:rPrChange w:id="800" w:author="Stephen John Stretton" w:date="2024-04-16T06:18:00Z">
            <w:rPr>
              <w:rFonts w:ascii="Times New Roman" w:eastAsiaTheme="minorEastAsia" w:hAnsi="Times New Roman" w:cs="Times New Roman"/>
              <w:color w:val="202124"/>
              <w:sz w:val="24"/>
              <w:szCs w:val="24"/>
            </w:rPr>
          </w:rPrChange>
        </w:rPr>
        <w:t xml:space="preserve">three </w:t>
      </w:r>
      <w:r w:rsidR="00682664" w:rsidRPr="00837CAE">
        <w:rPr>
          <w:rFonts w:ascii="Times New Roman" w:eastAsiaTheme="minorEastAsia" w:hAnsi="Times New Roman" w:cs="Times New Roman"/>
          <w:color w:val="202124"/>
          <w:rPrChange w:id="801" w:author="Stephen John Stretton" w:date="2024-04-16T06:18:00Z">
            <w:rPr>
              <w:rFonts w:ascii="Times New Roman" w:eastAsiaTheme="minorEastAsia" w:hAnsi="Times New Roman" w:cs="Times New Roman"/>
              <w:color w:val="202124"/>
              <w:sz w:val="24"/>
              <w:szCs w:val="24"/>
            </w:rPr>
          </w:rPrChange>
        </w:rPr>
        <w:t xml:space="preserve">core </w:t>
      </w:r>
      <w:r w:rsidRPr="00837CAE">
        <w:rPr>
          <w:rFonts w:ascii="Times New Roman" w:eastAsiaTheme="minorEastAsia" w:hAnsi="Times New Roman" w:cs="Times New Roman"/>
          <w:color w:val="202124"/>
          <w:rPrChange w:id="802" w:author="Stephen John Stretton" w:date="2024-04-16T06:18:00Z">
            <w:rPr>
              <w:rFonts w:ascii="Times New Roman" w:eastAsiaTheme="minorEastAsia" w:hAnsi="Times New Roman" w:cs="Times New Roman"/>
              <w:color w:val="202124"/>
              <w:sz w:val="24"/>
              <w:szCs w:val="24"/>
            </w:rPr>
          </w:rPrChange>
        </w:rPr>
        <w:t xml:space="preserve">functions: </w:t>
      </w:r>
      <w:r w:rsidRPr="00837CAE">
        <w:rPr>
          <w:rFonts w:ascii="Times New Roman" w:eastAsiaTheme="minorEastAsia" w:hAnsi="Times New Roman" w:cs="Times New Roman"/>
          <w:i/>
          <w:iCs/>
          <w:color w:val="202124"/>
          <w:rPrChange w:id="803" w:author="Stephen John Stretton" w:date="2024-04-16T06:18:00Z">
            <w:rPr>
              <w:rFonts w:ascii="Times New Roman" w:eastAsiaTheme="minorEastAsia" w:hAnsi="Times New Roman" w:cs="Times New Roman"/>
              <w:i/>
              <w:iCs/>
              <w:color w:val="202124"/>
              <w:sz w:val="24"/>
              <w:szCs w:val="24"/>
            </w:rPr>
          </w:rPrChange>
        </w:rPr>
        <w:t>insurance</w:t>
      </w:r>
      <w:r w:rsidRPr="00837CAE">
        <w:rPr>
          <w:rFonts w:ascii="Times New Roman" w:eastAsiaTheme="minorEastAsia" w:hAnsi="Times New Roman" w:cs="Times New Roman"/>
          <w:color w:val="202124"/>
          <w:rPrChange w:id="804" w:author="Stephen John Stretton" w:date="2024-04-16T06:18:00Z">
            <w:rPr>
              <w:rFonts w:ascii="Times New Roman" w:eastAsiaTheme="minorEastAsia" w:hAnsi="Times New Roman" w:cs="Times New Roman"/>
              <w:color w:val="202124"/>
              <w:sz w:val="24"/>
              <w:szCs w:val="24"/>
            </w:rPr>
          </w:rPrChange>
        </w:rPr>
        <w:t xml:space="preserve"> </w:t>
      </w:r>
      <w:r w:rsidR="00682664" w:rsidRPr="00837CAE">
        <w:rPr>
          <w:rFonts w:ascii="Times New Roman" w:eastAsiaTheme="minorEastAsia" w:hAnsi="Times New Roman" w:cs="Times New Roman"/>
          <w:color w:val="202124"/>
          <w:rPrChange w:id="805" w:author="Stephen John Stretton" w:date="2024-04-16T06:18:00Z">
            <w:rPr>
              <w:rFonts w:ascii="Times New Roman" w:eastAsiaTheme="minorEastAsia" w:hAnsi="Times New Roman" w:cs="Times New Roman"/>
              <w:color w:val="202124"/>
              <w:sz w:val="24"/>
              <w:szCs w:val="24"/>
            </w:rPr>
          </w:rPrChange>
        </w:rPr>
        <w:t xml:space="preserve">of </w:t>
      </w:r>
      <w:r w:rsidR="00BE2C35" w:rsidRPr="00837CAE">
        <w:rPr>
          <w:rFonts w:ascii="Times New Roman" w:eastAsiaTheme="minorEastAsia" w:hAnsi="Times New Roman" w:cs="Times New Roman"/>
          <w:color w:val="202124"/>
          <w:rPrChange w:id="806" w:author="Stephen John Stretton" w:date="2024-04-16T06:18:00Z">
            <w:rPr>
              <w:rFonts w:ascii="Times New Roman" w:eastAsiaTheme="minorEastAsia" w:hAnsi="Times New Roman" w:cs="Times New Roman"/>
              <w:color w:val="202124"/>
              <w:sz w:val="24"/>
              <w:szCs w:val="24"/>
            </w:rPr>
          </w:rPrChange>
        </w:rPr>
        <w:t xml:space="preserve">contractual policy </w:t>
      </w:r>
      <w:r w:rsidR="00682664" w:rsidRPr="00837CAE">
        <w:rPr>
          <w:rFonts w:ascii="Times New Roman" w:eastAsiaTheme="minorEastAsia" w:hAnsi="Times New Roman" w:cs="Times New Roman"/>
          <w:color w:val="202124"/>
          <w:rPrChange w:id="807" w:author="Stephen John Stretton" w:date="2024-04-16T06:18:00Z">
            <w:rPr>
              <w:rFonts w:ascii="Times New Roman" w:eastAsiaTheme="minorEastAsia" w:hAnsi="Times New Roman" w:cs="Times New Roman"/>
              <w:color w:val="202124"/>
              <w:sz w:val="24"/>
              <w:szCs w:val="24"/>
            </w:rPr>
          </w:rPrChange>
        </w:rPr>
        <w:t>guarantees</w:t>
      </w:r>
      <w:r w:rsidR="00BE2C35" w:rsidRPr="00837CAE">
        <w:rPr>
          <w:rFonts w:ascii="Times New Roman" w:eastAsiaTheme="minorEastAsia" w:hAnsi="Times New Roman" w:cs="Times New Roman"/>
          <w:color w:val="202124"/>
          <w:rPrChange w:id="808" w:author="Stephen John Stretton" w:date="2024-04-16T06:18:00Z">
            <w:rPr>
              <w:rFonts w:ascii="Times New Roman" w:eastAsiaTheme="minorEastAsia" w:hAnsi="Times New Roman" w:cs="Times New Roman"/>
              <w:color w:val="202124"/>
              <w:sz w:val="24"/>
              <w:szCs w:val="24"/>
            </w:rPr>
          </w:rPrChange>
        </w:rPr>
        <w:t xml:space="preserve"> made by governments</w:t>
      </w:r>
      <w:r w:rsidRPr="00837CAE">
        <w:rPr>
          <w:rFonts w:ascii="Times New Roman" w:eastAsiaTheme="minorEastAsia" w:hAnsi="Times New Roman" w:cs="Times New Roman"/>
          <w:color w:val="202124"/>
          <w:rPrChange w:id="809" w:author="Stephen John Stretton" w:date="2024-04-16T06:18:00Z">
            <w:rPr>
              <w:rFonts w:ascii="Times New Roman" w:eastAsiaTheme="minorEastAsia" w:hAnsi="Times New Roman" w:cs="Times New Roman"/>
              <w:color w:val="202124"/>
              <w:sz w:val="24"/>
              <w:szCs w:val="24"/>
            </w:rPr>
          </w:rPrChange>
        </w:rPr>
        <w:t xml:space="preserve">, </w:t>
      </w:r>
      <w:r w:rsidR="007039C2" w:rsidRPr="00837CAE">
        <w:rPr>
          <w:rFonts w:ascii="Times New Roman" w:eastAsiaTheme="minorEastAsia" w:hAnsi="Times New Roman" w:cs="Times New Roman"/>
          <w:i/>
          <w:iCs/>
          <w:color w:val="202124"/>
          <w:rPrChange w:id="810" w:author="Stephen John Stretton" w:date="2024-04-16T06:18:00Z">
            <w:rPr>
              <w:rFonts w:ascii="Times New Roman" w:eastAsiaTheme="minorEastAsia" w:hAnsi="Times New Roman" w:cs="Times New Roman"/>
              <w:i/>
              <w:iCs/>
              <w:color w:val="202124"/>
              <w:sz w:val="24"/>
              <w:szCs w:val="24"/>
            </w:rPr>
          </w:rPrChange>
        </w:rPr>
        <w:t>investment</w:t>
      </w:r>
      <w:r w:rsidR="007039C2" w:rsidRPr="00837CAE">
        <w:rPr>
          <w:rFonts w:ascii="Times New Roman" w:eastAsiaTheme="minorEastAsia" w:hAnsi="Times New Roman" w:cs="Times New Roman"/>
          <w:color w:val="202124"/>
          <w:rPrChange w:id="811" w:author="Stephen John Stretton" w:date="2024-04-16T06:18:00Z">
            <w:rPr>
              <w:rFonts w:ascii="Times New Roman" w:eastAsiaTheme="minorEastAsia" w:hAnsi="Times New Roman" w:cs="Times New Roman"/>
              <w:color w:val="202124"/>
              <w:sz w:val="24"/>
              <w:szCs w:val="24"/>
            </w:rPr>
          </w:rPrChange>
        </w:rPr>
        <w:t xml:space="preserve"> in early stages of renewable energy projects, </w:t>
      </w:r>
      <w:r w:rsidRPr="00837CAE">
        <w:rPr>
          <w:rFonts w:ascii="Times New Roman" w:eastAsiaTheme="minorEastAsia" w:hAnsi="Times New Roman" w:cs="Times New Roman"/>
          <w:i/>
          <w:iCs/>
          <w:color w:val="202124"/>
          <w:rPrChange w:id="812" w:author="Stephen John Stretton" w:date="2024-04-16T06:18:00Z">
            <w:rPr>
              <w:rFonts w:ascii="Times New Roman" w:eastAsiaTheme="minorEastAsia" w:hAnsi="Times New Roman" w:cs="Times New Roman"/>
              <w:i/>
              <w:iCs/>
              <w:color w:val="202124"/>
              <w:sz w:val="24"/>
              <w:szCs w:val="24"/>
            </w:rPr>
          </w:rPrChange>
        </w:rPr>
        <w:t>incentives</w:t>
      </w:r>
      <w:r w:rsidRPr="00837CAE">
        <w:rPr>
          <w:rFonts w:ascii="Times New Roman" w:eastAsiaTheme="minorEastAsia" w:hAnsi="Times New Roman" w:cs="Times New Roman"/>
          <w:color w:val="202124"/>
          <w:rPrChange w:id="813" w:author="Stephen John Stretton" w:date="2024-04-16T06:18:00Z">
            <w:rPr>
              <w:rFonts w:ascii="Times New Roman" w:eastAsiaTheme="minorEastAsia" w:hAnsi="Times New Roman" w:cs="Times New Roman"/>
              <w:color w:val="202124"/>
              <w:sz w:val="24"/>
              <w:szCs w:val="24"/>
            </w:rPr>
          </w:rPrChange>
        </w:rPr>
        <w:t xml:space="preserve"> through profit sharing provisions towards those countries that take beneficial actions.</w:t>
      </w:r>
      <w:r w:rsidR="00682664" w:rsidRPr="00837CAE">
        <w:rPr>
          <w:rFonts w:ascii="Times New Roman" w:eastAsiaTheme="minorEastAsia" w:hAnsi="Times New Roman" w:cs="Times New Roman"/>
          <w:color w:val="202124"/>
          <w:rPrChange w:id="814" w:author="Stephen John Stretton" w:date="2024-04-16T06:18:00Z">
            <w:rPr>
              <w:rFonts w:ascii="Times New Roman" w:eastAsiaTheme="minorEastAsia" w:hAnsi="Times New Roman" w:cs="Times New Roman"/>
              <w:color w:val="202124"/>
              <w:sz w:val="24"/>
              <w:szCs w:val="24"/>
            </w:rPr>
          </w:rPrChange>
        </w:rPr>
        <w:t xml:space="preserve"> </w:t>
      </w:r>
    </w:p>
    <w:p w14:paraId="13A35AB1" w14:textId="429528BB" w:rsidR="00AF7F8D" w:rsidRPr="00837CAE" w:rsidRDefault="000F6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815" w:author="Stephen John Stretton" w:date="2024-04-16T06:18:00Z">
            <w:rPr>
              <w:rFonts w:ascii="Times New Roman" w:eastAsiaTheme="minorEastAsia" w:hAnsi="Times New Roman" w:cs="Times New Roman"/>
              <w:color w:val="202124"/>
              <w:sz w:val="24"/>
              <w:szCs w:val="24"/>
            </w:rPr>
          </w:rPrChange>
        </w:rPr>
        <w:pPrChange w:id="816"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817" w:author="Stephen John Stretton" w:date="2024-04-16T06:18:00Z">
            <w:rPr>
              <w:rFonts w:ascii="Times New Roman" w:eastAsiaTheme="minorEastAsia" w:hAnsi="Times New Roman" w:cs="Times New Roman"/>
              <w:color w:val="202124"/>
              <w:sz w:val="24"/>
              <w:szCs w:val="24"/>
            </w:rPr>
          </w:rPrChange>
        </w:rPr>
        <w:t xml:space="preserve">The insurance and incentives functions are the core, minimum, needed functions to get the fund started; the investment function </w:t>
      </w:r>
      <w:r w:rsidR="00682664" w:rsidRPr="00837CAE">
        <w:rPr>
          <w:rFonts w:ascii="Times New Roman" w:eastAsiaTheme="minorEastAsia" w:hAnsi="Times New Roman" w:cs="Times New Roman"/>
          <w:color w:val="202124"/>
          <w:rPrChange w:id="818" w:author="Stephen John Stretton" w:date="2024-04-16T06:18:00Z">
            <w:rPr>
              <w:rFonts w:ascii="Times New Roman" w:eastAsiaTheme="minorEastAsia" w:hAnsi="Times New Roman" w:cs="Times New Roman"/>
              <w:color w:val="202124"/>
              <w:sz w:val="24"/>
              <w:szCs w:val="24"/>
            </w:rPr>
          </w:rPrChange>
        </w:rPr>
        <w:t xml:space="preserve">is </w:t>
      </w:r>
      <w:r w:rsidR="000C7609" w:rsidRPr="00837CAE">
        <w:rPr>
          <w:rFonts w:ascii="Times New Roman" w:eastAsiaTheme="minorEastAsia" w:hAnsi="Times New Roman" w:cs="Times New Roman"/>
          <w:color w:val="202124"/>
          <w:rPrChange w:id="819" w:author="Stephen John Stretton" w:date="2024-04-16T06:18:00Z">
            <w:rPr>
              <w:rFonts w:ascii="Times New Roman" w:eastAsiaTheme="minorEastAsia" w:hAnsi="Times New Roman" w:cs="Times New Roman"/>
              <w:color w:val="202124"/>
              <w:sz w:val="24"/>
              <w:szCs w:val="24"/>
            </w:rPr>
          </w:rPrChange>
        </w:rPr>
        <w:t>intended</w:t>
      </w:r>
      <w:r w:rsidR="00682664" w:rsidRPr="00837CAE">
        <w:rPr>
          <w:rFonts w:ascii="Times New Roman" w:eastAsiaTheme="minorEastAsia" w:hAnsi="Times New Roman" w:cs="Times New Roman"/>
          <w:color w:val="202124"/>
          <w:rPrChange w:id="820" w:author="Stephen John Stretton" w:date="2024-04-16T06:18:00Z">
            <w:rPr>
              <w:rFonts w:ascii="Times New Roman" w:eastAsiaTheme="minorEastAsia" w:hAnsi="Times New Roman" w:cs="Times New Roman"/>
              <w:color w:val="202124"/>
              <w:sz w:val="24"/>
              <w:szCs w:val="24"/>
            </w:rPr>
          </w:rPrChange>
        </w:rPr>
        <w:t xml:space="preserve"> to create a positive scaling dynamic </w:t>
      </w:r>
      <w:r w:rsidR="000C7609" w:rsidRPr="00837CAE">
        <w:rPr>
          <w:rFonts w:ascii="Times New Roman" w:eastAsiaTheme="minorEastAsia" w:hAnsi="Times New Roman" w:cs="Times New Roman"/>
          <w:color w:val="202124"/>
          <w:rPrChange w:id="821" w:author="Stephen John Stretton" w:date="2024-04-16T06:18:00Z">
            <w:rPr>
              <w:rFonts w:ascii="Times New Roman" w:eastAsiaTheme="minorEastAsia" w:hAnsi="Times New Roman" w:cs="Times New Roman"/>
              <w:color w:val="202124"/>
              <w:sz w:val="24"/>
              <w:szCs w:val="24"/>
            </w:rPr>
          </w:rPrChange>
        </w:rPr>
        <w:t>due to potentially high returns of projects</w:t>
      </w:r>
      <w:r w:rsidR="00C0753B" w:rsidRPr="00837CAE">
        <w:rPr>
          <w:rFonts w:ascii="Times New Roman" w:eastAsiaTheme="minorEastAsia" w:hAnsi="Times New Roman" w:cs="Times New Roman"/>
          <w:color w:val="202124"/>
          <w:rPrChange w:id="822" w:author="Stephen John Stretton" w:date="2024-04-16T06:18:00Z">
            <w:rPr>
              <w:rFonts w:ascii="Times New Roman" w:eastAsiaTheme="minorEastAsia" w:hAnsi="Times New Roman" w:cs="Times New Roman"/>
              <w:color w:val="202124"/>
              <w:sz w:val="24"/>
              <w:szCs w:val="24"/>
            </w:rPr>
          </w:rPrChange>
        </w:rPr>
        <w:t xml:space="preserve"> that can be refinanced at low rates when the project construction phase is </w:t>
      </w:r>
      <w:r w:rsidR="002E1E81" w:rsidRPr="00837CAE">
        <w:rPr>
          <w:rFonts w:ascii="Times New Roman" w:eastAsiaTheme="minorEastAsia" w:hAnsi="Times New Roman" w:cs="Times New Roman"/>
          <w:color w:val="202124"/>
          <w:rPrChange w:id="823" w:author="Stephen John Stretton" w:date="2024-04-16T06:18:00Z">
            <w:rPr>
              <w:rFonts w:ascii="Times New Roman" w:eastAsiaTheme="minorEastAsia" w:hAnsi="Times New Roman" w:cs="Times New Roman"/>
              <w:color w:val="202124"/>
              <w:sz w:val="24"/>
              <w:szCs w:val="24"/>
            </w:rPr>
          </w:rPrChange>
        </w:rPr>
        <w:t>complete,</w:t>
      </w:r>
      <w:r w:rsidR="00C0753B" w:rsidRPr="00837CAE">
        <w:rPr>
          <w:rFonts w:ascii="Times New Roman" w:eastAsiaTheme="minorEastAsia" w:hAnsi="Times New Roman" w:cs="Times New Roman"/>
          <w:color w:val="202124"/>
          <w:rPrChange w:id="824" w:author="Stephen John Stretton" w:date="2024-04-16T06:18:00Z">
            <w:rPr>
              <w:rFonts w:ascii="Times New Roman" w:eastAsiaTheme="minorEastAsia" w:hAnsi="Times New Roman" w:cs="Times New Roman"/>
              <w:color w:val="202124"/>
              <w:sz w:val="24"/>
              <w:szCs w:val="24"/>
            </w:rPr>
          </w:rPrChange>
        </w:rPr>
        <w:t xml:space="preserve"> and they are connected to the grid</w:t>
      </w:r>
      <w:r w:rsidR="000C7609" w:rsidRPr="00837CAE">
        <w:rPr>
          <w:rFonts w:ascii="Times New Roman" w:eastAsiaTheme="minorEastAsia" w:hAnsi="Times New Roman" w:cs="Times New Roman"/>
          <w:color w:val="202124"/>
          <w:rPrChange w:id="825" w:author="Stephen John Stretton" w:date="2024-04-16T06:18:00Z">
            <w:rPr>
              <w:rFonts w:ascii="Times New Roman" w:eastAsiaTheme="minorEastAsia" w:hAnsi="Times New Roman" w:cs="Times New Roman"/>
              <w:color w:val="202124"/>
              <w:sz w:val="24"/>
              <w:szCs w:val="24"/>
            </w:rPr>
          </w:rPrChange>
        </w:rPr>
        <w:t>.</w:t>
      </w:r>
    </w:p>
    <w:p w14:paraId="5A08829D" w14:textId="1AD51CC2" w:rsidR="00B212DE" w:rsidRPr="00837CAE" w:rsidRDefault="000C7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826" w:author="Stephen John Stretton" w:date="2024-04-16T06:18:00Z">
            <w:rPr>
              <w:rFonts w:ascii="Times New Roman" w:eastAsiaTheme="minorEastAsia" w:hAnsi="Times New Roman" w:cs="Times New Roman"/>
              <w:color w:val="202124"/>
              <w:sz w:val="24"/>
              <w:szCs w:val="24"/>
            </w:rPr>
          </w:rPrChange>
        </w:rPr>
        <w:pPrChange w:id="827"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828" w:author="Stephen John Stretton" w:date="2024-04-16T06:18:00Z">
            <w:rPr>
              <w:rFonts w:ascii="Times New Roman" w:eastAsiaTheme="minorEastAsia" w:hAnsi="Times New Roman" w:cs="Times New Roman"/>
              <w:color w:val="202124"/>
              <w:sz w:val="24"/>
              <w:szCs w:val="24"/>
            </w:rPr>
          </w:rPrChange>
        </w:rPr>
        <w:t xml:space="preserve">Such a financial scheme requires </w:t>
      </w:r>
      <w:r w:rsidR="00F13789" w:rsidRPr="00837CAE">
        <w:rPr>
          <w:rFonts w:ascii="Times New Roman" w:eastAsiaTheme="minorEastAsia" w:hAnsi="Times New Roman" w:cs="Times New Roman"/>
          <w:color w:val="202124"/>
          <w:rPrChange w:id="829" w:author="Stephen John Stretton" w:date="2024-04-16T06:18:00Z">
            <w:rPr>
              <w:rFonts w:ascii="Times New Roman" w:eastAsiaTheme="minorEastAsia" w:hAnsi="Times New Roman" w:cs="Times New Roman"/>
              <w:color w:val="202124"/>
              <w:sz w:val="24"/>
              <w:szCs w:val="24"/>
            </w:rPr>
          </w:rPrChange>
        </w:rPr>
        <w:t xml:space="preserve">a </w:t>
      </w:r>
      <w:r w:rsidR="00F13789" w:rsidRPr="00837CAE">
        <w:rPr>
          <w:rFonts w:ascii="Times New Roman" w:eastAsiaTheme="minorEastAsia" w:hAnsi="Times New Roman" w:cs="Times New Roman"/>
          <w:i/>
          <w:iCs/>
          <w:color w:val="202124"/>
          <w:rPrChange w:id="830" w:author="Stephen John Stretton" w:date="2024-04-16T06:18:00Z">
            <w:rPr>
              <w:rFonts w:ascii="Times New Roman" w:eastAsiaTheme="minorEastAsia" w:hAnsi="Times New Roman" w:cs="Times New Roman"/>
              <w:i/>
              <w:iCs/>
              <w:color w:val="202124"/>
              <w:sz w:val="24"/>
              <w:szCs w:val="24"/>
            </w:rPr>
          </w:rPrChange>
        </w:rPr>
        <w:t>deal</w:t>
      </w:r>
      <w:r w:rsidR="00F13789" w:rsidRPr="00837CAE">
        <w:rPr>
          <w:rFonts w:ascii="Times New Roman" w:eastAsiaTheme="minorEastAsia" w:hAnsi="Times New Roman" w:cs="Times New Roman"/>
          <w:color w:val="202124"/>
          <w:rPrChange w:id="831" w:author="Stephen John Stretton" w:date="2024-04-16T06:18:00Z">
            <w:rPr>
              <w:rFonts w:ascii="Times New Roman" w:eastAsiaTheme="minorEastAsia" w:hAnsi="Times New Roman" w:cs="Times New Roman"/>
              <w:color w:val="202124"/>
              <w:sz w:val="24"/>
              <w:szCs w:val="24"/>
            </w:rPr>
          </w:rPrChange>
        </w:rPr>
        <w:t xml:space="preserve"> and </w:t>
      </w:r>
      <w:r w:rsidRPr="00837CAE">
        <w:rPr>
          <w:rFonts w:ascii="Times New Roman" w:eastAsiaTheme="minorEastAsia" w:hAnsi="Times New Roman" w:cs="Times New Roman"/>
          <w:color w:val="202124"/>
          <w:rPrChange w:id="832" w:author="Stephen John Stretton" w:date="2024-04-16T06:18:00Z">
            <w:rPr>
              <w:rFonts w:ascii="Times New Roman" w:eastAsiaTheme="minorEastAsia" w:hAnsi="Times New Roman" w:cs="Times New Roman"/>
              <w:color w:val="202124"/>
              <w:sz w:val="24"/>
              <w:szCs w:val="24"/>
            </w:rPr>
          </w:rPrChange>
        </w:rPr>
        <w:t>supporting features</w:t>
      </w:r>
      <w:r w:rsidR="00F13789" w:rsidRPr="00837CAE">
        <w:rPr>
          <w:rFonts w:ascii="Times New Roman" w:eastAsiaTheme="minorEastAsia" w:hAnsi="Times New Roman" w:cs="Times New Roman"/>
          <w:color w:val="202124"/>
          <w:rPrChange w:id="833" w:author="Stephen John Stretton" w:date="2024-04-16T06:18:00Z">
            <w:rPr>
              <w:rFonts w:ascii="Times New Roman" w:eastAsiaTheme="minorEastAsia" w:hAnsi="Times New Roman" w:cs="Times New Roman"/>
              <w:color w:val="202124"/>
              <w:sz w:val="24"/>
              <w:szCs w:val="24"/>
            </w:rPr>
          </w:rPrChange>
        </w:rPr>
        <w:t>.</w:t>
      </w:r>
      <w:r w:rsidR="00B212DE" w:rsidRPr="00837CAE">
        <w:rPr>
          <w:rFonts w:ascii="Times New Roman" w:eastAsiaTheme="minorEastAsia" w:hAnsi="Times New Roman" w:cs="Times New Roman"/>
          <w:color w:val="202124"/>
          <w:rPrChange w:id="834" w:author="Stephen John Stretton" w:date="2024-04-16T06:18:00Z">
            <w:rPr>
              <w:rFonts w:ascii="Times New Roman" w:eastAsiaTheme="minorEastAsia" w:hAnsi="Times New Roman" w:cs="Times New Roman"/>
              <w:color w:val="202124"/>
              <w:sz w:val="24"/>
              <w:szCs w:val="24"/>
            </w:rPr>
          </w:rPrChange>
        </w:rPr>
        <w:t xml:space="preserve"> The deal would be a broader form of a typical renewable auction. </w:t>
      </w:r>
      <w:r w:rsidR="00D7599E" w:rsidRPr="00837CAE">
        <w:rPr>
          <w:rFonts w:ascii="Times New Roman" w:eastAsiaTheme="minorEastAsia" w:hAnsi="Times New Roman" w:cs="Times New Roman"/>
          <w:color w:val="202124"/>
          <w:rPrChange w:id="835" w:author="Stephen John Stretton" w:date="2024-04-16T06:18:00Z">
            <w:rPr>
              <w:rFonts w:ascii="Times New Roman" w:eastAsiaTheme="minorEastAsia" w:hAnsi="Times New Roman" w:cs="Times New Roman"/>
              <w:color w:val="202124"/>
              <w:sz w:val="24"/>
              <w:szCs w:val="24"/>
            </w:rPr>
          </w:rPrChange>
        </w:rPr>
        <w:t>I</w:t>
      </w:r>
      <w:r w:rsidR="00B212DE" w:rsidRPr="00837CAE">
        <w:rPr>
          <w:rFonts w:ascii="Times New Roman" w:eastAsiaTheme="minorEastAsia" w:hAnsi="Times New Roman" w:cs="Times New Roman"/>
          <w:color w:val="202124"/>
          <w:rPrChange w:id="836" w:author="Stephen John Stretton" w:date="2024-04-16T06:18:00Z">
            <w:rPr>
              <w:rFonts w:ascii="Times New Roman" w:eastAsiaTheme="minorEastAsia" w:hAnsi="Times New Roman" w:cs="Times New Roman"/>
              <w:color w:val="202124"/>
              <w:sz w:val="24"/>
              <w:szCs w:val="24"/>
            </w:rPr>
          </w:rPrChange>
        </w:rPr>
        <w:t>n a RE auction the government commits to pay the price for renewable energy</w:t>
      </w:r>
      <w:r w:rsidR="00D7599E" w:rsidRPr="00837CAE">
        <w:rPr>
          <w:rFonts w:ascii="Times New Roman" w:eastAsiaTheme="minorEastAsia" w:hAnsi="Times New Roman" w:cs="Times New Roman"/>
          <w:color w:val="202124"/>
          <w:rPrChange w:id="837" w:author="Stephen John Stretton" w:date="2024-04-16T06:18:00Z">
            <w:rPr>
              <w:rFonts w:ascii="Times New Roman" w:eastAsiaTheme="minorEastAsia" w:hAnsi="Times New Roman" w:cs="Times New Roman"/>
              <w:color w:val="202124"/>
              <w:sz w:val="24"/>
              <w:szCs w:val="24"/>
            </w:rPr>
          </w:rPrChange>
        </w:rPr>
        <w:t xml:space="preserve">, what instead could be accomplished is a </w:t>
      </w:r>
      <w:r w:rsidR="00D7599E" w:rsidRPr="00837CAE">
        <w:rPr>
          <w:rFonts w:ascii="Times New Roman" w:eastAsiaTheme="minorEastAsia" w:hAnsi="Times New Roman" w:cs="Times New Roman"/>
          <w:i/>
          <w:iCs/>
          <w:color w:val="202124"/>
          <w:rPrChange w:id="838" w:author="Stephen John Stretton" w:date="2024-04-16T06:18:00Z">
            <w:rPr>
              <w:rFonts w:ascii="Times New Roman" w:eastAsiaTheme="minorEastAsia" w:hAnsi="Times New Roman" w:cs="Times New Roman"/>
              <w:i/>
              <w:iCs/>
              <w:color w:val="202124"/>
              <w:sz w:val="24"/>
              <w:szCs w:val="24"/>
            </w:rPr>
          </w:rPrChange>
        </w:rPr>
        <w:t xml:space="preserve">schedule (or sequencing) </w:t>
      </w:r>
      <w:r w:rsidR="00D7599E" w:rsidRPr="00837CAE">
        <w:rPr>
          <w:rFonts w:ascii="Times New Roman" w:eastAsiaTheme="minorEastAsia" w:hAnsi="Times New Roman" w:cs="Times New Roman"/>
          <w:color w:val="202124"/>
          <w:rPrChange w:id="839" w:author="Stephen John Stretton" w:date="2024-04-16T06:18:00Z">
            <w:rPr>
              <w:rFonts w:ascii="Times New Roman" w:eastAsiaTheme="minorEastAsia" w:hAnsi="Times New Roman" w:cs="Times New Roman"/>
              <w:color w:val="202124"/>
              <w:sz w:val="24"/>
              <w:szCs w:val="24"/>
            </w:rPr>
          </w:rPrChange>
        </w:rPr>
        <w:t xml:space="preserve">for net zero in a country, with associated </w:t>
      </w:r>
      <w:r w:rsidR="00D7599E" w:rsidRPr="00837CAE">
        <w:rPr>
          <w:rFonts w:ascii="Times New Roman" w:eastAsiaTheme="minorEastAsia" w:hAnsi="Times New Roman" w:cs="Times New Roman"/>
          <w:i/>
          <w:iCs/>
          <w:color w:val="202124"/>
          <w:rPrChange w:id="840" w:author="Stephen John Stretton" w:date="2024-04-16T06:18:00Z">
            <w:rPr>
              <w:rFonts w:ascii="Times New Roman" w:eastAsiaTheme="minorEastAsia" w:hAnsi="Times New Roman" w:cs="Times New Roman"/>
              <w:i/>
              <w:iCs/>
              <w:color w:val="202124"/>
              <w:sz w:val="24"/>
              <w:szCs w:val="24"/>
            </w:rPr>
          </w:rPrChange>
        </w:rPr>
        <w:t xml:space="preserve">procurement </w:t>
      </w:r>
      <w:r w:rsidR="00D7599E" w:rsidRPr="00837CAE">
        <w:rPr>
          <w:rFonts w:ascii="Times New Roman" w:eastAsiaTheme="minorEastAsia" w:hAnsi="Times New Roman" w:cs="Times New Roman"/>
          <w:color w:val="202124"/>
          <w:rPrChange w:id="841" w:author="Stephen John Stretton" w:date="2024-04-16T06:18:00Z">
            <w:rPr>
              <w:rFonts w:ascii="Times New Roman" w:eastAsiaTheme="minorEastAsia" w:hAnsi="Times New Roman" w:cs="Times New Roman"/>
              <w:color w:val="202124"/>
              <w:sz w:val="24"/>
              <w:szCs w:val="24"/>
            </w:rPr>
          </w:rPrChange>
        </w:rPr>
        <w:t xml:space="preserve">auction and sectoral (feebates and fuel taxation) pricing policies. </w:t>
      </w:r>
      <w:r w:rsidR="00D3741B" w:rsidRPr="00837CAE">
        <w:rPr>
          <w:rFonts w:ascii="Times New Roman" w:eastAsiaTheme="minorEastAsia" w:hAnsi="Times New Roman" w:cs="Times New Roman"/>
          <w:color w:val="202124"/>
          <w:rPrChange w:id="842" w:author="Stephen John Stretton" w:date="2024-04-16T06:18:00Z">
            <w:rPr>
              <w:rFonts w:ascii="Times New Roman" w:eastAsiaTheme="minorEastAsia" w:hAnsi="Times New Roman" w:cs="Times New Roman"/>
              <w:color w:val="202124"/>
              <w:sz w:val="24"/>
              <w:szCs w:val="24"/>
            </w:rPr>
          </w:rPrChange>
        </w:rPr>
        <w:t>The allocation of beneficiary rights in a trust</w:t>
      </w:r>
    </w:p>
    <w:p w14:paraId="780F4661" w14:textId="0E5FDD20" w:rsidR="00AF7F8D" w:rsidRPr="00837CAE" w:rsidRDefault="00D7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843" w:author="Stephen John Stretton" w:date="2024-04-16T06:18:00Z">
            <w:rPr>
              <w:rFonts w:ascii="Times New Roman" w:eastAsiaTheme="minorEastAsia" w:hAnsi="Times New Roman" w:cs="Times New Roman"/>
              <w:color w:val="202124"/>
              <w:sz w:val="24"/>
              <w:szCs w:val="24"/>
            </w:rPr>
          </w:rPrChange>
        </w:rPr>
        <w:pPrChange w:id="844"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845" w:author="Stephen John Stretton" w:date="2024-04-16T06:18:00Z">
            <w:rPr>
              <w:rFonts w:ascii="Times New Roman" w:eastAsiaTheme="minorEastAsia" w:hAnsi="Times New Roman" w:cs="Times New Roman"/>
              <w:color w:val="202124"/>
              <w:sz w:val="24"/>
              <w:szCs w:val="24"/>
            </w:rPr>
          </w:rPrChange>
        </w:rPr>
        <w:t>To support such a deal requires other capabilities</w:t>
      </w:r>
      <w:r w:rsidR="000C7609" w:rsidRPr="00837CAE">
        <w:rPr>
          <w:rFonts w:ascii="Times New Roman" w:eastAsiaTheme="minorEastAsia" w:hAnsi="Times New Roman" w:cs="Times New Roman"/>
          <w:color w:val="202124"/>
          <w:rPrChange w:id="846" w:author="Stephen John Stretton" w:date="2024-04-16T06:18:00Z">
            <w:rPr>
              <w:rFonts w:ascii="Times New Roman" w:eastAsiaTheme="minorEastAsia" w:hAnsi="Times New Roman" w:cs="Times New Roman"/>
              <w:color w:val="202124"/>
              <w:sz w:val="24"/>
              <w:szCs w:val="24"/>
            </w:rPr>
          </w:rPrChange>
        </w:rPr>
        <w:t xml:space="preserve"> (project finance</w:t>
      </w:r>
      <w:r w:rsidR="00C0753B" w:rsidRPr="00837CAE">
        <w:rPr>
          <w:rFonts w:ascii="Times New Roman" w:eastAsiaTheme="minorEastAsia" w:hAnsi="Times New Roman" w:cs="Times New Roman"/>
          <w:color w:val="202124"/>
          <w:rPrChange w:id="847" w:author="Stephen John Stretton" w:date="2024-04-16T06:18:00Z">
            <w:rPr>
              <w:rFonts w:ascii="Times New Roman" w:eastAsiaTheme="minorEastAsia" w:hAnsi="Times New Roman" w:cs="Times New Roman"/>
              <w:color w:val="202124"/>
              <w:sz w:val="24"/>
              <w:szCs w:val="24"/>
            </w:rPr>
          </w:rPrChange>
        </w:rPr>
        <w:t>, blended finance</w:t>
      </w:r>
      <w:r w:rsidR="009C060F" w:rsidRPr="00837CAE">
        <w:rPr>
          <w:rFonts w:ascii="Times New Roman" w:eastAsiaTheme="minorEastAsia" w:hAnsi="Times New Roman" w:cs="Times New Roman"/>
          <w:color w:val="202124"/>
          <w:rPrChange w:id="848" w:author="Stephen John Stretton" w:date="2024-04-16T06:18:00Z">
            <w:rPr>
              <w:rFonts w:ascii="Times New Roman" w:eastAsiaTheme="minorEastAsia" w:hAnsi="Times New Roman" w:cs="Times New Roman"/>
              <w:color w:val="202124"/>
              <w:sz w:val="24"/>
              <w:szCs w:val="24"/>
            </w:rPr>
          </w:rPrChange>
        </w:rPr>
        <w:t>, relationships with governments</w:t>
      </w:r>
      <w:r w:rsidR="00F411FA" w:rsidRPr="00837CAE">
        <w:rPr>
          <w:rFonts w:ascii="Times New Roman" w:eastAsiaTheme="minorEastAsia" w:hAnsi="Times New Roman" w:cs="Times New Roman"/>
          <w:color w:val="202124"/>
          <w:rPrChange w:id="849" w:author="Stephen John Stretton" w:date="2024-04-16T06:18:00Z">
            <w:rPr>
              <w:rFonts w:ascii="Times New Roman" w:eastAsiaTheme="minorEastAsia" w:hAnsi="Times New Roman" w:cs="Times New Roman"/>
              <w:color w:val="202124"/>
              <w:sz w:val="24"/>
              <w:szCs w:val="24"/>
            </w:rPr>
          </w:rPrChange>
        </w:rPr>
        <w:t>, needed planning reforms and grid connections</w:t>
      </w:r>
      <w:r w:rsidR="00C0753B" w:rsidRPr="00837CAE">
        <w:rPr>
          <w:rFonts w:ascii="Times New Roman" w:eastAsiaTheme="minorEastAsia" w:hAnsi="Times New Roman" w:cs="Times New Roman"/>
          <w:color w:val="202124"/>
          <w:rPrChange w:id="850" w:author="Stephen John Stretton" w:date="2024-04-16T06:18:00Z">
            <w:rPr>
              <w:rFonts w:ascii="Times New Roman" w:eastAsiaTheme="minorEastAsia" w:hAnsi="Times New Roman" w:cs="Times New Roman"/>
              <w:color w:val="202124"/>
              <w:sz w:val="24"/>
              <w:szCs w:val="24"/>
            </w:rPr>
          </w:rPrChange>
        </w:rPr>
        <w:t>)</w:t>
      </w:r>
      <w:r w:rsidR="009C060F" w:rsidRPr="00837CAE">
        <w:rPr>
          <w:rFonts w:ascii="Times New Roman" w:eastAsiaTheme="minorEastAsia" w:hAnsi="Times New Roman" w:cs="Times New Roman"/>
          <w:color w:val="202124"/>
          <w:rPrChange w:id="851" w:author="Stephen John Stretton" w:date="2024-04-16T06:18:00Z">
            <w:rPr>
              <w:rFonts w:ascii="Times New Roman" w:eastAsiaTheme="minorEastAsia" w:hAnsi="Times New Roman" w:cs="Times New Roman"/>
              <w:color w:val="202124"/>
              <w:sz w:val="24"/>
              <w:szCs w:val="24"/>
            </w:rPr>
          </w:rPrChange>
        </w:rPr>
        <w:t xml:space="preserve">. Those features are not part of the strict </w:t>
      </w:r>
      <w:r w:rsidR="008256AD" w:rsidRPr="00837CAE">
        <w:rPr>
          <w:rFonts w:ascii="Times New Roman" w:eastAsiaTheme="minorEastAsia" w:hAnsi="Times New Roman" w:cs="Times New Roman"/>
          <w:color w:val="202124"/>
          <w:rPrChange w:id="852" w:author="Stephen John Stretton" w:date="2024-04-16T06:18:00Z">
            <w:rPr>
              <w:rFonts w:ascii="Times New Roman" w:eastAsiaTheme="minorEastAsia" w:hAnsi="Times New Roman" w:cs="Times New Roman"/>
              <w:color w:val="202124"/>
              <w:sz w:val="24"/>
              <w:szCs w:val="24"/>
            </w:rPr>
          </w:rPrChange>
        </w:rPr>
        <w:t xml:space="preserve">proposal </w:t>
      </w:r>
      <w:r w:rsidR="009C060F" w:rsidRPr="00837CAE">
        <w:rPr>
          <w:rFonts w:ascii="Times New Roman" w:eastAsiaTheme="minorEastAsia" w:hAnsi="Times New Roman" w:cs="Times New Roman"/>
          <w:color w:val="202124"/>
          <w:rPrChange w:id="853" w:author="Stephen John Stretton" w:date="2024-04-16T06:18:00Z">
            <w:rPr>
              <w:rFonts w:ascii="Times New Roman" w:eastAsiaTheme="minorEastAsia" w:hAnsi="Times New Roman" w:cs="Times New Roman"/>
              <w:color w:val="202124"/>
              <w:sz w:val="24"/>
              <w:szCs w:val="24"/>
            </w:rPr>
          </w:rPrChange>
        </w:rPr>
        <w:t xml:space="preserve">could be created by </w:t>
      </w:r>
      <w:r w:rsidR="0036639C" w:rsidRPr="00837CAE">
        <w:rPr>
          <w:rFonts w:ascii="Times New Roman" w:eastAsiaTheme="minorEastAsia" w:hAnsi="Times New Roman" w:cs="Times New Roman"/>
          <w:color w:val="202124"/>
          <w:rPrChange w:id="854" w:author="Stephen John Stretton" w:date="2024-04-16T06:18:00Z">
            <w:rPr>
              <w:rFonts w:ascii="Times New Roman" w:eastAsiaTheme="minorEastAsia" w:hAnsi="Times New Roman" w:cs="Times New Roman"/>
              <w:color w:val="202124"/>
              <w:sz w:val="24"/>
              <w:szCs w:val="24"/>
            </w:rPr>
          </w:rPrChange>
        </w:rPr>
        <w:t>partnering</w:t>
      </w:r>
      <w:r w:rsidR="00F411FA" w:rsidRPr="00837CAE">
        <w:rPr>
          <w:rFonts w:ascii="Times New Roman" w:eastAsiaTheme="minorEastAsia" w:hAnsi="Times New Roman" w:cs="Times New Roman"/>
          <w:color w:val="202124"/>
          <w:rPrChange w:id="855" w:author="Stephen John Stretton" w:date="2024-04-16T06:18:00Z">
            <w:rPr>
              <w:rFonts w:ascii="Times New Roman" w:eastAsiaTheme="minorEastAsia" w:hAnsi="Times New Roman" w:cs="Times New Roman"/>
              <w:color w:val="202124"/>
              <w:sz w:val="24"/>
              <w:szCs w:val="24"/>
            </w:rPr>
          </w:rPrChange>
        </w:rPr>
        <w:t xml:space="preserve"> with </w:t>
      </w:r>
      <w:r w:rsidR="009C060F" w:rsidRPr="00837CAE">
        <w:rPr>
          <w:rFonts w:ascii="Times New Roman" w:eastAsiaTheme="minorEastAsia" w:hAnsi="Times New Roman" w:cs="Times New Roman"/>
          <w:color w:val="202124"/>
          <w:rPrChange w:id="856" w:author="Stephen John Stretton" w:date="2024-04-16T06:18:00Z">
            <w:rPr>
              <w:rFonts w:ascii="Times New Roman" w:eastAsiaTheme="minorEastAsia" w:hAnsi="Times New Roman" w:cs="Times New Roman"/>
              <w:color w:val="202124"/>
              <w:sz w:val="24"/>
              <w:szCs w:val="24"/>
            </w:rPr>
          </w:rPrChange>
        </w:rPr>
        <w:t>pre-</w:t>
      </w:r>
      <w:r w:rsidR="0036639C" w:rsidRPr="00837CAE">
        <w:rPr>
          <w:rFonts w:ascii="Times New Roman" w:eastAsiaTheme="minorEastAsia" w:hAnsi="Times New Roman" w:cs="Times New Roman"/>
          <w:color w:val="202124"/>
          <w:rPrChange w:id="857" w:author="Stephen John Stretton" w:date="2024-04-16T06:18:00Z">
            <w:rPr>
              <w:rFonts w:ascii="Times New Roman" w:eastAsiaTheme="minorEastAsia" w:hAnsi="Times New Roman" w:cs="Times New Roman"/>
              <w:color w:val="202124"/>
              <w:sz w:val="24"/>
              <w:szCs w:val="24"/>
            </w:rPr>
          </w:rPrChange>
        </w:rPr>
        <w:t>existing</w:t>
      </w:r>
      <w:r w:rsidR="009C060F" w:rsidRPr="00837CAE">
        <w:rPr>
          <w:rFonts w:ascii="Times New Roman" w:eastAsiaTheme="minorEastAsia" w:hAnsi="Times New Roman" w:cs="Times New Roman"/>
          <w:color w:val="202124"/>
          <w:rPrChange w:id="858" w:author="Stephen John Stretton" w:date="2024-04-16T06:18:00Z">
            <w:rPr>
              <w:rFonts w:ascii="Times New Roman" w:eastAsiaTheme="minorEastAsia" w:hAnsi="Times New Roman" w:cs="Times New Roman"/>
              <w:color w:val="202124"/>
              <w:sz w:val="24"/>
              <w:szCs w:val="24"/>
            </w:rPr>
          </w:rPrChange>
        </w:rPr>
        <w:t xml:space="preserve"> initiatives </w:t>
      </w:r>
      <w:r w:rsidR="00F411FA" w:rsidRPr="00837CAE">
        <w:rPr>
          <w:rFonts w:ascii="Times New Roman" w:eastAsiaTheme="minorEastAsia" w:hAnsi="Times New Roman" w:cs="Times New Roman"/>
          <w:color w:val="202124"/>
          <w:rPrChange w:id="859" w:author="Stephen John Stretton" w:date="2024-04-16T06:18:00Z">
            <w:rPr>
              <w:rFonts w:ascii="Times New Roman" w:eastAsiaTheme="minorEastAsia" w:hAnsi="Times New Roman" w:cs="Times New Roman"/>
              <w:color w:val="202124"/>
              <w:sz w:val="24"/>
              <w:szCs w:val="24"/>
            </w:rPr>
          </w:rPrChange>
        </w:rPr>
        <w:t>(e.g. Scaling Solar, Transition partnership</w:t>
      </w:r>
      <w:r w:rsidR="0036639C" w:rsidRPr="00837CAE">
        <w:rPr>
          <w:rFonts w:ascii="Times New Roman" w:eastAsiaTheme="minorEastAsia" w:hAnsi="Times New Roman" w:cs="Times New Roman"/>
          <w:color w:val="202124"/>
          <w:rPrChange w:id="860" w:author="Stephen John Stretton" w:date="2024-04-16T06:18:00Z">
            <w:rPr>
              <w:rFonts w:ascii="Times New Roman" w:eastAsiaTheme="minorEastAsia" w:hAnsi="Times New Roman" w:cs="Times New Roman"/>
              <w:color w:val="202124"/>
              <w:sz w:val="24"/>
              <w:szCs w:val="24"/>
            </w:rPr>
          </w:rPrChange>
        </w:rPr>
        <w:t>, [Indian global Solar initiative]</w:t>
      </w:r>
      <w:r w:rsidR="00F411FA" w:rsidRPr="00837CAE">
        <w:rPr>
          <w:rFonts w:ascii="Times New Roman" w:eastAsiaTheme="minorEastAsia" w:hAnsi="Times New Roman" w:cs="Times New Roman"/>
          <w:color w:val="202124"/>
          <w:rPrChange w:id="861" w:author="Stephen John Stretton" w:date="2024-04-16T06:18:00Z">
            <w:rPr>
              <w:rFonts w:ascii="Times New Roman" w:eastAsiaTheme="minorEastAsia" w:hAnsi="Times New Roman" w:cs="Times New Roman"/>
              <w:color w:val="202124"/>
              <w:sz w:val="24"/>
              <w:szCs w:val="24"/>
            </w:rPr>
          </w:rPrChange>
        </w:rPr>
        <w:t xml:space="preserve">) </w:t>
      </w:r>
      <w:r w:rsidR="009C060F" w:rsidRPr="00837CAE">
        <w:rPr>
          <w:rFonts w:ascii="Times New Roman" w:eastAsiaTheme="minorEastAsia" w:hAnsi="Times New Roman" w:cs="Times New Roman"/>
          <w:color w:val="202124"/>
          <w:rPrChange w:id="862" w:author="Stephen John Stretton" w:date="2024-04-16T06:18:00Z">
            <w:rPr>
              <w:rFonts w:ascii="Times New Roman" w:eastAsiaTheme="minorEastAsia" w:hAnsi="Times New Roman" w:cs="Times New Roman"/>
              <w:color w:val="202124"/>
              <w:sz w:val="24"/>
              <w:szCs w:val="24"/>
            </w:rPr>
          </w:rPrChange>
        </w:rPr>
        <w:t>with IFC fill</w:t>
      </w:r>
      <w:r w:rsidR="00E1612C" w:rsidRPr="00837CAE">
        <w:rPr>
          <w:rFonts w:ascii="Times New Roman" w:eastAsiaTheme="minorEastAsia" w:hAnsi="Times New Roman" w:cs="Times New Roman"/>
          <w:color w:val="202124"/>
          <w:rPrChange w:id="863" w:author="Stephen John Stretton" w:date="2024-04-16T06:18:00Z">
            <w:rPr>
              <w:rFonts w:ascii="Times New Roman" w:eastAsiaTheme="minorEastAsia" w:hAnsi="Times New Roman" w:cs="Times New Roman"/>
              <w:color w:val="202124"/>
              <w:sz w:val="24"/>
              <w:szCs w:val="24"/>
            </w:rPr>
          </w:rPrChange>
        </w:rPr>
        <w:t>i</w:t>
      </w:r>
      <w:r w:rsidR="009C060F" w:rsidRPr="00837CAE">
        <w:rPr>
          <w:rFonts w:ascii="Times New Roman" w:eastAsiaTheme="minorEastAsia" w:hAnsi="Times New Roman" w:cs="Times New Roman"/>
          <w:color w:val="202124"/>
          <w:rPrChange w:id="864" w:author="Stephen John Stretton" w:date="2024-04-16T06:18:00Z">
            <w:rPr>
              <w:rFonts w:ascii="Times New Roman" w:eastAsiaTheme="minorEastAsia" w:hAnsi="Times New Roman" w:cs="Times New Roman"/>
              <w:color w:val="202124"/>
              <w:sz w:val="24"/>
              <w:szCs w:val="24"/>
            </w:rPr>
          </w:rPrChange>
        </w:rPr>
        <w:t xml:space="preserve">ng in </w:t>
      </w:r>
      <w:r w:rsidR="00F411FA" w:rsidRPr="00837CAE">
        <w:rPr>
          <w:rFonts w:ascii="Times New Roman" w:eastAsiaTheme="minorEastAsia" w:hAnsi="Times New Roman" w:cs="Times New Roman"/>
          <w:color w:val="202124"/>
          <w:rPrChange w:id="865" w:author="Stephen John Stretton" w:date="2024-04-16T06:18:00Z">
            <w:rPr>
              <w:rFonts w:ascii="Times New Roman" w:eastAsiaTheme="minorEastAsia" w:hAnsi="Times New Roman" w:cs="Times New Roman"/>
              <w:color w:val="202124"/>
              <w:sz w:val="24"/>
              <w:szCs w:val="24"/>
            </w:rPr>
          </w:rPrChange>
        </w:rPr>
        <w:t>required e</w:t>
      </w:r>
      <w:r w:rsidR="00F13789" w:rsidRPr="00837CAE">
        <w:rPr>
          <w:rFonts w:ascii="Times New Roman" w:eastAsiaTheme="minorEastAsia" w:hAnsi="Times New Roman" w:cs="Times New Roman"/>
          <w:color w:val="202124"/>
          <w:rPrChange w:id="866" w:author="Stephen John Stretton" w:date="2024-04-16T06:18:00Z">
            <w:rPr>
              <w:rFonts w:ascii="Times New Roman" w:eastAsiaTheme="minorEastAsia" w:hAnsi="Times New Roman" w:cs="Times New Roman"/>
              <w:color w:val="202124"/>
              <w:sz w:val="24"/>
              <w:szCs w:val="24"/>
            </w:rPr>
          </w:rPrChange>
        </w:rPr>
        <w:t>l</w:t>
      </w:r>
      <w:r w:rsidR="00F411FA" w:rsidRPr="00837CAE">
        <w:rPr>
          <w:rFonts w:ascii="Times New Roman" w:eastAsiaTheme="minorEastAsia" w:hAnsi="Times New Roman" w:cs="Times New Roman"/>
          <w:color w:val="202124"/>
          <w:rPrChange w:id="867" w:author="Stephen John Stretton" w:date="2024-04-16T06:18:00Z">
            <w:rPr>
              <w:rFonts w:ascii="Times New Roman" w:eastAsiaTheme="minorEastAsia" w:hAnsi="Times New Roman" w:cs="Times New Roman"/>
              <w:color w:val="202124"/>
              <w:sz w:val="24"/>
              <w:szCs w:val="24"/>
            </w:rPr>
          </w:rPrChange>
        </w:rPr>
        <w:t>ements.</w:t>
      </w:r>
      <w:r w:rsidR="008256AD" w:rsidRPr="00837CAE">
        <w:rPr>
          <w:rFonts w:ascii="Times New Roman" w:eastAsiaTheme="minorEastAsia" w:hAnsi="Times New Roman" w:cs="Times New Roman"/>
          <w:color w:val="202124"/>
          <w:rPrChange w:id="868" w:author="Stephen John Stretton" w:date="2024-04-16T06:18:00Z">
            <w:rPr>
              <w:rFonts w:ascii="Times New Roman" w:eastAsiaTheme="minorEastAsia" w:hAnsi="Times New Roman" w:cs="Times New Roman"/>
              <w:color w:val="202124"/>
              <w:sz w:val="24"/>
              <w:szCs w:val="24"/>
            </w:rPr>
          </w:rPrChange>
        </w:rPr>
        <w:t xml:space="preserve"> A short appendix explains the needed supporting features.</w:t>
      </w:r>
    </w:p>
    <w:p w14:paraId="6EB6273F" w14:textId="317460F7" w:rsidR="002C4E8A" w:rsidRPr="00837CAE" w:rsidRDefault="008E4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869" w:author="Stephen John Stretton" w:date="2024-04-16T06:18:00Z">
            <w:rPr>
              <w:rFonts w:ascii="Times New Roman" w:eastAsiaTheme="minorEastAsia" w:hAnsi="Times New Roman" w:cs="Times New Roman"/>
              <w:color w:val="202124"/>
              <w:sz w:val="24"/>
              <w:szCs w:val="24"/>
            </w:rPr>
          </w:rPrChange>
        </w:rPr>
        <w:pPrChange w:id="870"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commentRangeStart w:id="871"/>
      <w:commentRangeStart w:id="872"/>
      <w:r w:rsidRPr="00837CAE">
        <w:rPr>
          <w:rFonts w:ascii="Times New Roman" w:eastAsiaTheme="minorEastAsia" w:hAnsi="Times New Roman" w:cs="Times New Roman"/>
          <w:color w:val="202124"/>
          <w:rPrChange w:id="873" w:author="Stephen John Stretton" w:date="2024-04-16T06:18:00Z">
            <w:rPr>
              <w:rFonts w:ascii="Times New Roman" w:eastAsiaTheme="minorEastAsia" w:hAnsi="Times New Roman" w:cs="Times New Roman"/>
              <w:color w:val="202124"/>
              <w:sz w:val="24"/>
              <w:szCs w:val="24"/>
            </w:rPr>
          </w:rPrChange>
        </w:rPr>
        <w:t>So, in</w:t>
      </w:r>
      <w:r w:rsidR="002C4E8A" w:rsidRPr="00837CAE">
        <w:rPr>
          <w:rFonts w:ascii="Times New Roman" w:eastAsiaTheme="minorEastAsia" w:hAnsi="Times New Roman" w:cs="Times New Roman"/>
          <w:color w:val="202124"/>
          <w:rPrChange w:id="874" w:author="Stephen John Stretton" w:date="2024-04-16T06:18:00Z">
            <w:rPr>
              <w:rFonts w:ascii="Times New Roman" w:eastAsiaTheme="minorEastAsia" w:hAnsi="Times New Roman" w:cs="Times New Roman"/>
              <w:color w:val="202124"/>
              <w:sz w:val="24"/>
              <w:szCs w:val="24"/>
            </w:rPr>
          </w:rPrChange>
        </w:rPr>
        <w:t xml:space="preserve"> exchange for </w:t>
      </w:r>
      <w:r w:rsidR="00D3741B" w:rsidRPr="00837CAE">
        <w:rPr>
          <w:rFonts w:ascii="Times New Roman" w:eastAsiaTheme="minorEastAsia" w:hAnsi="Times New Roman" w:cs="Times New Roman"/>
          <w:color w:val="202124"/>
          <w:rPrChange w:id="875" w:author="Stephen John Stretton" w:date="2024-04-16T06:18:00Z">
            <w:rPr>
              <w:rFonts w:ascii="Times New Roman" w:eastAsiaTheme="minorEastAsia" w:hAnsi="Times New Roman" w:cs="Times New Roman"/>
              <w:color w:val="202124"/>
              <w:sz w:val="24"/>
              <w:szCs w:val="24"/>
            </w:rPr>
          </w:rPrChange>
        </w:rPr>
        <w:t xml:space="preserve">these </w:t>
      </w:r>
      <w:r w:rsidR="002C4E8A" w:rsidRPr="00837CAE">
        <w:rPr>
          <w:rFonts w:ascii="Times New Roman" w:eastAsiaTheme="minorEastAsia" w:hAnsi="Times New Roman" w:cs="Times New Roman"/>
          <w:i/>
          <w:iCs/>
          <w:color w:val="202124"/>
          <w:rPrChange w:id="876" w:author="Stephen John Stretton" w:date="2024-04-16T06:18:00Z">
            <w:rPr>
              <w:rFonts w:ascii="Times New Roman" w:eastAsiaTheme="minorEastAsia" w:hAnsi="Times New Roman" w:cs="Times New Roman"/>
              <w:i/>
              <w:iCs/>
              <w:color w:val="202124"/>
              <w:sz w:val="24"/>
              <w:szCs w:val="24"/>
            </w:rPr>
          </w:rPrChange>
        </w:rPr>
        <w:t xml:space="preserve">hard </w:t>
      </w:r>
      <w:r w:rsidR="00AF7F8D" w:rsidRPr="00837CAE">
        <w:rPr>
          <w:rFonts w:ascii="Times New Roman" w:eastAsiaTheme="minorEastAsia" w:hAnsi="Times New Roman" w:cs="Times New Roman"/>
          <w:i/>
          <w:iCs/>
          <w:color w:val="202124"/>
          <w:rPrChange w:id="877" w:author="Stephen John Stretton" w:date="2024-04-16T06:18:00Z">
            <w:rPr>
              <w:rFonts w:ascii="Times New Roman" w:eastAsiaTheme="minorEastAsia" w:hAnsi="Times New Roman" w:cs="Times New Roman"/>
              <w:i/>
              <w:iCs/>
              <w:color w:val="202124"/>
              <w:sz w:val="24"/>
              <w:szCs w:val="24"/>
            </w:rPr>
          </w:rPrChange>
        </w:rPr>
        <w:t xml:space="preserve">policy </w:t>
      </w:r>
      <w:r w:rsidR="002C4E8A" w:rsidRPr="00837CAE">
        <w:rPr>
          <w:rFonts w:ascii="Times New Roman" w:eastAsiaTheme="minorEastAsia" w:hAnsi="Times New Roman" w:cs="Times New Roman"/>
          <w:i/>
          <w:iCs/>
          <w:color w:val="202124"/>
          <w:rPrChange w:id="878" w:author="Stephen John Stretton" w:date="2024-04-16T06:18:00Z">
            <w:rPr>
              <w:rFonts w:ascii="Times New Roman" w:eastAsiaTheme="minorEastAsia" w:hAnsi="Times New Roman" w:cs="Times New Roman"/>
              <w:i/>
              <w:iCs/>
              <w:color w:val="202124"/>
              <w:sz w:val="24"/>
              <w:szCs w:val="24"/>
            </w:rPr>
          </w:rPrChange>
        </w:rPr>
        <w:t>commitments</w:t>
      </w:r>
      <w:r w:rsidR="002C4E8A" w:rsidRPr="00837CAE">
        <w:rPr>
          <w:rFonts w:ascii="Times New Roman" w:eastAsiaTheme="minorEastAsia" w:hAnsi="Times New Roman" w:cs="Times New Roman"/>
          <w:color w:val="202124"/>
          <w:rPrChange w:id="879" w:author="Stephen John Stretton" w:date="2024-04-16T06:18:00Z">
            <w:rPr>
              <w:rFonts w:ascii="Times New Roman" w:eastAsiaTheme="minorEastAsia" w:hAnsi="Times New Roman" w:cs="Times New Roman"/>
              <w:color w:val="202124"/>
              <w:sz w:val="24"/>
              <w:szCs w:val="24"/>
            </w:rPr>
          </w:rPrChange>
        </w:rPr>
        <w:t xml:space="preserve"> by governments that also include guarantees (for example renewable auctions backed up by annual auctions of guaranteed prices and grid investment), donors would create a system of buffer funds that provide second line insurance. Those funds would also invest in the early stage of supported investments.</w:t>
      </w:r>
      <w:commentRangeEnd w:id="871"/>
      <w:r w:rsidR="0002750D" w:rsidRPr="00837CAE">
        <w:rPr>
          <w:rStyle w:val="CommentReference"/>
          <w:sz w:val="22"/>
          <w:szCs w:val="22"/>
          <w:rPrChange w:id="880" w:author="Stephen John Stretton" w:date="2024-04-16T06:18:00Z">
            <w:rPr>
              <w:rStyle w:val="CommentReference"/>
            </w:rPr>
          </w:rPrChange>
        </w:rPr>
        <w:commentReference w:id="871"/>
      </w:r>
      <w:commentRangeEnd w:id="872"/>
      <w:r w:rsidR="00837CAE" w:rsidRPr="00837CAE">
        <w:rPr>
          <w:rStyle w:val="CommentReference"/>
          <w:sz w:val="22"/>
          <w:szCs w:val="22"/>
          <w:rPrChange w:id="881" w:author="Stephen John Stretton" w:date="2024-04-16T06:18:00Z">
            <w:rPr>
              <w:rStyle w:val="CommentReference"/>
            </w:rPr>
          </w:rPrChange>
        </w:rPr>
        <w:commentReference w:id="872"/>
      </w:r>
    </w:p>
    <w:p w14:paraId="117584C4" w14:textId="3E1E90B9" w:rsidR="00837CAE" w:rsidRPr="00837CAE" w:rsidRDefault="00F72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ins w:id="882" w:author="Stephen John Stretton" w:date="2024-04-16T06:13:00Z"/>
          <w:rFonts w:ascii="Times New Roman" w:eastAsiaTheme="minorEastAsia" w:hAnsi="Times New Roman" w:cs="Times New Roman"/>
          <w:color w:val="202124"/>
          <w:rPrChange w:id="883" w:author="Stephen John Stretton" w:date="2024-04-16T06:18:00Z">
            <w:rPr>
              <w:ins w:id="884" w:author="Stephen John Stretton" w:date="2024-04-16T06:13:00Z"/>
              <w:rFonts w:ascii="Times New Roman" w:eastAsiaTheme="minorEastAsia" w:hAnsi="Times New Roman" w:cs="Times New Roman"/>
              <w:color w:val="202124"/>
              <w:sz w:val="24"/>
              <w:szCs w:val="24"/>
            </w:rPr>
          </w:rPrChange>
        </w:rPr>
        <w:pPrChange w:id="885"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886" w:author="Stephen John Stretton" w:date="2024-04-16T06:18:00Z">
            <w:rPr>
              <w:rFonts w:ascii="Times New Roman" w:eastAsiaTheme="minorEastAsia" w:hAnsi="Times New Roman" w:cs="Times New Roman"/>
              <w:color w:val="202124"/>
              <w:sz w:val="24"/>
              <w:szCs w:val="24"/>
            </w:rPr>
          </w:rPrChange>
        </w:rPr>
        <w:t>These accounts would be held in trust, with the final beneficiary being the mid-century population of those countries that commit to (mid-century) net zero</w:t>
      </w:r>
      <w:r w:rsidR="002C4E8A" w:rsidRPr="00837CAE">
        <w:rPr>
          <w:rFonts w:ascii="Times New Roman" w:eastAsiaTheme="minorEastAsia" w:hAnsi="Times New Roman" w:cs="Times New Roman"/>
          <w:color w:val="202124"/>
          <w:rPrChange w:id="887" w:author="Stephen John Stretton" w:date="2024-04-16T06:18:00Z">
            <w:rPr>
              <w:rFonts w:ascii="Times New Roman" w:eastAsiaTheme="minorEastAsia" w:hAnsi="Times New Roman" w:cs="Times New Roman"/>
              <w:color w:val="202124"/>
              <w:sz w:val="24"/>
              <w:szCs w:val="24"/>
            </w:rPr>
          </w:rPrChange>
        </w:rPr>
        <w:t xml:space="preserve">: </w:t>
      </w:r>
      <w:commentRangeStart w:id="888"/>
      <w:commentRangeStart w:id="889"/>
      <w:r w:rsidR="002C4E8A" w:rsidRPr="00837CAE">
        <w:rPr>
          <w:rFonts w:ascii="Times New Roman" w:eastAsiaTheme="minorEastAsia" w:hAnsi="Times New Roman" w:cs="Times New Roman"/>
          <w:color w:val="202124"/>
          <w:rPrChange w:id="890" w:author="Stephen John Stretton" w:date="2024-04-16T06:18:00Z">
            <w:rPr>
              <w:rFonts w:ascii="Times New Roman" w:eastAsiaTheme="minorEastAsia" w:hAnsi="Times New Roman" w:cs="Times New Roman"/>
              <w:color w:val="202124"/>
              <w:sz w:val="24"/>
              <w:szCs w:val="24"/>
            </w:rPr>
          </w:rPrChange>
        </w:rPr>
        <w:t>ie mid century the accumulated wealth would convert to being capital available to support the population of countries</w:t>
      </w:r>
      <w:commentRangeEnd w:id="888"/>
      <w:r w:rsidR="0002750D" w:rsidRPr="00837CAE">
        <w:rPr>
          <w:rStyle w:val="CommentReference"/>
          <w:sz w:val="22"/>
          <w:szCs w:val="22"/>
          <w:rPrChange w:id="891" w:author="Stephen John Stretton" w:date="2024-04-16T06:18:00Z">
            <w:rPr>
              <w:rStyle w:val="CommentReference"/>
            </w:rPr>
          </w:rPrChange>
        </w:rPr>
        <w:commentReference w:id="888"/>
      </w:r>
      <w:commentRangeEnd w:id="889"/>
      <w:r w:rsidR="00837CAE" w:rsidRPr="00837CAE">
        <w:rPr>
          <w:rStyle w:val="CommentReference"/>
          <w:sz w:val="22"/>
          <w:szCs w:val="22"/>
          <w:rPrChange w:id="892" w:author="Stephen John Stretton" w:date="2024-04-16T06:18:00Z">
            <w:rPr>
              <w:rStyle w:val="CommentReference"/>
            </w:rPr>
          </w:rPrChange>
        </w:rPr>
        <w:commentReference w:id="889"/>
      </w:r>
      <w:r w:rsidRPr="00837CAE">
        <w:rPr>
          <w:rFonts w:ascii="Times New Roman" w:eastAsiaTheme="minorEastAsia" w:hAnsi="Times New Roman" w:cs="Times New Roman"/>
          <w:color w:val="202124"/>
          <w:rPrChange w:id="893" w:author="Stephen John Stretton" w:date="2024-04-16T06:18:00Z">
            <w:rPr>
              <w:rFonts w:ascii="Times New Roman" w:eastAsiaTheme="minorEastAsia" w:hAnsi="Times New Roman" w:cs="Times New Roman"/>
              <w:color w:val="202124"/>
              <w:sz w:val="24"/>
              <w:szCs w:val="24"/>
            </w:rPr>
          </w:rPrChange>
        </w:rPr>
        <w:t>.</w:t>
      </w:r>
      <w:r w:rsidR="002C4E8A" w:rsidRPr="00837CAE">
        <w:rPr>
          <w:rFonts w:ascii="Times New Roman" w:eastAsiaTheme="minorEastAsia" w:hAnsi="Times New Roman" w:cs="Times New Roman"/>
          <w:color w:val="202124"/>
          <w:rPrChange w:id="894" w:author="Stephen John Stretton" w:date="2024-04-16T06:18:00Z">
            <w:rPr>
              <w:rFonts w:ascii="Times New Roman" w:eastAsiaTheme="minorEastAsia" w:hAnsi="Times New Roman" w:cs="Times New Roman"/>
              <w:color w:val="202124"/>
              <w:sz w:val="24"/>
              <w:szCs w:val="24"/>
            </w:rPr>
          </w:rPrChange>
        </w:rPr>
        <w:t xml:space="preserve"> </w:t>
      </w:r>
      <w:ins w:id="895" w:author="Stephen John Stretton" w:date="2024-04-16T06:13:00Z">
        <w:r w:rsidR="00837CAE" w:rsidRPr="00837CAE">
          <w:rPr>
            <w:rFonts w:ascii="Times New Roman" w:eastAsiaTheme="minorEastAsia" w:hAnsi="Times New Roman" w:cs="Times New Roman"/>
            <w:color w:val="202124"/>
            <w:rPrChange w:id="896" w:author="Stephen John Stretton" w:date="2024-04-16T06:18:00Z">
              <w:rPr>
                <w:rFonts w:ascii="Times New Roman" w:eastAsiaTheme="minorEastAsia" w:hAnsi="Times New Roman" w:cs="Times New Roman"/>
                <w:color w:val="202124"/>
                <w:sz w:val="24"/>
                <w:szCs w:val="24"/>
              </w:rPr>
            </w:rPrChange>
          </w:rPr>
          <w:t xml:space="preserve">We are referring to the stage when the accounts become fully ‘liquid’ but </w:t>
        </w:r>
      </w:ins>
      <w:ins w:id="897" w:author="Stephen John Stretton" w:date="2024-04-16T06:14:00Z">
        <w:r w:rsidR="00837CAE" w:rsidRPr="00837CAE">
          <w:rPr>
            <w:rFonts w:ascii="Times New Roman" w:eastAsiaTheme="minorEastAsia" w:hAnsi="Times New Roman" w:cs="Times New Roman"/>
            <w:color w:val="202124"/>
            <w:rPrChange w:id="898" w:author="Stephen John Stretton" w:date="2024-04-16T06:18:00Z">
              <w:rPr>
                <w:rFonts w:ascii="Times New Roman" w:eastAsiaTheme="minorEastAsia" w:hAnsi="Times New Roman" w:cs="Times New Roman"/>
                <w:color w:val="202124"/>
                <w:sz w:val="24"/>
                <w:szCs w:val="24"/>
              </w:rPr>
            </w:rPrChange>
          </w:rPr>
          <w:t>the population of countries would benefit immiedately from the use of the accounts as collateral.</w:t>
        </w:r>
      </w:ins>
    </w:p>
    <w:p w14:paraId="6E10362C" w14:textId="47569481" w:rsidR="00F725AC" w:rsidRPr="00837CAE" w:rsidRDefault="002C4E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899" w:author="Stephen John Stretton" w:date="2024-04-16T06:18:00Z">
            <w:rPr>
              <w:rFonts w:ascii="Times New Roman" w:eastAsiaTheme="minorEastAsia" w:hAnsi="Times New Roman" w:cs="Times New Roman"/>
              <w:color w:val="202124"/>
              <w:sz w:val="24"/>
              <w:szCs w:val="24"/>
            </w:rPr>
          </w:rPrChange>
        </w:rPr>
        <w:pPrChange w:id="900"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901" w:author="Stephen John Stretton" w:date="2024-04-16T06:18:00Z">
            <w:rPr>
              <w:rFonts w:ascii="Times New Roman" w:eastAsiaTheme="minorEastAsia" w:hAnsi="Times New Roman" w:cs="Times New Roman"/>
              <w:color w:val="202124"/>
              <w:sz w:val="24"/>
              <w:szCs w:val="24"/>
            </w:rPr>
          </w:rPrChange>
        </w:rPr>
        <w:t>The first investors for these accounts would be donate-for-invest donor countries. They would be incentivized to donate</w:t>
      </w:r>
      <w:ins w:id="902" w:author="Stephen John Stretton" w:date="2024-04-16T06:14:00Z">
        <w:r w:rsidR="00837CAE" w:rsidRPr="00837CAE">
          <w:rPr>
            <w:rFonts w:ascii="Times New Roman" w:eastAsiaTheme="minorEastAsia" w:hAnsi="Times New Roman" w:cs="Times New Roman"/>
            <w:color w:val="202124"/>
            <w:rPrChange w:id="903" w:author="Stephen John Stretton" w:date="2024-04-16T06:18:00Z">
              <w:rPr>
                <w:rFonts w:ascii="Times New Roman" w:eastAsiaTheme="minorEastAsia" w:hAnsi="Times New Roman" w:cs="Times New Roman"/>
                <w:color w:val="202124"/>
                <w:sz w:val="24"/>
                <w:szCs w:val="24"/>
              </w:rPr>
            </w:rPrChange>
          </w:rPr>
          <w:t xml:space="preserve"> by the high effectiveness</w:t>
        </w:r>
      </w:ins>
      <w:r w:rsidRPr="00837CAE">
        <w:rPr>
          <w:rFonts w:ascii="Times New Roman" w:eastAsiaTheme="minorEastAsia" w:hAnsi="Times New Roman" w:cs="Times New Roman"/>
          <w:color w:val="202124"/>
          <w:rPrChange w:id="904" w:author="Stephen John Stretton" w:date="2024-04-16T06:18:00Z">
            <w:rPr>
              <w:rFonts w:ascii="Times New Roman" w:eastAsiaTheme="minorEastAsia" w:hAnsi="Times New Roman" w:cs="Times New Roman"/>
              <w:color w:val="202124"/>
              <w:sz w:val="24"/>
              <w:szCs w:val="24"/>
            </w:rPr>
          </w:rPrChange>
        </w:rPr>
        <w:t>.</w:t>
      </w:r>
    </w:p>
    <w:p w14:paraId="18197FCC" w14:textId="5FF522EA" w:rsidR="003F2C60" w:rsidRPr="00837CAE" w:rsidRDefault="003F2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905" w:author="Stephen John Stretton" w:date="2024-04-16T06:18:00Z">
            <w:rPr>
              <w:rFonts w:ascii="Times New Roman" w:eastAsiaTheme="minorEastAsia" w:hAnsi="Times New Roman" w:cs="Times New Roman"/>
              <w:color w:val="202124"/>
              <w:sz w:val="24"/>
              <w:szCs w:val="24"/>
            </w:rPr>
          </w:rPrChange>
        </w:rPr>
        <w:pPrChange w:id="906"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907" w:author="Stephen John Stretton" w:date="2024-04-16T06:18:00Z">
            <w:rPr>
              <w:rFonts w:ascii="Times New Roman" w:eastAsiaTheme="minorEastAsia" w:hAnsi="Times New Roman" w:cs="Times New Roman"/>
              <w:color w:val="202124"/>
              <w:sz w:val="24"/>
              <w:szCs w:val="24"/>
            </w:rPr>
          </w:rPrChange>
        </w:rPr>
        <w:t xml:space="preserve">Such a fund can potentially achieve a high leverage and effectiveness approach and can be open to </w:t>
      </w:r>
      <w:r w:rsidR="00721E89" w:rsidRPr="00837CAE">
        <w:rPr>
          <w:rFonts w:ascii="Times New Roman" w:eastAsiaTheme="minorEastAsia" w:hAnsi="Times New Roman" w:cs="Times New Roman"/>
          <w:color w:val="202124"/>
          <w:rPrChange w:id="908" w:author="Stephen John Stretton" w:date="2024-04-16T06:18:00Z">
            <w:rPr>
              <w:rFonts w:ascii="Times New Roman" w:eastAsiaTheme="minorEastAsia" w:hAnsi="Times New Roman" w:cs="Times New Roman"/>
              <w:color w:val="202124"/>
              <w:sz w:val="24"/>
              <w:szCs w:val="24"/>
            </w:rPr>
          </w:rPrChange>
        </w:rPr>
        <w:t>co-investment</w:t>
      </w:r>
      <w:r w:rsidRPr="00837CAE">
        <w:rPr>
          <w:rFonts w:ascii="Times New Roman" w:eastAsiaTheme="minorEastAsia" w:hAnsi="Times New Roman" w:cs="Times New Roman"/>
          <w:color w:val="202124"/>
          <w:rPrChange w:id="909" w:author="Stephen John Stretton" w:date="2024-04-16T06:18:00Z">
            <w:rPr>
              <w:rFonts w:ascii="Times New Roman" w:eastAsiaTheme="minorEastAsia" w:hAnsi="Times New Roman" w:cs="Times New Roman"/>
              <w:color w:val="202124"/>
              <w:sz w:val="24"/>
              <w:szCs w:val="24"/>
            </w:rPr>
          </w:rPrChange>
        </w:rPr>
        <w:t xml:space="preserve"> by countries </w:t>
      </w:r>
      <w:r w:rsidR="00B8324C" w:rsidRPr="00837CAE">
        <w:rPr>
          <w:rFonts w:ascii="Times New Roman" w:eastAsiaTheme="minorEastAsia" w:hAnsi="Times New Roman" w:cs="Times New Roman"/>
          <w:color w:val="202124"/>
          <w:rPrChange w:id="910" w:author="Stephen John Stretton" w:date="2024-04-16T06:18:00Z">
            <w:rPr>
              <w:rFonts w:ascii="Times New Roman" w:eastAsiaTheme="minorEastAsia" w:hAnsi="Times New Roman" w:cs="Times New Roman"/>
              <w:color w:val="202124"/>
              <w:sz w:val="24"/>
              <w:szCs w:val="24"/>
            </w:rPr>
          </w:rPrChange>
        </w:rPr>
        <w:t xml:space="preserve">and small private investors </w:t>
      </w:r>
      <w:r w:rsidRPr="00837CAE">
        <w:rPr>
          <w:rFonts w:ascii="Times New Roman" w:eastAsiaTheme="minorEastAsia" w:hAnsi="Times New Roman" w:cs="Times New Roman"/>
          <w:color w:val="202124"/>
          <w:rPrChange w:id="911" w:author="Stephen John Stretton" w:date="2024-04-16T06:18:00Z">
            <w:rPr>
              <w:rFonts w:ascii="Times New Roman" w:eastAsiaTheme="minorEastAsia" w:hAnsi="Times New Roman" w:cs="Times New Roman"/>
              <w:color w:val="202124"/>
              <w:sz w:val="24"/>
              <w:szCs w:val="24"/>
            </w:rPr>
          </w:rPrChange>
        </w:rPr>
        <w:t>themselves</w:t>
      </w:r>
      <w:r w:rsidR="00B8324C" w:rsidRPr="00837CAE">
        <w:rPr>
          <w:rFonts w:ascii="Times New Roman" w:eastAsiaTheme="minorEastAsia" w:hAnsi="Times New Roman" w:cs="Times New Roman"/>
          <w:color w:val="202124"/>
          <w:rPrChange w:id="912" w:author="Stephen John Stretton" w:date="2024-04-16T06:18:00Z">
            <w:rPr>
              <w:rFonts w:ascii="Times New Roman" w:eastAsiaTheme="minorEastAsia" w:hAnsi="Times New Roman" w:cs="Times New Roman"/>
              <w:color w:val="202124"/>
              <w:sz w:val="24"/>
              <w:szCs w:val="24"/>
            </w:rPr>
          </w:rPrChange>
        </w:rPr>
        <w:t>.</w:t>
      </w:r>
    </w:p>
    <w:p w14:paraId="01DC74FE" w14:textId="5EFEE9E0" w:rsidR="00312AF4" w:rsidRPr="00837CAE" w:rsidRDefault="009E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color w:val="202124"/>
          <w:rPrChange w:id="913" w:author="Stephen John Stretton" w:date="2024-04-16T06:18:00Z">
            <w:rPr>
              <w:rFonts w:ascii="Times New Roman" w:eastAsiaTheme="minorEastAsia" w:hAnsi="Times New Roman" w:cs="Times New Roman"/>
              <w:color w:val="202124"/>
              <w:sz w:val="24"/>
              <w:szCs w:val="24"/>
            </w:rPr>
          </w:rPrChange>
        </w:rPr>
        <w:pPrChange w:id="914"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color w:val="202124"/>
          <w:rPrChange w:id="915" w:author="Stephen John Stretton" w:date="2024-04-16T06:18:00Z">
            <w:rPr>
              <w:rFonts w:ascii="Times New Roman" w:eastAsiaTheme="minorEastAsia" w:hAnsi="Times New Roman" w:cs="Times New Roman"/>
              <w:color w:val="202124"/>
              <w:sz w:val="24"/>
              <w:szCs w:val="24"/>
            </w:rPr>
          </w:rPrChange>
        </w:rPr>
        <w:t>To implement, it may be easier to start with the insurance function. As such the fund would be a buffer. While the fund was still acting as collateral, it would not invest in RE projects.</w:t>
      </w:r>
      <w:r w:rsidR="00312AF4" w:rsidRPr="00837CAE">
        <w:rPr>
          <w:rFonts w:ascii="Times New Roman" w:eastAsiaTheme="minorEastAsia" w:hAnsi="Times New Roman" w:cs="Times New Roman"/>
          <w:color w:val="202124"/>
          <w:rPrChange w:id="916" w:author="Stephen John Stretton" w:date="2024-04-16T06:18:00Z">
            <w:rPr>
              <w:rFonts w:ascii="Times New Roman" w:eastAsiaTheme="minorEastAsia" w:hAnsi="Times New Roman" w:cs="Times New Roman"/>
              <w:color w:val="202124"/>
              <w:sz w:val="24"/>
              <w:szCs w:val="24"/>
            </w:rPr>
          </w:rPrChange>
        </w:rPr>
        <w:t xml:space="preserve"> Still, such a fund could be extremely useful. In the appendix we describe the range of potential financial schemes that could be invested.</w:t>
      </w:r>
    </w:p>
    <w:p w14:paraId="1227F37E" w14:textId="77777777" w:rsidR="00B553BC" w:rsidRPr="00837CAE" w:rsidRDefault="00B553BC">
      <w:pPr>
        <w:spacing w:after="80" w:line="276" w:lineRule="auto"/>
        <w:jc w:val="both"/>
        <w:rPr>
          <w:rFonts w:ascii="Times New Roman" w:eastAsiaTheme="minorEastAsia" w:hAnsi="Times New Roman" w:cs="Times New Roman"/>
          <w:b/>
          <w:bCs/>
          <w:color w:val="202124"/>
          <w:rPrChange w:id="917" w:author="Stephen John Stretton" w:date="2024-04-16T06:18:00Z">
            <w:rPr>
              <w:rFonts w:ascii="Times New Roman" w:eastAsiaTheme="minorEastAsia" w:hAnsi="Times New Roman" w:cs="Times New Roman"/>
              <w:b/>
              <w:bCs/>
              <w:color w:val="202124"/>
              <w:sz w:val="24"/>
              <w:szCs w:val="24"/>
            </w:rPr>
          </w:rPrChange>
        </w:rPr>
        <w:pPrChange w:id="918" w:author="Stephen John Stretton" w:date="2024-04-16T06:18:00Z">
          <w:pPr>
            <w:spacing w:after="80" w:line="240" w:lineRule="auto"/>
            <w:jc w:val="both"/>
          </w:pPr>
        </w:pPrChange>
      </w:pPr>
      <w:r w:rsidRPr="00837CAE">
        <w:rPr>
          <w:rFonts w:ascii="Times New Roman" w:eastAsiaTheme="minorEastAsia" w:hAnsi="Times New Roman" w:cs="Times New Roman"/>
          <w:b/>
          <w:bCs/>
          <w:color w:val="202124"/>
          <w:rPrChange w:id="919" w:author="Stephen John Stretton" w:date="2024-04-16T06:18:00Z">
            <w:rPr>
              <w:rFonts w:ascii="Times New Roman" w:eastAsiaTheme="minorEastAsia" w:hAnsi="Times New Roman" w:cs="Times New Roman"/>
              <w:b/>
              <w:bCs/>
              <w:color w:val="202124"/>
              <w:sz w:val="24"/>
              <w:szCs w:val="24"/>
            </w:rPr>
          </w:rPrChange>
        </w:rPr>
        <w:br w:type="page"/>
      </w:r>
    </w:p>
    <w:p w14:paraId="2935DAA8" w14:textId="77777777" w:rsidR="00575DA4" w:rsidRPr="00837CAE" w:rsidRDefault="00575DA4">
      <w:pPr>
        <w:spacing w:after="80" w:line="276" w:lineRule="auto"/>
        <w:jc w:val="both"/>
        <w:rPr>
          <w:rFonts w:ascii="Times New Roman" w:eastAsiaTheme="minorEastAsia" w:hAnsi="Times New Roman" w:cs="Times New Roman"/>
          <w:b/>
          <w:bCs/>
          <w:color w:val="202124"/>
          <w:rPrChange w:id="920" w:author="Stephen John Stretton" w:date="2024-04-16T06:18:00Z">
            <w:rPr>
              <w:rFonts w:ascii="Times New Roman" w:eastAsiaTheme="minorEastAsia" w:hAnsi="Times New Roman" w:cs="Times New Roman"/>
              <w:b/>
              <w:bCs/>
              <w:color w:val="202124"/>
              <w:sz w:val="24"/>
              <w:szCs w:val="24"/>
            </w:rPr>
          </w:rPrChange>
        </w:rPr>
        <w:pPrChange w:id="921" w:author="Stephen John Stretton" w:date="2024-04-16T06:18:00Z">
          <w:pPr>
            <w:spacing w:after="80" w:line="240" w:lineRule="auto"/>
            <w:jc w:val="both"/>
          </w:pPr>
        </w:pPrChange>
      </w:pPr>
      <w:r w:rsidRPr="00837CAE">
        <w:rPr>
          <w:rFonts w:ascii="Times New Roman" w:eastAsiaTheme="minorEastAsia" w:hAnsi="Times New Roman" w:cs="Times New Roman"/>
          <w:b/>
          <w:bCs/>
          <w:color w:val="202124"/>
          <w:rPrChange w:id="922" w:author="Stephen John Stretton" w:date="2024-04-16T06:18:00Z">
            <w:rPr>
              <w:rFonts w:ascii="Times New Roman" w:eastAsiaTheme="minorEastAsia" w:hAnsi="Times New Roman" w:cs="Times New Roman"/>
              <w:b/>
              <w:bCs/>
              <w:color w:val="202124"/>
              <w:sz w:val="24"/>
              <w:szCs w:val="24"/>
            </w:rPr>
          </w:rPrChange>
        </w:rPr>
        <w:lastRenderedPageBreak/>
        <w:t>Financial Summary</w:t>
      </w:r>
    </w:p>
    <w:p w14:paraId="121216C8" w14:textId="73CE0C17" w:rsidR="00575DA4" w:rsidRPr="00837CAE" w:rsidRDefault="00575DA4">
      <w:pPr>
        <w:spacing w:after="80" w:line="276" w:lineRule="auto"/>
        <w:jc w:val="both"/>
        <w:rPr>
          <w:rFonts w:ascii="Times New Roman" w:eastAsiaTheme="minorEastAsia" w:hAnsi="Times New Roman" w:cs="Times New Roman"/>
          <w:color w:val="202124"/>
          <w:rPrChange w:id="923" w:author="Stephen John Stretton" w:date="2024-04-16T06:18:00Z">
            <w:rPr>
              <w:rFonts w:ascii="Times New Roman" w:eastAsiaTheme="minorEastAsia" w:hAnsi="Times New Roman" w:cs="Times New Roman"/>
              <w:color w:val="202124"/>
              <w:sz w:val="24"/>
              <w:szCs w:val="24"/>
            </w:rPr>
          </w:rPrChange>
        </w:rPr>
        <w:pPrChange w:id="924"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25" w:author="Stephen John Stretton" w:date="2024-04-16T06:18:00Z">
            <w:rPr>
              <w:rFonts w:ascii="Times New Roman" w:eastAsiaTheme="minorEastAsia" w:hAnsi="Times New Roman" w:cs="Times New Roman"/>
              <w:color w:val="202124"/>
              <w:sz w:val="24"/>
              <w:szCs w:val="24"/>
            </w:rPr>
          </w:rPrChange>
        </w:rPr>
        <w:t xml:space="preserve">The trust structure separates control and beneficiary. The voting shares are held by donors, and the beneficiary would be the future (post-2050) population of each developing country that wishes to participate. Developing countries, and their populations, could also contribute as donors with the beneficiaries their own </w:t>
      </w:r>
      <w:r w:rsidR="00E27AA2" w:rsidRPr="00837CAE">
        <w:rPr>
          <w:rFonts w:ascii="Times New Roman" w:eastAsiaTheme="minorEastAsia" w:hAnsi="Times New Roman" w:cs="Times New Roman"/>
          <w:color w:val="202124"/>
          <w:rPrChange w:id="926" w:author="Stephen John Stretton" w:date="2024-04-16T06:18:00Z">
            <w:rPr>
              <w:rFonts w:ascii="Times New Roman" w:eastAsiaTheme="minorEastAsia" w:hAnsi="Times New Roman" w:cs="Times New Roman"/>
              <w:color w:val="202124"/>
              <w:sz w:val="24"/>
              <w:szCs w:val="24"/>
            </w:rPr>
          </w:rPrChange>
        </w:rPr>
        <w:t xml:space="preserve">future </w:t>
      </w:r>
      <w:r w:rsidRPr="00837CAE">
        <w:rPr>
          <w:rFonts w:ascii="Times New Roman" w:eastAsiaTheme="minorEastAsia" w:hAnsi="Times New Roman" w:cs="Times New Roman"/>
          <w:color w:val="202124"/>
          <w:rPrChange w:id="927" w:author="Stephen John Stretton" w:date="2024-04-16T06:18:00Z">
            <w:rPr>
              <w:rFonts w:ascii="Times New Roman" w:eastAsiaTheme="minorEastAsia" w:hAnsi="Times New Roman" w:cs="Times New Roman"/>
              <w:color w:val="202124"/>
              <w:sz w:val="24"/>
              <w:szCs w:val="24"/>
            </w:rPr>
          </w:rPrChange>
        </w:rPr>
        <w:t>populations</w:t>
      </w:r>
      <w:r w:rsidR="00DB665E" w:rsidRPr="00837CAE">
        <w:rPr>
          <w:rFonts w:ascii="Times New Roman" w:eastAsiaTheme="minorEastAsia" w:hAnsi="Times New Roman" w:cs="Times New Roman"/>
          <w:color w:val="202124"/>
          <w:rPrChange w:id="928" w:author="Stephen John Stretton" w:date="2024-04-16T06:18:00Z">
            <w:rPr>
              <w:rFonts w:ascii="Times New Roman" w:eastAsiaTheme="minorEastAsia" w:hAnsi="Times New Roman" w:cs="Times New Roman"/>
              <w:color w:val="202124"/>
              <w:sz w:val="24"/>
              <w:szCs w:val="24"/>
            </w:rPr>
          </w:rPrChange>
        </w:rPr>
        <w:t>.</w:t>
      </w:r>
      <w:r w:rsidR="00E27AA2" w:rsidRPr="00837CAE">
        <w:rPr>
          <w:rFonts w:ascii="Times New Roman" w:eastAsiaTheme="minorEastAsia" w:hAnsi="Times New Roman" w:cs="Times New Roman"/>
          <w:color w:val="202124"/>
          <w:rPrChange w:id="929" w:author="Stephen John Stretton" w:date="2024-04-16T06:18:00Z">
            <w:rPr>
              <w:rFonts w:ascii="Times New Roman" w:eastAsiaTheme="minorEastAsia" w:hAnsi="Times New Roman" w:cs="Times New Roman"/>
              <w:color w:val="202124"/>
              <w:sz w:val="24"/>
              <w:szCs w:val="24"/>
            </w:rPr>
          </w:rPrChange>
        </w:rPr>
        <w:t xml:space="preserve"> </w:t>
      </w:r>
      <w:r w:rsidRPr="00837CAE">
        <w:rPr>
          <w:rFonts w:ascii="Times New Roman" w:eastAsiaTheme="minorEastAsia" w:hAnsi="Times New Roman" w:cs="Times New Roman"/>
          <w:color w:val="202124"/>
          <w:rPrChange w:id="930" w:author="Stephen John Stretton" w:date="2024-04-16T06:18:00Z">
            <w:rPr>
              <w:rFonts w:ascii="Times New Roman" w:eastAsiaTheme="minorEastAsia" w:hAnsi="Times New Roman" w:cs="Times New Roman"/>
              <w:color w:val="202124"/>
              <w:sz w:val="24"/>
              <w:szCs w:val="24"/>
            </w:rPr>
          </w:rPrChange>
        </w:rPr>
        <w:t>‘Child’ funds at a regionally scale could also be established later, in collaboration with regional and national development banks.</w:t>
      </w:r>
      <w:r w:rsidR="00DB665E" w:rsidRPr="00837CAE">
        <w:rPr>
          <w:rFonts w:ascii="Times New Roman" w:eastAsiaTheme="minorEastAsia" w:hAnsi="Times New Roman" w:cs="Times New Roman"/>
          <w:color w:val="202124"/>
          <w:rPrChange w:id="931" w:author="Stephen John Stretton" w:date="2024-04-16T06:18:00Z">
            <w:rPr>
              <w:rFonts w:ascii="Times New Roman" w:eastAsiaTheme="minorEastAsia" w:hAnsi="Times New Roman" w:cs="Times New Roman"/>
              <w:color w:val="202124"/>
              <w:sz w:val="24"/>
              <w:szCs w:val="24"/>
            </w:rPr>
          </w:rPrChange>
        </w:rPr>
        <w:t xml:space="preserve"> National scale funds </w:t>
      </w:r>
      <w:r w:rsidR="000569D2" w:rsidRPr="00837CAE">
        <w:rPr>
          <w:rFonts w:ascii="Times New Roman" w:eastAsiaTheme="minorEastAsia" w:hAnsi="Times New Roman" w:cs="Times New Roman"/>
          <w:color w:val="202124"/>
          <w:rPrChange w:id="932" w:author="Stephen John Stretton" w:date="2024-04-16T06:18:00Z">
            <w:rPr>
              <w:rFonts w:ascii="Times New Roman" w:eastAsiaTheme="minorEastAsia" w:hAnsi="Times New Roman" w:cs="Times New Roman"/>
              <w:color w:val="202124"/>
              <w:sz w:val="24"/>
              <w:szCs w:val="24"/>
            </w:rPr>
          </w:rPrChange>
        </w:rPr>
        <w:t xml:space="preserve">of a similar type can be established as </w:t>
      </w:r>
      <w:r w:rsidR="00DB665E" w:rsidRPr="00837CAE">
        <w:rPr>
          <w:rFonts w:ascii="Times New Roman" w:eastAsiaTheme="minorEastAsia" w:hAnsi="Times New Roman" w:cs="Times New Roman"/>
          <w:color w:val="202124"/>
          <w:rPrChange w:id="933" w:author="Stephen John Stretton" w:date="2024-04-16T06:18:00Z">
            <w:rPr>
              <w:rFonts w:ascii="Times New Roman" w:eastAsiaTheme="minorEastAsia" w:hAnsi="Times New Roman" w:cs="Times New Roman"/>
              <w:color w:val="202124"/>
              <w:sz w:val="24"/>
              <w:szCs w:val="24"/>
            </w:rPr>
          </w:rPrChange>
        </w:rPr>
        <w:t>climate investment pension funds.</w:t>
      </w:r>
    </w:p>
    <w:p w14:paraId="5B00AF87" w14:textId="77777777" w:rsidR="00575DA4" w:rsidRPr="00837CAE" w:rsidRDefault="00575DA4">
      <w:pPr>
        <w:spacing w:after="80" w:line="276" w:lineRule="auto"/>
        <w:jc w:val="both"/>
        <w:rPr>
          <w:rFonts w:ascii="Times New Roman" w:eastAsiaTheme="minorEastAsia" w:hAnsi="Times New Roman" w:cs="Times New Roman"/>
          <w:color w:val="202124"/>
          <w:rPrChange w:id="934" w:author="Stephen John Stretton" w:date="2024-04-16T06:18:00Z">
            <w:rPr>
              <w:rFonts w:ascii="Times New Roman" w:eastAsiaTheme="minorEastAsia" w:hAnsi="Times New Roman" w:cs="Times New Roman"/>
              <w:color w:val="202124"/>
              <w:sz w:val="24"/>
              <w:szCs w:val="24"/>
            </w:rPr>
          </w:rPrChange>
        </w:rPr>
        <w:pPrChange w:id="935"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36" w:author="Stephen John Stretton" w:date="2024-04-16T06:18:00Z">
            <w:rPr>
              <w:rFonts w:ascii="Times New Roman" w:eastAsiaTheme="minorEastAsia" w:hAnsi="Times New Roman" w:cs="Times New Roman"/>
              <w:color w:val="202124"/>
              <w:sz w:val="24"/>
              <w:szCs w:val="24"/>
            </w:rPr>
          </w:rPrChange>
        </w:rPr>
        <w:t xml:space="preserve">The financial structure can be compared to the ‘investment accounts’ part of the resilience and sustainability trust (RST) set up by the IMF. In both cases the donation comes from rich donor countries: in the IMF’s case from allocation of SDRs from rich countries, in the CIT case, from donor countries. The CIT functions of insurance and blended project equity investment are designed to maximize both financial return and impact and so provide an attractive option for donors. </w:t>
      </w:r>
    </w:p>
    <w:p w14:paraId="445AA2B6" w14:textId="0A10BDE0" w:rsidR="00575DA4" w:rsidRPr="00837CAE" w:rsidRDefault="00575DA4">
      <w:pPr>
        <w:spacing w:after="80" w:line="276" w:lineRule="auto"/>
        <w:jc w:val="both"/>
        <w:rPr>
          <w:rFonts w:ascii="Times New Roman" w:eastAsiaTheme="minorEastAsia" w:hAnsi="Times New Roman" w:cs="Times New Roman"/>
          <w:color w:val="202124"/>
          <w:rPrChange w:id="937" w:author="Stephen John Stretton" w:date="2024-04-16T06:18:00Z">
            <w:rPr>
              <w:rFonts w:ascii="Times New Roman" w:eastAsiaTheme="minorEastAsia" w:hAnsi="Times New Roman" w:cs="Times New Roman"/>
              <w:color w:val="202124"/>
              <w:sz w:val="24"/>
              <w:szCs w:val="24"/>
            </w:rPr>
          </w:rPrChange>
        </w:rPr>
        <w:pPrChange w:id="938"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39" w:author="Stephen John Stretton" w:date="2024-04-16T06:18:00Z">
            <w:rPr>
              <w:rFonts w:ascii="Times New Roman" w:eastAsiaTheme="minorEastAsia" w:hAnsi="Times New Roman" w:cs="Times New Roman"/>
              <w:color w:val="202124"/>
              <w:sz w:val="24"/>
              <w:szCs w:val="24"/>
            </w:rPr>
          </w:rPrChange>
        </w:rPr>
        <w:t>Private investment (for example by pension funds and sovereign wealth funds such as the Norwegian Sovereign wealth fund) in the activities is also permitted, so long as such stakes pay a fee (about 25% of investment returns) to the trust, and those stakes carry voting rights</w:t>
      </w:r>
      <w:r w:rsidR="00677618" w:rsidRPr="00837CAE">
        <w:rPr>
          <w:rFonts w:ascii="Times New Roman" w:eastAsiaTheme="minorEastAsia" w:hAnsi="Times New Roman" w:cs="Times New Roman"/>
          <w:color w:val="202124"/>
          <w:rPrChange w:id="940" w:author="Stephen John Stretton" w:date="2024-04-16T06:18:00Z">
            <w:rPr>
              <w:rFonts w:ascii="Times New Roman" w:eastAsiaTheme="minorEastAsia" w:hAnsi="Times New Roman" w:cs="Times New Roman"/>
              <w:color w:val="202124"/>
              <w:sz w:val="24"/>
              <w:szCs w:val="24"/>
            </w:rPr>
          </w:rPrChange>
        </w:rPr>
        <w:t xml:space="preserve"> only in the investment part of the scheme and not the </w:t>
      </w:r>
      <w:r w:rsidR="00137180" w:rsidRPr="00837CAE">
        <w:rPr>
          <w:rFonts w:ascii="Times New Roman" w:eastAsiaTheme="minorEastAsia" w:hAnsi="Times New Roman" w:cs="Times New Roman"/>
          <w:color w:val="202124"/>
          <w:rPrChange w:id="941" w:author="Stephen John Stretton" w:date="2024-04-16T06:18:00Z">
            <w:rPr>
              <w:rFonts w:ascii="Times New Roman" w:eastAsiaTheme="minorEastAsia" w:hAnsi="Times New Roman" w:cs="Times New Roman"/>
              <w:color w:val="202124"/>
              <w:sz w:val="24"/>
              <w:szCs w:val="24"/>
            </w:rPr>
          </w:rPrChange>
        </w:rPr>
        <w:t xml:space="preserve">fee, </w:t>
      </w:r>
      <w:r w:rsidR="00677618" w:rsidRPr="00837CAE">
        <w:rPr>
          <w:rFonts w:ascii="Times New Roman" w:eastAsiaTheme="minorEastAsia" w:hAnsi="Times New Roman" w:cs="Times New Roman"/>
          <w:color w:val="202124"/>
          <w:rPrChange w:id="942" w:author="Stephen John Stretton" w:date="2024-04-16T06:18:00Z">
            <w:rPr>
              <w:rFonts w:ascii="Times New Roman" w:eastAsiaTheme="minorEastAsia" w:hAnsi="Times New Roman" w:cs="Times New Roman"/>
              <w:color w:val="202124"/>
              <w:sz w:val="24"/>
              <w:szCs w:val="24"/>
            </w:rPr>
          </w:rPrChange>
        </w:rPr>
        <w:t>insurance or incentives function</w:t>
      </w:r>
      <w:r w:rsidRPr="00837CAE">
        <w:rPr>
          <w:rFonts w:ascii="Times New Roman" w:eastAsiaTheme="minorEastAsia" w:hAnsi="Times New Roman" w:cs="Times New Roman"/>
          <w:color w:val="202124"/>
          <w:rPrChange w:id="943" w:author="Stephen John Stretton" w:date="2024-04-16T06:18:00Z">
            <w:rPr>
              <w:rFonts w:ascii="Times New Roman" w:eastAsiaTheme="minorEastAsia" w:hAnsi="Times New Roman" w:cs="Times New Roman"/>
              <w:color w:val="202124"/>
              <w:sz w:val="24"/>
              <w:szCs w:val="24"/>
            </w:rPr>
          </w:rPrChange>
        </w:rPr>
        <w:t xml:space="preserve">. </w:t>
      </w:r>
    </w:p>
    <w:p w14:paraId="642103B2" w14:textId="4BF533DA" w:rsidR="00575DA4" w:rsidRPr="00837CAE" w:rsidRDefault="00575DA4">
      <w:pPr>
        <w:spacing w:after="80" w:line="276" w:lineRule="auto"/>
        <w:jc w:val="both"/>
        <w:rPr>
          <w:rFonts w:ascii="Times New Roman" w:eastAsiaTheme="minorEastAsia" w:hAnsi="Times New Roman" w:cs="Times New Roman"/>
          <w:color w:val="202124"/>
          <w:rPrChange w:id="944" w:author="Stephen John Stretton" w:date="2024-04-16T06:18:00Z">
            <w:rPr>
              <w:rFonts w:ascii="Times New Roman" w:eastAsiaTheme="minorEastAsia" w:hAnsi="Times New Roman" w:cs="Times New Roman"/>
              <w:color w:val="202124"/>
              <w:sz w:val="24"/>
              <w:szCs w:val="24"/>
            </w:rPr>
          </w:rPrChange>
        </w:rPr>
        <w:pPrChange w:id="945" w:author="Stephen John Stretton" w:date="2024-04-16T06:18:00Z">
          <w:pPr>
            <w:spacing w:after="80" w:line="240" w:lineRule="auto"/>
            <w:jc w:val="both"/>
          </w:pPr>
        </w:pPrChange>
      </w:pPr>
      <w:commentRangeStart w:id="946"/>
      <w:commentRangeStart w:id="947"/>
      <w:r w:rsidRPr="00837CAE">
        <w:rPr>
          <w:rFonts w:ascii="Times New Roman" w:eastAsiaTheme="minorEastAsia" w:hAnsi="Times New Roman" w:cs="Times New Roman"/>
          <w:color w:val="202124"/>
          <w:rPrChange w:id="948" w:author="Stephen John Stretton" w:date="2024-04-16T06:18:00Z">
            <w:rPr>
              <w:rFonts w:ascii="Times New Roman" w:eastAsiaTheme="minorEastAsia" w:hAnsi="Times New Roman" w:cs="Times New Roman"/>
              <w:color w:val="202124"/>
              <w:sz w:val="24"/>
              <w:szCs w:val="24"/>
            </w:rPr>
          </w:rPrChange>
        </w:rPr>
        <w:t>The capital structure could be for example, $</w:t>
      </w:r>
      <w:r w:rsidR="00371B3A" w:rsidRPr="00837CAE">
        <w:rPr>
          <w:rFonts w:ascii="Times New Roman" w:eastAsiaTheme="minorEastAsia" w:hAnsi="Times New Roman" w:cs="Times New Roman"/>
          <w:color w:val="202124"/>
          <w:rPrChange w:id="949" w:author="Stephen John Stretton" w:date="2024-04-16T06:18:00Z">
            <w:rPr>
              <w:rFonts w:ascii="Times New Roman" w:eastAsiaTheme="minorEastAsia" w:hAnsi="Times New Roman" w:cs="Times New Roman"/>
              <w:color w:val="202124"/>
              <w:sz w:val="24"/>
              <w:szCs w:val="24"/>
            </w:rPr>
          </w:rPrChange>
        </w:rPr>
        <w:t>5</w:t>
      </w:r>
      <w:r w:rsidRPr="00837CAE">
        <w:rPr>
          <w:rFonts w:ascii="Times New Roman" w:eastAsiaTheme="minorEastAsia" w:hAnsi="Times New Roman" w:cs="Times New Roman"/>
          <w:color w:val="202124"/>
          <w:rPrChange w:id="950" w:author="Stephen John Stretton" w:date="2024-04-16T06:18:00Z">
            <w:rPr>
              <w:rFonts w:ascii="Times New Roman" w:eastAsiaTheme="minorEastAsia" w:hAnsi="Times New Roman" w:cs="Times New Roman"/>
              <w:color w:val="202124"/>
              <w:sz w:val="24"/>
              <w:szCs w:val="24"/>
            </w:rPr>
          </w:rPrChange>
        </w:rPr>
        <w:t>bn in the trust (consisting of $</w:t>
      </w:r>
      <w:r w:rsidR="006568A7" w:rsidRPr="00837CAE">
        <w:rPr>
          <w:rFonts w:ascii="Times New Roman" w:eastAsiaTheme="minorEastAsia" w:hAnsi="Times New Roman" w:cs="Times New Roman"/>
          <w:color w:val="202124"/>
          <w:rPrChange w:id="951" w:author="Stephen John Stretton" w:date="2024-04-16T06:18:00Z">
            <w:rPr>
              <w:rFonts w:ascii="Times New Roman" w:eastAsiaTheme="minorEastAsia" w:hAnsi="Times New Roman" w:cs="Times New Roman"/>
              <w:color w:val="202124"/>
              <w:sz w:val="24"/>
              <w:szCs w:val="24"/>
            </w:rPr>
          </w:rPrChange>
        </w:rPr>
        <w:t>1</w:t>
      </w:r>
      <w:r w:rsidRPr="00837CAE">
        <w:rPr>
          <w:rFonts w:ascii="Times New Roman" w:eastAsiaTheme="minorEastAsia" w:hAnsi="Times New Roman" w:cs="Times New Roman"/>
          <w:color w:val="202124"/>
          <w:rPrChange w:id="952" w:author="Stephen John Stretton" w:date="2024-04-16T06:18:00Z">
            <w:rPr>
              <w:rFonts w:ascii="Times New Roman" w:eastAsiaTheme="minorEastAsia" w:hAnsi="Times New Roman" w:cs="Times New Roman"/>
              <w:color w:val="202124"/>
              <w:sz w:val="24"/>
              <w:szCs w:val="24"/>
            </w:rPr>
          </w:rPrChange>
        </w:rPr>
        <w:t>bn donor funds and $</w:t>
      </w:r>
      <w:r w:rsidR="006568A7" w:rsidRPr="00837CAE">
        <w:rPr>
          <w:rFonts w:ascii="Times New Roman" w:eastAsiaTheme="minorEastAsia" w:hAnsi="Times New Roman" w:cs="Times New Roman"/>
          <w:color w:val="202124"/>
          <w:rPrChange w:id="953" w:author="Stephen John Stretton" w:date="2024-04-16T06:18:00Z">
            <w:rPr>
              <w:rFonts w:ascii="Times New Roman" w:eastAsiaTheme="minorEastAsia" w:hAnsi="Times New Roman" w:cs="Times New Roman"/>
              <w:color w:val="202124"/>
              <w:sz w:val="24"/>
              <w:szCs w:val="24"/>
            </w:rPr>
          </w:rPrChange>
        </w:rPr>
        <w:t>4</w:t>
      </w:r>
      <w:r w:rsidRPr="00837CAE">
        <w:rPr>
          <w:rFonts w:ascii="Times New Roman" w:eastAsiaTheme="minorEastAsia" w:hAnsi="Times New Roman" w:cs="Times New Roman"/>
          <w:color w:val="202124"/>
          <w:rPrChange w:id="954" w:author="Stephen John Stretton" w:date="2024-04-16T06:18:00Z">
            <w:rPr>
              <w:rFonts w:ascii="Times New Roman" w:eastAsiaTheme="minorEastAsia" w:hAnsi="Times New Roman" w:cs="Times New Roman"/>
              <w:color w:val="202124"/>
              <w:sz w:val="24"/>
              <w:szCs w:val="24"/>
            </w:rPr>
          </w:rPrChange>
        </w:rPr>
        <w:t>bn of co-investment from developing countries financed by long term DPFs) with $</w:t>
      </w:r>
      <w:r w:rsidR="009E4F77" w:rsidRPr="00837CAE">
        <w:rPr>
          <w:rFonts w:ascii="Times New Roman" w:eastAsiaTheme="minorEastAsia" w:hAnsi="Times New Roman" w:cs="Times New Roman"/>
          <w:color w:val="202124"/>
          <w:rPrChange w:id="955" w:author="Stephen John Stretton" w:date="2024-04-16T06:18:00Z">
            <w:rPr>
              <w:rFonts w:ascii="Times New Roman" w:eastAsiaTheme="minorEastAsia" w:hAnsi="Times New Roman" w:cs="Times New Roman"/>
              <w:color w:val="202124"/>
              <w:sz w:val="24"/>
              <w:szCs w:val="24"/>
            </w:rPr>
          </w:rPrChange>
        </w:rPr>
        <w:t>95</w:t>
      </w:r>
      <w:r w:rsidRPr="00837CAE">
        <w:rPr>
          <w:rFonts w:ascii="Times New Roman" w:eastAsiaTheme="minorEastAsia" w:hAnsi="Times New Roman" w:cs="Times New Roman"/>
          <w:color w:val="202124"/>
          <w:rPrChange w:id="956" w:author="Stephen John Stretton" w:date="2024-04-16T06:18:00Z">
            <w:rPr>
              <w:rFonts w:ascii="Times New Roman" w:eastAsiaTheme="minorEastAsia" w:hAnsi="Times New Roman" w:cs="Times New Roman"/>
              <w:color w:val="202124"/>
              <w:sz w:val="24"/>
              <w:szCs w:val="24"/>
            </w:rPr>
          </w:rPrChange>
        </w:rPr>
        <w:t>bn of equity investment e.g. from sovereign wealth funds. This could leverage addition</w:t>
      </w:r>
      <w:r w:rsidR="00D11B5D" w:rsidRPr="00837CAE">
        <w:rPr>
          <w:rFonts w:ascii="Times New Roman" w:eastAsiaTheme="minorEastAsia" w:hAnsi="Times New Roman" w:cs="Times New Roman"/>
          <w:color w:val="202124"/>
          <w:rPrChange w:id="957" w:author="Stephen John Stretton" w:date="2024-04-16T06:18:00Z">
            <w:rPr>
              <w:rFonts w:ascii="Times New Roman" w:eastAsiaTheme="minorEastAsia" w:hAnsi="Times New Roman" w:cs="Times New Roman"/>
              <w:color w:val="202124"/>
              <w:sz w:val="24"/>
              <w:szCs w:val="24"/>
            </w:rPr>
          </w:rPrChange>
        </w:rPr>
        <w:t>al</w:t>
      </w:r>
      <w:r w:rsidRPr="00837CAE">
        <w:rPr>
          <w:rFonts w:ascii="Times New Roman" w:eastAsiaTheme="minorEastAsia" w:hAnsi="Times New Roman" w:cs="Times New Roman"/>
          <w:color w:val="202124"/>
          <w:rPrChange w:id="958" w:author="Stephen John Stretton" w:date="2024-04-16T06:18:00Z">
            <w:rPr>
              <w:rFonts w:ascii="Times New Roman" w:eastAsiaTheme="minorEastAsia" w:hAnsi="Times New Roman" w:cs="Times New Roman"/>
              <w:color w:val="202124"/>
              <w:sz w:val="24"/>
              <w:szCs w:val="24"/>
            </w:rPr>
          </w:rPrChange>
        </w:rPr>
        <w:t xml:space="preserve"> $400bn of debt financing.</w:t>
      </w:r>
      <w:commentRangeEnd w:id="946"/>
      <w:r w:rsidR="00B36C55" w:rsidRPr="00837CAE">
        <w:rPr>
          <w:rStyle w:val="CommentReference"/>
          <w:sz w:val="22"/>
          <w:szCs w:val="22"/>
          <w:rPrChange w:id="959" w:author="Stephen John Stretton" w:date="2024-04-16T06:18:00Z">
            <w:rPr>
              <w:rStyle w:val="CommentReference"/>
            </w:rPr>
          </w:rPrChange>
        </w:rPr>
        <w:commentReference w:id="946"/>
      </w:r>
      <w:commentRangeEnd w:id="947"/>
      <w:r w:rsidR="00837CAE" w:rsidRPr="00837CAE">
        <w:rPr>
          <w:rStyle w:val="CommentReference"/>
          <w:sz w:val="22"/>
          <w:szCs w:val="22"/>
          <w:rPrChange w:id="960" w:author="Stephen John Stretton" w:date="2024-04-16T06:18:00Z">
            <w:rPr>
              <w:rStyle w:val="CommentReference"/>
            </w:rPr>
          </w:rPrChange>
        </w:rPr>
        <w:commentReference w:id="947"/>
      </w:r>
      <w:ins w:id="961" w:author="Stephen John Stretton" w:date="2024-04-16T06:15:00Z">
        <w:r w:rsidR="00837CAE" w:rsidRPr="00837CAE">
          <w:rPr>
            <w:rFonts w:ascii="Times New Roman" w:eastAsiaTheme="minorEastAsia" w:hAnsi="Times New Roman" w:cs="Times New Roman"/>
            <w:color w:val="202124"/>
            <w:rPrChange w:id="962" w:author="Stephen John Stretton" w:date="2024-04-16T06:18:00Z">
              <w:rPr>
                <w:rFonts w:ascii="Times New Roman" w:eastAsiaTheme="minorEastAsia" w:hAnsi="Times New Roman" w:cs="Times New Roman"/>
                <w:color w:val="202124"/>
                <w:sz w:val="24"/>
                <w:szCs w:val="24"/>
              </w:rPr>
            </w:rPrChange>
          </w:rPr>
          <w:t xml:space="preserve"> These numbers and leverage factors are tentative and indicative and would need to be justified by formal modelling and analysis.</w:t>
        </w:r>
      </w:ins>
    </w:p>
    <w:p w14:paraId="6197ACDD" w14:textId="3544070D" w:rsidR="00575DA4" w:rsidRPr="00837CAE" w:rsidRDefault="00575DA4">
      <w:pPr>
        <w:spacing w:after="80" w:line="276" w:lineRule="auto"/>
        <w:jc w:val="both"/>
        <w:rPr>
          <w:rFonts w:ascii="Times New Roman" w:eastAsiaTheme="minorEastAsia" w:hAnsi="Times New Roman" w:cs="Times New Roman"/>
          <w:color w:val="202124"/>
          <w:rPrChange w:id="963" w:author="Stephen John Stretton" w:date="2024-04-16T06:18:00Z">
            <w:rPr>
              <w:rFonts w:ascii="Times New Roman" w:eastAsiaTheme="minorEastAsia" w:hAnsi="Times New Roman" w:cs="Times New Roman"/>
              <w:color w:val="202124"/>
              <w:sz w:val="24"/>
              <w:szCs w:val="24"/>
            </w:rPr>
          </w:rPrChange>
        </w:rPr>
        <w:pPrChange w:id="964"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65" w:author="Stephen John Stretton" w:date="2024-04-16T06:18:00Z">
            <w:rPr>
              <w:rFonts w:ascii="Times New Roman" w:eastAsiaTheme="minorEastAsia" w:hAnsi="Times New Roman" w:cs="Times New Roman"/>
              <w:color w:val="202124"/>
              <w:sz w:val="24"/>
              <w:szCs w:val="24"/>
            </w:rPr>
          </w:rPrChange>
        </w:rPr>
        <w:t>Thus the global trust could leverage private investment of about $500bn. Since the project only invests in the initial stages of projects, the money would be recycled through selling on equity stakes into the market. Given an average project construction phase of two years, the total investment leveraged would be around $250bn</w:t>
      </w:r>
      <w:r w:rsidR="000716F1" w:rsidRPr="00837CAE">
        <w:rPr>
          <w:rFonts w:ascii="Times New Roman" w:eastAsiaTheme="minorEastAsia" w:hAnsi="Times New Roman" w:cs="Times New Roman"/>
          <w:color w:val="202124"/>
          <w:rPrChange w:id="966" w:author="Stephen John Stretton" w:date="2024-04-16T06:18:00Z">
            <w:rPr>
              <w:rFonts w:ascii="Times New Roman" w:eastAsiaTheme="minorEastAsia" w:hAnsi="Times New Roman" w:cs="Times New Roman"/>
              <w:color w:val="202124"/>
              <w:sz w:val="24"/>
              <w:szCs w:val="24"/>
            </w:rPr>
          </w:rPrChange>
        </w:rPr>
        <w:t xml:space="preserve"> per</w:t>
      </w:r>
      <w:r w:rsidRPr="00837CAE">
        <w:rPr>
          <w:rFonts w:ascii="Times New Roman" w:eastAsiaTheme="minorEastAsia" w:hAnsi="Times New Roman" w:cs="Times New Roman"/>
          <w:color w:val="202124"/>
          <w:rPrChange w:id="967" w:author="Stephen John Stretton" w:date="2024-04-16T06:18:00Z">
            <w:rPr>
              <w:rFonts w:ascii="Times New Roman" w:eastAsiaTheme="minorEastAsia" w:hAnsi="Times New Roman" w:cs="Times New Roman"/>
              <w:color w:val="202124"/>
              <w:sz w:val="24"/>
              <w:szCs w:val="24"/>
            </w:rPr>
          </w:rPrChange>
        </w:rPr>
        <w:t xml:space="preserve"> year ($500bn divided by the construction time of two years). </w:t>
      </w:r>
    </w:p>
    <w:p w14:paraId="12CF7507" w14:textId="785B603F" w:rsidR="00575DA4" w:rsidRPr="00837CAE" w:rsidRDefault="00575DA4">
      <w:pPr>
        <w:spacing w:after="80" w:line="276" w:lineRule="auto"/>
        <w:jc w:val="both"/>
        <w:rPr>
          <w:rFonts w:ascii="Times New Roman" w:eastAsiaTheme="minorEastAsia" w:hAnsi="Times New Roman" w:cs="Times New Roman"/>
          <w:color w:val="202124"/>
          <w:rPrChange w:id="968" w:author="Stephen John Stretton" w:date="2024-04-16T06:18:00Z">
            <w:rPr>
              <w:rFonts w:ascii="Times New Roman" w:eastAsiaTheme="minorEastAsia" w:hAnsi="Times New Roman" w:cs="Times New Roman"/>
              <w:color w:val="202124"/>
              <w:sz w:val="24"/>
              <w:szCs w:val="24"/>
            </w:rPr>
          </w:rPrChange>
        </w:rPr>
        <w:pPrChange w:id="969"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70" w:author="Stephen John Stretton" w:date="2024-04-16T06:18:00Z">
            <w:rPr>
              <w:rFonts w:ascii="Times New Roman" w:eastAsiaTheme="minorEastAsia" w:hAnsi="Times New Roman" w:cs="Times New Roman"/>
              <w:color w:val="202124"/>
              <w:sz w:val="24"/>
              <w:szCs w:val="24"/>
            </w:rPr>
          </w:rPrChange>
        </w:rPr>
        <w:t>The infrastructure and size for seven regional ‘child’ funds (China, SAR, ECA, EAP, Africa, North America, South America ) would be the same and managed centrally at first and could contribute to an additional $1.75tr per year investment, giving a total of $2 trillion total per year investment</w:t>
      </w:r>
      <w:r w:rsidR="008D5E94" w:rsidRPr="00837CAE">
        <w:rPr>
          <w:rFonts w:ascii="Times New Roman" w:eastAsiaTheme="minorEastAsia" w:hAnsi="Times New Roman" w:cs="Times New Roman"/>
          <w:color w:val="202124"/>
          <w:rPrChange w:id="971" w:author="Stephen John Stretton" w:date="2024-04-16T06:18:00Z">
            <w:rPr>
              <w:rFonts w:ascii="Times New Roman" w:eastAsiaTheme="minorEastAsia" w:hAnsi="Times New Roman" w:cs="Times New Roman"/>
              <w:color w:val="202124"/>
              <w:sz w:val="24"/>
              <w:szCs w:val="24"/>
            </w:rPr>
          </w:rPrChange>
        </w:rPr>
        <w:t>, or a balance sheet size of $4trillion.</w:t>
      </w:r>
      <w:r w:rsidRPr="00837CAE">
        <w:rPr>
          <w:rFonts w:ascii="Times New Roman" w:eastAsiaTheme="minorEastAsia" w:hAnsi="Times New Roman" w:cs="Times New Roman"/>
          <w:color w:val="202124"/>
          <w:rPrChange w:id="972" w:author="Stephen John Stretton" w:date="2024-04-16T06:18:00Z">
            <w:rPr>
              <w:rFonts w:ascii="Times New Roman" w:eastAsiaTheme="minorEastAsia" w:hAnsi="Times New Roman" w:cs="Times New Roman"/>
              <w:color w:val="202124"/>
              <w:sz w:val="24"/>
              <w:szCs w:val="24"/>
            </w:rPr>
          </w:rPrChange>
        </w:rPr>
        <w:t xml:space="preserve"> </w:t>
      </w:r>
    </w:p>
    <w:p w14:paraId="3BC93FBF" w14:textId="7F13CA54" w:rsidR="00575DA4" w:rsidRPr="00837CAE" w:rsidRDefault="001465DE">
      <w:pPr>
        <w:spacing w:after="80" w:line="276" w:lineRule="auto"/>
        <w:jc w:val="both"/>
        <w:rPr>
          <w:rFonts w:ascii="Times New Roman" w:eastAsiaTheme="minorEastAsia" w:hAnsi="Times New Roman" w:cs="Times New Roman"/>
          <w:color w:val="202124"/>
          <w:rPrChange w:id="973" w:author="Stephen John Stretton" w:date="2024-04-16T06:18:00Z">
            <w:rPr>
              <w:rFonts w:ascii="Times New Roman" w:eastAsiaTheme="minorEastAsia" w:hAnsi="Times New Roman" w:cs="Times New Roman"/>
              <w:color w:val="202124"/>
              <w:sz w:val="24"/>
              <w:szCs w:val="24"/>
            </w:rPr>
          </w:rPrChange>
        </w:rPr>
        <w:pPrChange w:id="974"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75" w:author="Stephen John Stretton" w:date="2024-04-16T06:18:00Z">
            <w:rPr>
              <w:rFonts w:ascii="Times New Roman" w:eastAsiaTheme="minorEastAsia" w:hAnsi="Times New Roman" w:cs="Times New Roman"/>
              <w:color w:val="202124"/>
              <w:sz w:val="24"/>
              <w:szCs w:val="24"/>
            </w:rPr>
          </w:rPrChange>
        </w:rPr>
        <w:t>Given the</w:t>
      </w:r>
      <w:r w:rsidR="00575DA4" w:rsidRPr="00837CAE">
        <w:rPr>
          <w:rFonts w:ascii="Times New Roman" w:eastAsiaTheme="minorEastAsia" w:hAnsi="Times New Roman" w:cs="Times New Roman"/>
          <w:color w:val="202124"/>
          <w:rPrChange w:id="976" w:author="Stephen John Stretton" w:date="2024-04-16T06:18:00Z">
            <w:rPr>
              <w:rFonts w:ascii="Times New Roman" w:eastAsiaTheme="minorEastAsia" w:hAnsi="Times New Roman" w:cs="Times New Roman"/>
              <w:color w:val="202124"/>
              <w:sz w:val="24"/>
              <w:szCs w:val="24"/>
            </w:rPr>
          </w:rPrChange>
        </w:rPr>
        <w:t xml:space="preserve"> size of the total global system of 8 funds and given the average project lifetime of 2 years, the total leveraged investment</w:t>
      </w:r>
      <w:del w:id="977" w:author="Jon Strand" w:date="2024-04-01T16:29:00Z">
        <w:r w:rsidR="00575DA4" w:rsidRPr="00837CAE" w:rsidDel="00B36C55">
          <w:rPr>
            <w:rFonts w:ascii="Times New Roman" w:eastAsiaTheme="minorEastAsia" w:hAnsi="Times New Roman" w:cs="Times New Roman"/>
            <w:color w:val="202124"/>
            <w:rPrChange w:id="978" w:author="Stephen John Stretton" w:date="2024-04-16T06:18:00Z">
              <w:rPr>
                <w:rFonts w:ascii="Times New Roman" w:eastAsiaTheme="minorEastAsia" w:hAnsi="Times New Roman" w:cs="Times New Roman"/>
                <w:color w:val="202124"/>
                <w:sz w:val="24"/>
                <w:szCs w:val="24"/>
              </w:rPr>
            </w:rPrChange>
          </w:rPr>
          <w:delText xml:space="preserve"> after 2 years</w:delText>
        </w:r>
      </w:del>
      <w:r w:rsidR="00575DA4" w:rsidRPr="00837CAE">
        <w:rPr>
          <w:rFonts w:ascii="Times New Roman" w:eastAsiaTheme="minorEastAsia" w:hAnsi="Times New Roman" w:cs="Times New Roman"/>
          <w:color w:val="202124"/>
          <w:rPrChange w:id="979" w:author="Stephen John Stretton" w:date="2024-04-16T06:18:00Z">
            <w:rPr>
              <w:rFonts w:ascii="Times New Roman" w:eastAsiaTheme="minorEastAsia" w:hAnsi="Times New Roman" w:cs="Times New Roman"/>
              <w:color w:val="202124"/>
              <w:sz w:val="24"/>
              <w:szCs w:val="24"/>
            </w:rPr>
          </w:rPrChange>
        </w:rPr>
        <w:t xml:space="preserve"> would be about $4tr after two years, on an equity balance sheet of $800bn of equity of which $40bn is the total size of the trust beneficiary accounts. </w:t>
      </w:r>
    </w:p>
    <w:p w14:paraId="329F50B0" w14:textId="77777777" w:rsidR="00575DA4" w:rsidRPr="00837CAE" w:rsidRDefault="00575DA4">
      <w:pPr>
        <w:spacing w:after="80" w:line="276" w:lineRule="auto"/>
        <w:jc w:val="both"/>
        <w:rPr>
          <w:rFonts w:ascii="Times New Roman" w:eastAsiaTheme="minorEastAsia" w:hAnsi="Times New Roman" w:cs="Times New Roman"/>
          <w:color w:val="202124"/>
          <w:rPrChange w:id="980" w:author="Stephen John Stretton" w:date="2024-04-16T06:18:00Z">
            <w:rPr>
              <w:rFonts w:ascii="Times New Roman" w:eastAsiaTheme="minorEastAsia" w:hAnsi="Times New Roman" w:cs="Times New Roman"/>
              <w:color w:val="202124"/>
              <w:sz w:val="24"/>
              <w:szCs w:val="24"/>
            </w:rPr>
          </w:rPrChange>
        </w:rPr>
        <w:pPrChange w:id="981"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82" w:author="Stephen John Stretton" w:date="2024-04-16T06:18:00Z">
            <w:rPr>
              <w:rFonts w:ascii="Times New Roman" w:eastAsiaTheme="minorEastAsia" w:hAnsi="Times New Roman" w:cs="Times New Roman"/>
              <w:color w:val="202124"/>
              <w:sz w:val="24"/>
              <w:szCs w:val="24"/>
            </w:rPr>
          </w:rPrChange>
        </w:rPr>
        <w:t xml:space="preserve">Assuming a total return of the equity component of 10% on $800bn, of which payments to the trust would be 2.5% or $20bn per year. Given the total size of the doubling the size of the trust component (and thus the overall structure) every two years. </w:t>
      </w:r>
    </w:p>
    <w:p w14:paraId="654B0D66" w14:textId="20784178" w:rsidR="000716F1" w:rsidRPr="00837CAE" w:rsidRDefault="00575DA4">
      <w:pPr>
        <w:spacing w:after="80" w:line="276" w:lineRule="auto"/>
        <w:jc w:val="both"/>
        <w:rPr>
          <w:rFonts w:ascii="Times New Roman" w:eastAsiaTheme="minorEastAsia" w:hAnsi="Times New Roman" w:cs="Times New Roman"/>
          <w:color w:val="202124"/>
          <w:rPrChange w:id="983" w:author="Stephen John Stretton" w:date="2024-04-16T06:18:00Z">
            <w:rPr>
              <w:rFonts w:ascii="Times New Roman" w:eastAsiaTheme="minorEastAsia" w:hAnsi="Times New Roman" w:cs="Times New Roman"/>
              <w:color w:val="202124"/>
              <w:sz w:val="24"/>
              <w:szCs w:val="24"/>
            </w:rPr>
          </w:rPrChange>
        </w:rPr>
        <w:pPrChange w:id="984"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85" w:author="Stephen John Stretton" w:date="2024-04-16T06:18:00Z">
            <w:rPr>
              <w:rFonts w:ascii="Times New Roman" w:eastAsiaTheme="minorEastAsia" w:hAnsi="Times New Roman" w:cs="Times New Roman"/>
              <w:color w:val="202124"/>
              <w:sz w:val="24"/>
              <w:szCs w:val="24"/>
            </w:rPr>
          </w:rPrChange>
        </w:rPr>
        <w:t xml:space="preserve">The allocation of beneficiary accounts depends on performance. </w:t>
      </w:r>
      <w:r w:rsidR="00274869" w:rsidRPr="00837CAE">
        <w:rPr>
          <w:rFonts w:ascii="Times New Roman" w:eastAsiaTheme="minorEastAsia" w:hAnsi="Times New Roman" w:cs="Times New Roman"/>
          <w:color w:val="202124"/>
          <w:rPrChange w:id="986" w:author="Stephen John Stretton" w:date="2024-04-16T06:18:00Z">
            <w:rPr>
              <w:rFonts w:ascii="Times New Roman" w:eastAsiaTheme="minorEastAsia" w:hAnsi="Times New Roman" w:cs="Times New Roman"/>
              <w:color w:val="202124"/>
              <w:sz w:val="24"/>
              <w:szCs w:val="24"/>
            </w:rPr>
          </w:rPrChange>
        </w:rPr>
        <w:t xml:space="preserve">We propose to commence sectorally, focusing only on global coal phase-out and rainforest protection. </w:t>
      </w:r>
      <w:r w:rsidRPr="00837CAE">
        <w:rPr>
          <w:rFonts w:ascii="Times New Roman" w:eastAsiaTheme="minorEastAsia" w:hAnsi="Times New Roman" w:cs="Times New Roman"/>
          <w:color w:val="202124"/>
          <w:rPrChange w:id="987" w:author="Stephen John Stretton" w:date="2024-04-16T06:18:00Z">
            <w:rPr>
              <w:rFonts w:ascii="Times New Roman" w:eastAsiaTheme="minorEastAsia" w:hAnsi="Times New Roman" w:cs="Times New Roman"/>
              <w:color w:val="202124"/>
              <w:sz w:val="24"/>
              <w:szCs w:val="24"/>
            </w:rPr>
          </w:rPrChange>
        </w:rPr>
        <w:t xml:space="preserve">The goal of the incentive structure is to reduce emissions by 10% per year with an incentive of $100/tCO2 on total emissions of around </w:t>
      </w:r>
      <w:r w:rsidR="000716F1" w:rsidRPr="00837CAE">
        <w:rPr>
          <w:rFonts w:ascii="Times New Roman" w:eastAsiaTheme="minorEastAsia" w:hAnsi="Times New Roman" w:cs="Times New Roman"/>
          <w:color w:val="202124"/>
          <w:rPrChange w:id="988" w:author="Stephen John Stretton" w:date="2024-04-16T06:18:00Z">
            <w:rPr>
              <w:rFonts w:ascii="Times New Roman" w:eastAsiaTheme="minorEastAsia" w:hAnsi="Times New Roman" w:cs="Times New Roman"/>
              <w:color w:val="202124"/>
              <w:sz w:val="24"/>
              <w:szCs w:val="24"/>
            </w:rPr>
          </w:rPrChange>
        </w:rPr>
        <w:t>1</w:t>
      </w:r>
      <w:r w:rsidRPr="00837CAE">
        <w:rPr>
          <w:rFonts w:ascii="Times New Roman" w:eastAsiaTheme="minorEastAsia" w:hAnsi="Times New Roman" w:cs="Times New Roman"/>
          <w:color w:val="202124"/>
          <w:rPrChange w:id="989" w:author="Stephen John Stretton" w:date="2024-04-16T06:18:00Z">
            <w:rPr>
              <w:rFonts w:ascii="Times New Roman" w:eastAsiaTheme="minorEastAsia" w:hAnsi="Times New Roman" w:cs="Times New Roman"/>
              <w:color w:val="202124"/>
              <w:sz w:val="24"/>
              <w:szCs w:val="24"/>
            </w:rPr>
          </w:rPrChange>
        </w:rPr>
        <w:t xml:space="preserve">0bn CO2 equivalent. </w:t>
      </w:r>
      <w:r w:rsidR="006D3ADC" w:rsidRPr="00837CAE">
        <w:rPr>
          <w:rFonts w:ascii="Times New Roman" w:eastAsiaTheme="minorEastAsia" w:hAnsi="Times New Roman" w:cs="Times New Roman"/>
          <w:color w:val="202124"/>
          <w:rPrChange w:id="990" w:author="Stephen John Stretton" w:date="2024-04-16T06:18:00Z">
            <w:rPr>
              <w:rFonts w:ascii="Times New Roman" w:eastAsiaTheme="minorEastAsia" w:hAnsi="Times New Roman" w:cs="Times New Roman"/>
              <w:color w:val="202124"/>
              <w:sz w:val="24"/>
              <w:szCs w:val="24"/>
            </w:rPr>
          </w:rPrChange>
        </w:rPr>
        <w:t xml:space="preserve">This would cost </w:t>
      </w:r>
      <w:r w:rsidR="00625167" w:rsidRPr="00837CAE">
        <w:rPr>
          <w:rFonts w:ascii="Times New Roman" w:eastAsiaTheme="minorEastAsia" w:hAnsi="Times New Roman" w:cs="Times New Roman"/>
          <w:color w:val="202124"/>
          <w:rPrChange w:id="991" w:author="Stephen John Stretton" w:date="2024-04-16T06:18:00Z">
            <w:rPr>
              <w:rFonts w:ascii="Times New Roman" w:eastAsiaTheme="minorEastAsia" w:hAnsi="Times New Roman" w:cs="Times New Roman"/>
              <w:color w:val="202124"/>
              <w:sz w:val="24"/>
              <w:szCs w:val="24"/>
            </w:rPr>
          </w:rPrChange>
        </w:rPr>
        <w:t>about $100bn of allocation/profit sharing.</w:t>
      </w:r>
      <w:r w:rsidR="00410013" w:rsidRPr="00837CAE">
        <w:rPr>
          <w:rFonts w:ascii="Times New Roman" w:eastAsiaTheme="minorEastAsia" w:hAnsi="Times New Roman" w:cs="Times New Roman"/>
          <w:color w:val="202124"/>
          <w:rPrChange w:id="992" w:author="Stephen John Stretton" w:date="2024-04-16T06:18:00Z">
            <w:rPr>
              <w:rFonts w:ascii="Times New Roman" w:eastAsiaTheme="minorEastAsia" w:hAnsi="Times New Roman" w:cs="Times New Roman"/>
              <w:color w:val="202124"/>
              <w:sz w:val="24"/>
              <w:szCs w:val="24"/>
            </w:rPr>
          </w:rPrChange>
        </w:rPr>
        <w:t xml:space="preserve"> </w:t>
      </w:r>
    </w:p>
    <w:p w14:paraId="4051CB9D" w14:textId="4DE75F72" w:rsidR="00134756" w:rsidRPr="00837CAE" w:rsidRDefault="00134756">
      <w:pPr>
        <w:spacing w:after="80" w:line="276" w:lineRule="auto"/>
        <w:jc w:val="both"/>
        <w:rPr>
          <w:rFonts w:ascii="Times New Roman" w:eastAsiaTheme="minorEastAsia" w:hAnsi="Times New Roman" w:cs="Times New Roman"/>
          <w:color w:val="202124"/>
          <w:rPrChange w:id="993" w:author="Stephen John Stretton" w:date="2024-04-16T06:18:00Z">
            <w:rPr>
              <w:rFonts w:ascii="Times New Roman" w:eastAsiaTheme="minorEastAsia" w:hAnsi="Times New Roman" w:cs="Times New Roman"/>
              <w:color w:val="202124"/>
              <w:sz w:val="24"/>
              <w:szCs w:val="24"/>
            </w:rPr>
          </w:rPrChange>
        </w:rPr>
        <w:pPrChange w:id="994"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995" w:author="Stephen John Stretton" w:date="2024-04-16T06:18:00Z">
            <w:rPr>
              <w:rFonts w:ascii="Times New Roman" w:eastAsiaTheme="minorEastAsia" w:hAnsi="Times New Roman" w:cs="Times New Roman"/>
              <w:color w:val="202124"/>
              <w:sz w:val="24"/>
              <w:szCs w:val="24"/>
            </w:rPr>
          </w:rPrChange>
        </w:rPr>
        <w:t xml:space="preserve">This can be achieved either over time through profit sharing provisions based on defined baselines, or, more radically, by DPFs that have KPI-oriented repayment amounts (not just interest rates). In </w:t>
      </w:r>
      <w:r w:rsidR="002A5F64" w:rsidRPr="00837CAE">
        <w:rPr>
          <w:rFonts w:ascii="Times New Roman" w:eastAsiaTheme="minorEastAsia" w:hAnsi="Times New Roman" w:cs="Times New Roman"/>
          <w:color w:val="202124"/>
          <w:rPrChange w:id="996" w:author="Stephen John Stretton" w:date="2024-04-16T06:18:00Z">
            <w:rPr>
              <w:rFonts w:ascii="Times New Roman" w:eastAsiaTheme="minorEastAsia" w:hAnsi="Times New Roman" w:cs="Times New Roman"/>
              <w:color w:val="202124"/>
              <w:sz w:val="24"/>
              <w:szCs w:val="24"/>
            </w:rPr>
          </w:rPrChange>
        </w:rPr>
        <w:t>all cases</w:t>
      </w:r>
      <w:r w:rsidRPr="00837CAE">
        <w:rPr>
          <w:rFonts w:ascii="Times New Roman" w:eastAsiaTheme="minorEastAsia" w:hAnsi="Times New Roman" w:cs="Times New Roman"/>
          <w:color w:val="202124"/>
          <w:rPrChange w:id="997" w:author="Stephen John Stretton" w:date="2024-04-16T06:18:00Z">
            <w:rPr>
              <w:rFonts w:ascii="Times New Roman" w:eastAsiaTheme="minorEastAsia" w:hAnsi="Times New Roman" w:cs="Times New Roman"/>
              <w:color w:val="202124"/>
              <w:sz w:val="24"/>
              <w:szCs w:val="24"/>
            </w:rPr>
          </w:rPrChange>
        </w:rPr>
        <w:t xml:space="preserve">, there </w:t>
      </w:r>
      <w:r w:rsidRPr="00837CAE">
        <w:rPr>
          <w:rFonts w:ascii="Times New Roman" w:eastAsiaTheme="minorEastAsia" w:hAnsi="Times New Roman" w:cs="Times New Roman"/>
          <w:color w:val="202124"/>
          <w:rPrChange w:id="998" w:author="Stephen John Stretton" w:date="2024-04-16T06:18:00Z">
            <w:rPr>
              <w:rFonts w:ascii="Times New Roman" w:eastAsiaTheme="minorEastAsia" w:hAnsi="Times New Roman" w:cs="Times New Roman"/>
              <w:color w:val="202124"/>
              <w:sz w:val="24"/>
              <w:szCs w:val="24"/>
            </w:rPr>
          </w:rPrChange>
        </w:rPr>
        <w:lastRenderedPageBreak/>
        <w:t>needs to be an incentive to join the scheme (ie net total national beneficiary returns are always positive) as well as an incentive within the scheme to perform better than your counterparty.</w:t>
      </w:r>
    </w:p>
    <w:p w14:paraId="46B45DF2" w14:textId="1EAA874C" w:rsidR="000716F1" w:rsidRPr="00837CAE" w:rsidRDefault="00410013">
      <w:pPr>
        <w:spacing w:after="80" w:line="276" w:lineRule="auto"/>
        <w:jc w:val="both"/>
        <w:rPr>
          <w:rFonts w:ascii="Times New Roman" w:eastAsiaTheme="minorEastAsia" w:hAnsi="Times New Roman" w:cs="Times New Roman"/>
          <w:color w:val="202124"/>
          <w:rPrChange w:id="999" w:author="Stephen John Stretton" w:date="2024-04-16T06:18:00Z">
            <w:rPr>
              <w:rFonts w:ascii="Times New Roman" w:eastAsiaTheme="minorEastAsia" w:hAnsi="Times New Roman" w:cs="Times New Roman"/>
              <w:color w:val="202124"/>
              <w:sz w:val="24"/>
              <w:szCs w:val="24"/>
            </w:rPr>
          </w:rPrChange>
        </w:rPr>
        <w:pPrChange w:id="1000" w:author="Stephen John Stretton" w:date="2024-04-16T06:18:00Z">
          <w:pPr>
            <w:spacing w:after="80" w:line="240" w:lineRule="auto"/>
            <w:jc w:val="both"/>
          </w:pPr>
        </w:pPrChange>
      </w:pPr>
      <w:r w:rsidRPr="00837CAE">
        <w:rPr>
          <w:rFonts w:ascii="Times New Roman" w:eastAsiaTheme="minorEastAsia" w:hAnsi="Times New Roman" w:cs="Times New Roman"/>
          <w:color w:val="202124"/>
          <w:rPrChange w:id="1001" w:author="Stephen John Stretton" w:date="2024-04-16T06:18:00Z">
            <w:rPr>
              <w:rFonts w:ascii="Times New Roman" w:eastAsiaTheme="minorEastAsia" w:hAnsi="Times New Roman" w:cs="Times New Roman"/>
              <w:color w:val="202124"/>
              <w:sz w:val="24"/>
              <w:szCs w:val="24"/>
            </w:rPr>
          </w:rPrChange>
        </w:rPr>
        <w:t>Where the incentives needed are greater than the available funds for profit sharing, a concept of ‘notional capitalized value’ can be used.</w:t>
      </w:r>
      <w:r w:rsidR="00D10934" w:rsidRPr="00837CAE">
        <w:rPr>
          <w:rFonts w:ascii="Times New Roman" w:eastAsiaTheme="minorEastAsia" w:hAnsi="Times New Roman" w:cs="Times New Roman"/>
          <w:color w:val="202124"/>
          <w:rPrChange w:id="1002" w:author="Stephen John Stretton" w:date="2024-04-16T06:18:00Z">
            <w:rPr>
              <w:rFonts w:ascii="Times New Roman" w:eastAsiaTheme="minorEastAsia" w:hAnsi="Times New Roman" w:cs="Times New Roman"/>
              <w:color w:val="202124"/>
              <w:sz w:val="24"/>
              <w:szCs w:val="24"/>
            </w:rPr>
          </w:rPrChange>
        </w:rPr>
        <w:t xml:space="preserve"> Essentially this would define the value of, say the remaining part of the amazon rainforest as a very large number (say $1tr) and then</w:t>
      </w:r>
      <w:r w:rsidR="002158FD" w:rsidRPr="00837CAE">
        <w:rPr>
          <w:rFonts w:ascii="Times New Roman" w:eastAsiaTheme="minorEastAsia" w:hAnsi="Times New Roman" w:cs="Times New Roman"/>
          <w:color w:val="202124"/>
          <w:rPrChange w:id="1003" w:author="Stephen John Stretton" w:date="2024-04-16T06:18:00Z">
            <w:rPr>
              <w:rFonts w:ascii="Times New Roman" w:eastAsiaTheme="minorEastAsia" w:hAnsi="Times New Roman" w:cs="Times New Roman"/>
              <w:color w:val="202124"/>
              <w:sz w:val="24"/>
              <w:szCs w:val="24"/>
            </w:rPr>
          </w:rPrChange>
        </w:rPr>
        <w:t xml:space="preserve"> pay into beneficiary account the </w:t>
      </w:r>
      <w:r w:rsidR="002158FD" w:rsidRPr="00837CAE">
        <w:rPr>
          <w:rFonts w:ascii="Times New Roman" w:eastAsiaTheme="minorEastAsia" w:hAnsi="Times New Roman" w:cs="Times New Roman"/>
          <w:i/>
          <w:iCs/>
          <w:color w:val="202124"/>
          <w:rPrChange w:id="1004" w:author="Stephen John Stretton" w:date="2024-04-16T06:18:00Z">
            <w:rPr>
              <w:rFonts w:ascii="Times New Roman" w:eastAsiaTheme="minorEastAsia" w:hAnsi="Times New Roman" w:cs="Times New Roman"/>
              <w:i/>
              <w:iCs/>
              <w:color w:val="202124"/>
              <w:sz w:val="24"/>
              <w:szCs w:val="24"/>
            </w:rPr>
          </w:rPrChange>
        </w:rPr>
        <w:t>interest</w:t>
      </w:r>
      <w:r w:rsidR="002158FD" w:rsidRPr="00837CAE">
        <w:rPr>
          <w:rFonts w:ascii="Times New Roman" w:eastAsiaTheme="minorEastAsia" w:hAnsi="Times New Roman" w:cs="Times New Roman"/>
          <w:color w:val="202124"/>
          <w:rPrChange w:id="1005" w:author="Stephen John Stretton" w:date="2024-04-16T06:18:00Z">
            <w:rPr>
              <w:rFonts w:ascii="Times New Roman" w:eastAsiaTheme="minorEastAsia" w:hAnsi="Times New Roman" w:cs="Times New Roman"/>
              <w:color w:val="202124"/>
              <w:sz w:val="24"/>
              <w:szCs w:val="24"/>
            </w:rPr>
          </w:rPrChange>
        </w:rPr>
        <w:t xml:space="preserve"> on that number rather than the capitalized amount.</w:t>
      </w:r>
      <w:r w:rsidR="00BB7626" w:rsidRPr="00837CAE">
        <w:rPr>
          <w:rFonts w:ascii="Times New Roman" w:eastAsiaTheme="minorEastAsia" w:hAnsi="Times New Roman" w:cs="Times New Roman"/>
          <w:color w:val="202124"/>
          <w:rPrChange w:id="1006" w:author="Stephen John Stretton" w:date="2024-04-16T06:18:00Z">
            <w:rPr>
              <w:rFonts w:ascii="Times New Roman" w:eastAsiaTheme="minorEastAsia" w:hAnsi="Times New Roman" w:cs="Times New Roman"/>
              <w:color w:val="202124"/>
              <w:sz w:val="24"/>
              <w:szCs w:val="24"/>
            </w:rPr>
          </w:rPrChange>
        </w:rPr>
        <w:t xml:space="preserve"> Countries would essentially then have two accounts, the beneficiary account and the notional capitalized value account.</w:t>
      </w:r>
      <w:r w:rsidR="00134756" w:rsidRPr="00837CAE">
        <w:rPr>
          <w:rFonts w:ascii="Times New Roman" w:eastAsiaTheme="minorEastAsia" w:hAnsi="Times New Roman" w:cs="Times New Roman"/>
          <w:color w:val="202124"/>
          <w:rPrChange w:id="1007" w:author="Stephen John Stretton" w:date="2024-04-16T06:18:00Z">
            <w:rPr>
              <w:rFonts w:ascii="Times New Roman" w:eastAsiaTheme="minorEastAsia" w:hAnsi="Times New Roman" w:cs="Times New Roman"/>
              <w:color w:val="202124"/>
              <w:sz w:val="24"/>
              <w:szCs w:val="24"/>
            </w:rPr>
          </w:rPrChange>
        </w:rPr>
        <w:t xml:space="preserve"> This idea is beyond the scope of this current paper.</w:t>
      </w:r>
    </w:p>
    <w:p w14:paraId="35651A8C" w14:textId="126B229F" w:rsidR="0044777F" w:rsidRPr="00837CAE" w:rsidRDefault="00447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rPr>
          <w:rFonts w:ascii="Times New Roman" w:eastAsiaTheme="minorEastAsia" w:hAnsi="Times New Roman" w:cs="Times New Roman"/>
          <w:b/>
          <w:bCs/>
          <w:color w:val="202124"/>
          <w:rPrChange w:id="1008" w:author="Stephen John Stretton" w:date="2024-04-16T06:18:00Z">
            <w:rPr>
              <w:rFonts w:ascii="Times New Roman" w:eastAsiaTheme="minorEastAsia" w:hAnsi="Times New Roman" w:cs="Times New Roman"/>
              <w:b/>
              <w:bCs/>
              <w:color w:val="202124"/>
              <w:sz w:val="24"/>
              <w:szCs w:val="24"/>
            </w:rPr>
          </w:rPrChange>
        </w:rPr>
        <w:pPrChange w:id="1009"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pPr>
        </w:pPrChange>
      </w:pPr>
      <w:r w:rsidRPr="00837CAE">
        <w:rPr>
          <w:rFonts w:ascii="Times New Roman" w:eastAsiaTheme="minorEastAsia" w:hAnsi="Times New Roman" w:cs="Times New Roman"/>
          <w:b/>
          <w:bCs/>
          <w:color w:val="202124"/>
          <w:rPrChange w:id="1010" w:author="Stephen John Stretton" w:date="2024-04-16T06:18:00Z">
            <w:rPr>
              <w:rFonts w:ascii="Times New Roman" w:eastAsiaTheme="minorEastAsia" w:hAnsi="Times New Roman" w:cs="Times New Roman"/>
              <w:b/>
              <w:bCs/>
              <w:color w:val="202124"/>
              <w:sz w:val="24"/>
              <w:szCs w:val="24"/>
            </w:rPr>
          </w:rPrChange>
        </w:rPr>
        <w:t>Conclusion</w:t>
      </w:r>
    </w:p>
    <w:p w14:paraId="5AE44F89" w14:textId="458F0D69" w:rsidR="009F6CA2" w:rsidRPr="00837CAE" w:rsidRDefault="008E49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divId w:val="255595428"/>
        <w:rPr>
          <w:rFonts w:ascii="Times New Roman" w:eastAsiaTheme="minorEastAsia" w:hAnsi="Times New Roman" w:cs="Times New Roman"/>
          <w:color w:val="202124"/>
          <w:rPrChange w:id="1011" w:author="Stephen John Stretton" w:date="2024-04-16T06:18:00Z">
            <w:rPr>
              <w:rFonts w:ascii="Times New Roman" w:eastAsiaTheme="minorEastAsia" w:hAnsi="Times New Roman" w:cs="Times New Roman"/>
              <w:color w:val="202124"/>
              <w:sz w:val="24"/>
              <w:szCs w:val="24"/>
            </w:rPr>
          </w:rPrChange>
        </w:rPr>
        <w:pPrChange w:id="1012"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divId w:val="255595428"/>
          </w:pPr>
        </w:pPrChange>
      </w:pPr>
      <w:r w:rsidRPr="00837CAE">
        <w:rPr>
          <w:rFonts w:ascii="Times New Roman" w:eastAsiaTheme="minorEastAsia" w:hAnsi="Times New Roman" w:cs="Times New Roman"/>
          <w:color w:val="202124"/>
          <w:rPrChange w:id="1013" w:author="Stephen John Stretton" w:date="2024-04-16T06:18:00Z">
            <w:rPr>
              <w:rFonts w:ascii="Times New Roman" w:eastAsiaTheme="minorEastAsia" w:hAnsi="Times New Roman" w:cs="Times New Roman"/>
              <w:color w:val="202124"/>
              <w:sz w:val="24"/>
              <w:szCs w:val="24"/>
            </w:rPr>
          </w:rPrChange>
        </w:rPr>
        <w:t xml:space="preserve">We have described the need for incentives between countries, and </w:t>
      </w:r>
      <w:r w:rsidR="00804E5C" w:rsidRPr="00837CAE">
        <w:rPr>
          <w:rFonts w:ascii="Times New Roman" w:eastAsiaTheme="minorEastAsia" w:hAnsi="Times New Roman" w:cs="Times New Roman"/>
          <w:color w:val="202124"/>
          <w:rPrChange w:id="1014" w:author="Stephen John Stretton" w:date="2024-04-16T06:18:00Z">
            <w:rPr>
              <w:rFonts w:ascii="Times New Roman" w:eastAsiaTheme="minorEastAsia" w:hAnsi="Times New Roman" w:cs="Times New Roman"/>
              <w:color w:val="202124"/>
              <w:sz w:val="24"/>
              <w:szCs w:val="24"/>
            </w:rPr>
          </w:rPrChange>
        </w:rPr>
        <w:t>the dilemmas faced by designers</w:t>
      </w:r>
      <w:r w:rsidR="002A5F64" w:rsidRPr="00837CAE">
        <w:rPr>
          <w:rFonts w:ascii="Times New Roman" w:eastAsiaTheme="minorEastAsia" w:hAnsi="Times New Roman" w:cs="Times New Roman"/>
          <w:color w:val="202124"/>
          <w:rPrChange w:id="1015" w:author="Stephen John Stretton" w:date="2024-04-16T06:18:00Z">
            <w:rPr>
              <w:rFonts w:ascii="Times New Roman" w:eastAsiaTheme="minorEastAsia" w:hAnsi="Times New Roman" w:cs="Times New Roman"/>
              <w:color w:val="202124"/>
              <w:sz w:val="24"/>
              <w:szCs w:val="24"/>
            </w:rPr>
          </w:rPrChange>
        </w:rPr>
        <w:t xml:space="preserve"> of global incentive mechanisms</w:t>
      </w:r>
      <w:r w:rsidR="00804E5C" w:rsidRPr="00837CAE">
        <w:rPr>
          <w:rFonts w:ascii="Times New Roman" w:eastAsiaTheme="minorEastAsia" w:hAnsi="Times New Roman" w:cs="Times New Roman"/>
          <w:color w:val="202124"/>
          <w:rPrChange w:id="1016" w:author="Stephen John Stretton" w:date="2024-04-16T06:18:00Z">
            <w:rPr>
              <w:rFonts w:ascii="Times New Roman" w:eastAsiaTheme="minorEastAsia" w:hAnsi="Times New Roman" w:cs="Times New Roman"/>
              <w:color w:val="202124"/>
              <w:sz w:val="24"/>
              <w:szCs w:val="24"/>
            </w:rPr>
          </w:rPrChange>
        </w:rPr>
        <w:t xml:space="preserve">. Most proposals for pricing the externality are for carbon pricing, which is a national scale policy not an international one. The existing </w:t>
      </w:r>
      <w:r w:rsidR="00B553BC" w:rsidRPr="00837CAE">
        <w:rPr>
          <w:rFonts w:ascii="Times New Roman" w:eastAsiaTheme="minorEastAsia" w:hAnsi="Times New Roman" w:cs="Times New Roman"/>
          <w:color w:val="202124"/>
          <w:rPrChange w:id="1017" w:author="Stephen John Stretton" w:date="2024-04-16T06:18:00Z">
            <w:rPr>
              <w:rFonts w:ascii="Times New Roman" w:eastAsiaTheme="minorEastAsia" w:hAnsi="Times New Roman" w:cs="Times New Roman"/>
              <w:color w:val="202124"/>
              <w:sz w:val="24"/>
              <w:szCs w:val="24"/>
            </w:rPr>
          </w:rPrChange>
        </w:rPr>
        <w:t>institutions</w:t>
      </w:r>
      <w:r w:rsidR="00804E5C" w:rsidRPr="00837CAE">
        <w:rPr>
          <w:rFonts w:ascii="Times New Roman" w:eastAsiaTheme="minorEastAsia" w:hAnsi="Times New Roman" w:cs="Times New Roman"/>
          <w:color w:val="202124"/>
          <w:rPrChange w:id="1018" w:author="Stephen John Stretton" w:date="2024-04-16T06:18:00Z">
            <w:rPr>
              <w:rFonts w:ascii="Times New Roman" w:eastAsiaTheme="minorEastAsia" w:hAnsi="Times New Roman" w:cs="Times New Roman"/>
              <w:color w:val="202124"/>
              <w:sz w:val="24"/>
              <w:szCs w:val="24"/>
            </w:rPr>
          </w:rPrChange>
        </w:rPr>
        <w:t xml:space="preserve"> for international carbon pricing are weak and</w:t>
      </w:r>
      <w:r w:rsidR="0058132F" w:rsidRPr="00837CAE">
        <w:rPr>
          <w:rFonts w:ascii="Times New Roman" w:eastAsiaTheme="minorEastAsia" w:hAnsi="Times New Roman" w:cs="Times New Roman"/>
          <w:color w:val="202124"/>
          <w:rPrChange w:id="1019" w:author="Stephen John Stretton" w:date="2024-04-16T06:18:00Z">
            <w:rPr>
              <w:rFonts w:ascii="Times New Roman" w:eastAsiaTheme="minorEastAsia" w:hAnsi="Times New Roman" w:cs="Times New Roman"/>
              <w:color w:val="202124"/>
              <w:sz w:val="24"/>
              <w:szCs w:val="24"/>
            </w:rPr>
          </w:rPrChange>
        </w:rPr>
        <w:t>,</w:t>
      </w:r>
      <w:r w:rsidR="00804E5C" w:rsidRPr="00837CAE">
        <w:rPr>
          <w:rFonts w:ascii="Times New Roman" w:eastAsiaTheme="minorEastAsia" w:hAnsi="Times New Roman" w:cs="Times New Roman"/>
          <w:color w:val="202124"/>
          <w:rPrChange w:id="1020" w:author="Stephen John Stretton" w:date="2024-04-16T06:18:00Z">
            <w:rPr>
              <w:rFonts w:ascii="Times New Roman" w:eastAsiaTheme="minorEastAsia" w:hAnsi="Times New Roman" w:cs="Times New Roman"/>
              <w:color w:val="202124"/>
              <w:sz w:val="24"/>
              <w:szCs w:val="24"/>
            </w:rPr>
          </w:rPrChange>
        </w:rPr>
        <w:t xml:space="preserve"> because of the need for ‘additionality’ potentially create </w:t>
      </w:r>
      <w:r w:rsidR="0058132F" w:rsidRPr="00837CAE">
        <w:rPr>
          <w:rFonts w:ascii="Times New Roman" w:eastAsiaTheme="minorEastAsia" w:hAnsi="Times New Roman" w:cs="Times New Roman"/>
          <w:color w:val="202124"/>
          <w:rPrChange w:id="1021" w:author="Stephen John Stretton" w:date="2024-04-16T06:18:00Z">
            <w:rPr>
              <w:rFonts w:ascii="Times New Roman" w:eastAsiaTheme="minorEastAsia" w:hAnsi="Times New Roman" w:cs="Times New Roman"/>
              <w:color w:val="202124"/>
              <w:sz w:val="24"/>
              <w:szCs w:val="24"/>
            </w:rPr>
          </w:rPrChange>
        </w:rPr>
        <w:t xml:space="preserve">perverse incentives and </w:t>
      </w:r>
      <w:r w:rsidR="00804E5C" w:rsidRPr="00837CAE">
        <w:rPr>
          <w:rFonts w:ascii="Times New Roman" w:eastAsiaTheme="minorEastAsia" w:hAnsi="Times New Roman" w:cs="Times New Roman"/>
          <w:color w:val="202124"/>
          <w:rPrChange w:id="1022" w:author="Stephen John Stretton" w:date="2024-04-16T06:18:00Z">
            <w:rPr>
              <w:rFonts w:ascii="Times New Roman" w:eastAsiaTheme="minorEastAsia" w:hAnsi="Times New Roman" w:cs="Times New Roman"/>
              <w:color w:val="202124"/>
              <w:sz w:val="24"/>
              <w:szCs w:val="24"/>
            </w:rPr>
          </w:rPrChange>
        </w:rPr>
        <w:t xml:space="preserve">strategic </w:t>
      </w:r>
      <w:r w:rsidR="00B553BC" w:rsidRPr="00837CAE">
        <w:rPr>
          <w:rFonts w:ascii="Times New Roman" w:eastAsiaTheme="minorEastAsia" w:hAnsi="Times New Roman" w:cs="Times New Roman"/>
          <w:color w:val="202124"/>
          <w:rPrChange w:id="1023" w:author="Stephen John Stretton" w:date="2024-04-16T06:18:00Z">
            <w:rPr>
              <w:rFonts w:ascii="Times New Roman" w:eastAsiaTheme="minorEastAsia" w:hAnsi="Times New Roman" w:cs="Times New Roman"/>
              <w:color w:val="202124"/>
              <w:sz w:val="24"/>
              <w:szCs w:val="24"/>
            </w:rPr>
          </w:rPrChange>
        </w:rPr>
        <w:t>behavior</w:t>
      </w:r>
      <w:r w:rsidR="00804E5C" w:rsidRPr="00837CAE">
        <w:rPr>
          <w:rFonts w:ascii="Times New Roman" w:eastAsiaTheme="minorEastAsia" w:hAnsi="Times New Roman" w:cs="Times New Roman"/>
          <w:color w:val="202124"/>
          <w:rPrChange w:id="1024" w:author="Stephen John Stretton" w:date="2024-04-16T06:18:00Z">
            <w:rPr>
              <w:rFonts w:ascii="Times New Roman" w:eastAsiaTheme="minorEastAsia" w:hAnsi="Times New Roman" w:cs="Times New Roman"/>
              <w:color w:val="202124"/>
              <w:sz w:val="24"/>
              <w:szCs w:val="24"/>
            </w:rPr>
          </w:rPrChange>
        </w:rPr>
        <w:t>.</w:t>
      </w:r>
      <w:r w:rsidR="00AA3E9A" w:rsidRPr="00837CAE">
        <w:rPr>
          <w:rFonts w:ascii="Times New Roman" w:eastAsiaTheme="minorEastAsia" w:hAnsi="Times New Roman" w:cs="Times New Roman"/>
          <w:color w:val="202124"/>
          <w:rPrChange w:id="1025" w:author="Stephen John Stretton" w:date="2024-04-16T06:18:00Z">
            <w:rPr>
              <w:rFonts w:ascii="Times New Roman" w:eastAsiaTheme="minorEastAsia" w:hAnsi="Times New Roman" w:cs="Times New Roman"/>
              <w:color w:val="202124"/>
              <w:sz w:val="24"/>
              <w:szCs w:val="24"/>
            </w:rPr>
          </w:rPrChange>
        </w:rPr>
        <w:t xml:space="preserve"> There’s also a </w:t>
      </w:r>
      <w:r w:rsidR="00AA3E9A" w:rsidRPr="00837CAE">
        <w:rPr>
          <w:rFonts w:ascii="Times New Roman" w:eastAsiaTheme="minorEastAsia" w:hAnsi="Times New Roman" w:cs="Times New Roman"/>
          <w:color w:val="202124"/>
          <w:rPrChange w:id="1026" w:author="Stephen John Stretton" w:date="2024-04-16T06:18:00Z">
            <w:rPr>
              <w:rFonts w:ascii="Times New Roman" w:eastAsiaTheme="minorEastAsia" w:hAnsi="Times New Roman" w:cs="Times New Roman"/>
              <w:i/>
              <w:iCs/>
              <w:color w:val="202124"/>
              <w:sz w:val="24"/>
              <w:szCs w:val="24"/>
            </w:rPr>
          </w:rPrChange>
        </w:rPr>
        <w:t>scale</w:t>
      </w:r>
      <w:r w:rsidR="00AA3E9A" w:rsidRPr="00837CAE">
        <w:rPr>
          <w:rFonts w:ascii="Times New Roman" w:eastAsiaTheme="minorEastAsia" w:hAnsi="Times New Roman" w:cs="Times New Roman"/>
          <w:color w:val="202124"/>
          <w:rPrChange w:id="1027" w:author="Stephen John Stretton" w:date="2024-04-16T06:18:00Z">
            <w:rPr>
              <w:rFonts w:ascii="Times New Roman" w:eastAsiaTheme="minorEastAsia" w:hAnsi="Times New Roman" w:cs="Times New Roman"/>
              <w:color w:val="202124"/>
              <w:sz w:val="24"/>
              <w:szCs w:val="24"/>
            </w:rPr>
          </w:rPrChange>
        </w:rPr>
        <w:t xml:space="preserve"> problem at the global level. </w:t>
      </w:r>
      <w:commentRangeStart w:id="1028"/>
      <w:commentRangeStart w:id="1029"/>
      <w:r w:rsidR="00AA3E9A" w:rsidRPr="00837CAE">
        <w:rPr>
          <w:rFonts w:ascii="Times New Roman" w:eastAsiaTheme="minorEastAsia" w:hAnsi="Times New Roman" w:cs="Times New Roman"/>
          <w:color w:val="202124"/>
          <w:rPrChange w:id="1030" w:author="Stephen John Stretton" w:date="2024-04-16T06:18:00Z">
            <w:rPr>
              <w:rFonts w:ascii="Times New Roman" w:eastAsiaTheme="minorEastAsia" w:hAnsi="Times New Roman" w:cs="Times New Roman"/>
              <w:color w:val="202124"/>
              <w:sz w:val="24"/>
              <w:szCs w:val="24"/>
            </w:rPr>
          </w:rPrChange>
        </w:rPr>
        <w:t xml:space="preserve">There are </w:t>
      </w:r>
      <w:ins w:id="1031" w:author="Stephen John Stretton" w:date="2024-04-16T06:14:00Z">
        <w:r w:rsidR="00837CAE" w:rsidRPr="00837CAE">
          <w:rPr>
            <w:rFonts w:ascii="Times New Roman" w:eastAsiaTheme="minorEastAsia" w:hAnsi="Times New Roman" w:cs="Times New Roman"/>
            <w:color w:val="202124"/>
            <w:rPrChange w:id="1032" w:author="Stephen John Stretton" w:date="2024-04-16T06:18:00Z">
              <w:rPr>
                <w:rStyle w:val="cf01"/>
              </w:rPr>
            </w:rPrChange>
          </w:rPr>
          <w:t xml:space="preserve">insufficient willingness to commit funds to countries that today appear as very risky </w:t>
        </w:r>
      </w:ins>
      <w:del w:id="1033" w:author="Stephen John Stretton" w:date="2024-04-16T06:14:00Z">
        <w:r w:rsidR="00AA3E9A" w:rsidRPr="00837CAE" w:rsidDel="00837CAE">
          <w:rPr>
            <w:rFonts w:ascii="Times New Roman" w:eastAsiaTheme="minorEastAsia" w:hAnsi="Times New Roman" w:cs="Times New Roman"/>
            <w:color w:val="202124"/>
            <w:rPrChange w:id="1034" w:author="Stephen John Stretton" w:date="2024-04-16T06:18:00Z">
              <w:rPr>
                <w:rFonts w:ascii="Times New Roman" w:eastAsiaTheme="minorEastAsia" w:hAnsi="Times New Roman" w:cs="Times New Roman"/>
                <w:color w:val="202124"/>
                <w:sz w:val="24"/>
                <w:szCs w:val="24"/>
              </w:rPr>
            </w:rPrChange>
          </w:rPr>
          <w:delText>insufficient funds to provide the degree of subsidy to countries</w:delText>
        </w:r>
        <w:r w:rsidR="00776E67" w:rsidRPr="00837CAE" w:rsidDel="00837CAE">
          <w:rPr>
            <w:rFonts w:ascii="Times New Roman" w:eastAsiaTheme="minorEastAsia" w:hAnsi="Times New Roman" w:cs="Times New Roman"/>
            <w:color w:val="202124"/>
            <w:rPrChange w:id="1035" w:author="Stephen John Stretton" w:date="2024-04-16T06:18:00Z">
              <w:rPr>
                <w:rFonts w:ascii="Times New Roman" w:eastAsiaTheme="minorEastAsia" w:hAnsi="Times New Roman" w:cs="Times New Roman"/>
                <w:color w:val="202124"/>
                <w:sz w:val="24"/>
                <w:szCs w:val="24"/>
              </w:rPr>
            </w:rPrChange>
          </w:rPr>
          <w:delText xml:space="preserve"> </w:delText>
        </w:r>
      </w:del>
      <w:r w:rsidR="00776E67" w:rsidRPr="00837CAE">
        <w:rPr>
          <w:rFonts w:ascii="Times New Roman" w:eastAsiaTheme="minorEastAsia" w:hAnsi="Times New Roman" w:cs="Times New Roman"/>
          <w:color w:val="202124"/>
          <w:rPrChange w:id="1036" w:author="Stephen John Stretton" w:date="2024-04-16T06:18:00Z">
            <w:rPr>
              <w:rFonts w:ascii="Times New Roman" w:eastAsiaTheme="minorEastAsia" w:hAnsi="Times New Roman" w:cs="Times New Roman"/>
              <w:color w:val="202124"/>
              <w:sz w:val="24"/>
              <w:szCs w:val="24"/>
            </w:rPr>
          </w:rPrChange>
        </w:rPr>
        <w:t>that would incentivize countries to act</w:t>
      </w:r>
      <w:r w:rsidR="0058132F" w:rsidRPr="00837CAE">
        <w:rPr>
          <w:rFonts w:ascii="Times New Roman" w:eastAsiaTheme="minorEastAsia" w:hAnsi="Times New Roman" w:cs="Times New Roman"/>
          <w:color w:val="202124"/>
          <w:rPrChange w:id="1037" w:author="Stephen John Stretton" w:date="2024-04-16T06:18:00Z">
            <w:rPr>
              <w:rFonts w:ascii="Times New Roman" w:eastAsiaTheme="minorEastAsia" w:hAnsi="Times New Roman" w:cs="Times New Roman"/>
              <w:color w:val="202124"/>
              <w:sz w:val="24"/>
              <w:szCs w:val="24"/>
            </w:rPr>
          </w:rPrChange>
        </w:rPr>
        <w:t xml:space="preserve"> at sufficient pace</w:t>
      </w:r>
      <w:r w:rsidR="00776E67" w:rsidRPr="00837CAE">
        <w:rPr>
          <w:rFonts w:ascii="Times New Roman" w:eastAsiaTheme="minorEastAsia" w:hAnsi="Times New Roman" w:cs="Times New Roman"/>
          <w:color w:val="202124"/>
          <w:rPrChange w:id="1038" w:author="Stephen John Stretton" w:date="2024-04-16T06:18:00Z">
            <w:rPr>
              <w:rFonts w:ascii="Times New Roman" w:eastAsiaTheme="minorEastAsia" w:hAnsi="Times New Roman" w:cs="Times New Roman"/>
              <w:color w:val="202124"/>
              <w:sz w:val="24"/>
              <w:szCs w:val="24"/>
            </w:rPr>
          </w:rPrChange>
        </w:rPr>
        <w:t>.</w:t>
      </w:r>
      <w:commentRangeEnd w:id="1028"/>
      <w:r w:rsidR="006E65C1" w:rsidRPr="00837CAE">
        <w:rPr>
          <w:rFonts w:ascii="Times New Roman" w:eastAsiaTheme="minorEastAsia" w:hAnsi="Times New Roman" w:cs="Times New Roman"/>
          <w:color w:val="202124"/>
          <w:rPrChange w:id="1039" w:author="Stephen John Stretton" w:date="2024-04-16T06:18:00Z">
            <w:rPr>
              <w:rStyle w:val="CommentReference"/>
            </w:rPr>
          </w:rPrChange>
        </w:rPr>
        <w:commentReference w:id="1028"/>
      </w:r>
      <w:commentRangeEnd w:id="1029"/>
      <w:r w:rsidR="00837CAE" w:rsidRPr="00837CAE">
        <w:rPr>
          <w:rStyle w:val="CommentReference"/>
          <w:sz w:val="22"/>
          <w:szCs w:val="22"/>
          <w:rPrChange w:id="1040" w:author="Stephen John Stretton" w:date="2024-04-16T06:18:00Z">
            <w:rPr>
              <w:rStyle w:val="CommentReference"/>
            </w:rPr>
          </w:rPrChange>
        </w:rPr>
        <w:commentReference w:id="1029"/>
      </w:r>
    </w:p>
    <w:p w14:paraId="0BC28186" w14:textId="24096870" w:rsidR="002E10B3" w:rsidRPr="00837CAE" w:rsidRDefault="00B5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divId w:val="255595428"/>
        <w:rPr>
          <w:rFonts w:ascii="Times New Roman" w:eastAsiaTheme="minorEastAsia" w:hAnsi="Times New Roman" w:cs="Times New Roman"/>
          <w:color w:val="202124"/>
          <w:rPrChange w:id="1041" w:author="Stephen John Stretton" w:date="2024-04-16T06:18:00Z">
            <w:rPr>
              <w:rFonts w:ascii="Times New Roman" w:eastAsiaTheme="minorEastAsia" w:hAnsi="Times New Roman" w:cs="Times New Roman"/>
              <w:color w:val="202124"/>
              <w:sz w:val="24"/>
              <w:szCs w:val="24"/>
            </w:rPr>
          </w:rPrChange>
        </w:rPr>
        <w:pPrChange w:id="1042"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divId w:val="255595428"/>
          </w:pPr>
        </w:pPrChange>
      </w:pPr>
      <w:r w:rsidRPr="00837CAE">
        <w:rPr>
          <w:rFonts w:ascii="Times New Roman" w:eastAsiaTheme="minorEastAsia" w:hAnsi="Times New Roman" w:cs="Times New Roman"/>
          <w:color w:val="202124"/>
          <w:rPrChange w:id="1043" w:author="Stephen John Stretton" w:date="2024-04-16T06:18:00Z">
            <w:rPr>
              <w:rFonts w:ascii="Times New Roman" w:eastAsiaTheme="minorEastAsia" w:hAnsi="Times New Roman" w:cs="Times New Roman"/>
              <w:color w:val="202124"/>
              <w:sz w:val="24"/>
              <w:szCs w:val="24"/>
            </w:rPr>
          </w:rPrChange>
        </w:rPr>
        <w:t xml:space="preserve">We have proposed a financial structure: the </w:t>
      </w:r>
      <w:r w:rsidR="00D147EA" w:rsidRPr="00837CAE">
        <w:rPr>
          <w:rFonts w:ascii="Times New Roman" w:eastAsiaTheme="minorEastAsia" w:hAnsi="Times New Roman" w:cs="Times New Roman"/>
          <w:color w:val="202124"/>
          <w:rPrChange w:id="1044" w:author="Stephen John Stretton" w:date="2024-04-16T06:18:00Z">
            <w:rPr>
              <w:rFonts w:ascii="Times New Roman" w:eastAsiaTheme="minorEastAsia" w:hAnsi="Times New Roman" w:cs="Times New Roman"/>
              <w:color w:val="202124"/>
              <w:sz w:val="24"/>
              <w:szCs w:val="24"/>
            </w:rPr>
          </w:rPrChange>
        </w:rPr>
        <w:t>CIT</w:t>
      </w:r>
      <w:r w:rsidRPr="00837CAE">
        <w:rPr>
          <w:rFonts w:ascii="Times New Roman" w:eastAsiaTheme="minorEastAsia" w:hAnsi="Times New Roman" w:cs="Times New Roman"/>
          <w:color w:val="202124"/>
          <w:rPrChange w:id="1045" w:author="Stephen John Stretton" w:date="2024-04-16T06:18:00Z">
            <w:rPr>
              <w:rFonts w:ascii="Times New Roman" w:eastAsiaTheme="minorEastAsia" w:hAnsi="Times New Roman" w:cs="Times New Roman"/>
              <w:color w:val="202124"/>
              <w:sz w:val="24"/>
              <w:szCs w:val="24"/>
            </w:rPr>
          </w:rPrChange>
        </w:rPr>
        <w:t xml:space="preserve"> that acts as </w:t>
      </w:r>
      <w:r w:rsidR="00CA306D" w:rsidRPr="00837CAE">
        <w:rPr>
          <w:rFonts w:ascii="Times New Roman" w:eastAsiaTheme="minorEastAsia" w:hAnsi="Times New Roman" w:cs="Times New Roman"/>
          <w:color w:val="202124"/>
          <w:rPrChange w:id="1046" w:author="Stephen John Stretton" w:date="2024-04-16T06:18:00Z">
            <w:rPr>
              <w:rFonts w:ascii="Times New Roman" w:eastAsiaTheme="minorEastAsia" w:hAnsi="Times New Roman" w:cs="Times New Roman"/>
              <w:color w:val="202124"/>
              <w:sz w:val="24"/>
              <w:szCs w:val="24"/>
            </w:rPr>
          </w:rPrChange>
        </w:rPr>
        <w:t xml:space="preserve">an effectiveness multiplier for donor funds. </w:t>
      </w:r>
      <w:r w:rsidR="002E10B3" w:rsidRPr="00837CAE">
        <w:rPr>
          <w:rFonts w:ascii="Times New Roman" w:eastAsiaTheme="minorEastAsia" w:hAnsi="Times New Roman" w:cs="Times New Roman"/>
          <w:color w:val="202124"/>
          <w:rPrChange w:id="1047" w:author="Stephen John Stretton" w:date="2024-04-16T06:18:00Z">
            <w:rPr>
              <w:rFonts w:ascii="Times New Roman" w:eastAsiaTheme="minorEastAsia" w:hAnsi="Times New Roman" w:cs="Times New Roman"/>
              <w:color w:val="202124"/>
              <w:sz w:val="24"/>
              <w:szCs w:val="24"/>
            </w:rPr>
          </w:rPrChange>
        </w:rPr>
        <w:t xml:space="preserve">As a trust the </w:t>
      </w:r>
      <w:r w:rsidR="002E10B3" w:rsidRPr="00837CAE">
        <w:rPr>
          <w:rFonts w:ascii="Times New Roman" w:eastAsiaTheme="minorEastAsia" w:hAnsi="Times New Roman" w:cs="Times New Roman"/>
          <w:color w:val="202124"/>
          <w:rPrChange w:id="1048" w:author="Stephen John Stretton" w:date="2024-04-16T06:18:00Z">
            <w:rPr>
              <w:rFonts w:ascii="Times New Roman" w:eastAsiaTheme="minorEastAsia" w:hAnsi="Times New Roman" w:cs="Times New Roman"/>
              <w:i/>
              <w:iCs/>
              <w:color w:val="202124"/>
              <w:sz w:val="24"/>
              <w:szCs w:val="24"/>
            </w:rPr>
          </w:rPrChange>
        </w:rPr>
        <w:t>control</w:t>
      </w:r>
      <w:r w:rsidR="002E10B3" w:rsidRPr="00837CAE">
        <w:rPr>
          <w:rFonts w:ascii="Times New Roman" w:eastAsiaTheme="minorEastAsia" w:hAnsi="Times New Roman" w:cs="Times New Roman"/>
          <w:color w:val="202124"/>
          <w:rPrChange w:id="1049" w:author="Stephen John Stretton" w:date="2024-04-16T06:18:00Z">
            <w:rPr>
              <w:rFonts w:ascii="Times New Roman" w:eastAsiaTheme="minorEastAsia" w:hAnsi="Times New Roman" w:cs="Times New Roman"/>
              <w:color w:val="202124"/>
              <w:sz w:val="24"/>
              <w:szCs w:val="24"/>
            </w:rPr>
          </w:rPrChange>
        </w:rPr>
        <w:t xml:space="preserve"> of the institution would rest with the donors</w:t>
      </w:r>
      <w:r w:rsidR="00240B27" w:rsidRPr="00837CAE">
        <w:rPr>
          <w:rFonts w:ascii="Times New Roman" w:eastAsiaTheme="minorEastAsia" w:hAnsi="Times New Roman" w:cs="Times New Roman"/>
          <w:color w:val="202124"/>
          <w:rPrChange w:id="1050" w:author="Stephen John Stretton" w:date="2024-04-16T06:18:00Z">
            <w:rPr>
              <w:rFonts w:ascii="Times New Roman" w:eastAsiaTheme="minorEastAsia" w:hAnsi="Times New Roman" w:cs="Times New Roman"/>
              <w:color w:val="202124"/>
              <w:sz w:val="24"/>
              <w:szCs w:val="24"/>
            </w:rPr>
          </w:rPrChange>
        </w:rPr>
        <w:t xml:space="preserve">, whereas the </w:t>
      </w:r>
      <w:r w:rsidR="00240B27" w:rsidRPr="00837CAE">
        <w:rPr>
          <w:rFonts w:ascii="Times New Roman" w:eastAsiaTheme="minorEastAsia" w:hAnsi="Times New Roman" w:cs="Times New Roman"/>
          <w:i/>
          <w:iCs/>
          <w:color w:val="202124"/>
          <w:rPrChange w:id="1051" w:author="Stephen John Stretton" w:date="2024-04-16T06:18:00Z">
            <w:rPr>
              <w:rFonts w:ascii="Times New Roman" w:eastAsiaTheme="minorEastAsia" w:hAnsi="Times New Roman" w:cs="Times New Roman"/>
              <w:i/>
              <w:iCs/>
              <w:color w:val="202124"/>
              <w:sz w:val="24"/>
              <w:szCs w:val="24"/>
            </w:rPr>
          </w:rPrChange>
        </w:rPr>
        <w:t>beneficiaries</w:t>
      </w:r>
      <w:r w:rsidR="00240B27" w:rsidRPr="00837CAE">
        <w:rPr>
          <w:rFonts w:ascii="Times New Roman" w:eastAsiaTheme="minorEastAsia" w:hAnsi="Times New Roman" w:cs="Times New Roman"/>
          <w:color w:val="202124"/>
          <w:rPrChange w:id="1052" w:author="Stephen John Stretton" w:date="2024-04-16T06:18:00Z">
            <w:rPr>
              <w:rFonts w:ascii="Times New Roman" w:eastAsiaTheme="minorEastAsia" w:hAnsi="Times New Roman" w:cs="Times New Roman"/>
              <w:color w:val="202124"/>
              <w:sz w:val="24"/>
              <w:szCs w:val="24"/>
            </w:rPr>
          </w:rPrChange>
        </w:rPr>
        <w:t xml:space="preserve"> would be the future </w:t>
      </w:r>
      <w:r w:rsidR="00757FFB" w:rsidRPr="00837CAE">
        <w:rPr>
          <w:rFonts w:ascii="Times New Roman" w:eastAsiaTheme="minorEastAsia" w:hAnsi="Times New Roman" w:cs="Times New Roman"/>
          <w:color w:val="202124"/>
          <w:rPrChange w:id="1053" w:author="Stephen John Stretton" w:date="2024-04-16T06:18:00Z">
            <w:rPr>
              <w:rFonts w:ascii="Times New Roman" w:eastAsiaTheme="minorEastAsia" w:hAnsi="Times New Roman" w:cs="Times New Roman"/>
              <w:color w:val="202124"/>
              <w:sz w:val="24"/>
              <w:szCs w:val="24"/>
            </w:rPr>
          </w:rPrChange>
        </w:rPr>
        <w:t xml:space="preserve">(post 2050) </w:t>
      </w:r>
      <w:r w:rsidR="00240B27" w:rsidRPr="00837CAE">
        <w:rPr>
          <w:rFonts w:ascii="Times New Roman" w:eastAsiaTheme="minorEastAsia" w:hAnsi="Times New Roman" w:cs="Times New Roman"/>
          <w:color w:val="202124"/>
          <w:rPrChange w:id="1054" w:author="Stephen John Stretton" w:date="2024-04-16T06:18:00Z">
            <w:rPr>
              <w:rFonts w:ascii="Times New Roman" w:eastAsiaTheme="minorEastAsia" w:hAnsi="Times New Roman" w:cs="Times New Roman"/>
              <w:color w:val="202124"/>
              <w:sz w:val="24"/>
              <w:szCs w:val="24"/>
            </w:rPr>
          </w:rPrChange>
        </w:rPr>
        <w:t>population of recipient countries.</w:t>
      </w:r>
    </w:p>
    <w:p w14:paraId="3162B125" w14:textId="15C71682" w:rsidR="00B553BC" w:rsidRPr="00837CAE" w:rsidRDefault="00CA3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jc w:val="both"/>
        <w:divId w:val="255595428"/>
        <w:rPr>
          <w:rFonts w:ascii="Times New Roman" w:eastAsiaTheme="minorEastAsia" w:hAnsi="Times New Roman" w:cs="Times New Roman"/>
          <w:color w:val="202124"/>
          <w:rPrChange w:id="1055" w:author="Stephen John Stretton" w:date="2024-04-16T06:18:00Z">
            <w:rPr>
              <w:rFonts w:ascii="Times New Roman" w:eastAsiaTheme="minorEastAsia" w:hAnsi="Times New Roman" w:cs="Times New Roman"/>
              <w:color w:val="202124"/>
              <w:sz w:val="24"/>
              <w:szCs w:val="24"/>
            </w:rPr>
          </w:rPrChange>
        </w:rPr>
        <w:pPrChange w:id="1056"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jc w:val="both"/>
            <w:divId w:val="255595428"/>
          </w:pPr>
        </w:pPrChange>
      </w:pPr>
      <w:r w:rsidRPr="00837CAE">
        <w:rPr>
          <w:rFonts w:ascii="Times New Roman" w:eastAsiaTheme="minorEastAsia" w:hAnsi="Times New Roman" w:cs="Times New Roman"/>
          <w:color w:val="202124"/>
          <w:rPrChange w:id="1057" w:author="Stephen John Stretton" w:date="2024-04-16T06:18:00Z">
            <w:rPr>
              <w:rFonts w:ascii="Times New Roman" w:eastAsiaTheme="minorEastAsia" w:hAnsi="Times New Roman" w:cs="Times New Roman"/>
              <w:color w:val="202124"/>
              <w:sz w:val="24"/>
              <w:szCs w:val="24"/>
            </w:rPr>
          </w:rPrChange>
        </w:rPr>
        <w:t>It</w:t>
      </w:r>
      <w:r w:rsidR="00BF19E8" w:rsidRPr="00837CAE">
        <w:rPr>
          <w:rFonts w:ascii="Times New Roman" w:eastAsiaTheme="minorEastAsia" w:hAnsi="Times New Roman" w:cs="Times New Roman"/>
          <w:color w:val="202124"/>
          <w:rPrChange w:id="1058" w:author="Stephen John Stretton" w:date="2024-04-16T06:18:00Z">
            <w:rPr>
              <w:rFonts w:ascii="Times New Roman" w:eastAsiaTheme="minorEastAsia" w:hAnsi="Times New Roman" w:cs="Times New Roman"/>
              <w:color w:val="202124"/>
              <w:sz w:val="24"/>
              <w:szCs w:val="24"/>
            </w:rPr>
          </w:rPrChange>
        </w:rPr>
        <w:t xml:space="preserve"> would have </w:t>
      </w:r>
      <w:r w:rsidR="00D147EA" w:rsidRPr="00837CAE">
        <w:rPr>
          <w:rFonts w:ascii="Times New Roman" w:eastAsiaTheme="minorEastAsia" w:hAnsi="Times New Roman" w:cs="Times New Roman"/>
          <w:color w:val="202124"/>
          <w:rPrChange w:id="1059" w:author="Stephen John Stretton" w:date="2024-04-16T06:18:00Z">
            <w:rPr>
              <w:rFonts w:ascii="Times New Roman" w:eastAsiaTheme="minorEastAsia" w:hAnsi="Times New Roman" w:cs="Times New Roman"/>
              <w:color w:val="202124"/>
              <w:sz w:val="24"/>
              <w:szCs w:val="24"/>
            </w:rPr>
          </w:rPrChange>
        </w:rPr>
        <w:t>three</w:t>
      </w:r>
      <w:r w:rsidR="00BF19E8" w:rsidRPr="00837CAE">
        <w:rPr>
          <w:rFonts w:ascii="Times New Roman" w:eastAsiaTheme="minorEastAsia" w:hAnsi="Times New Roman" w:cs="Times New Roman"/>
          <w:color w:val="202124"/>
          <w:rPrChange w:id="1060" w:author="Stephen John Stretton" w:date="2024-04-16T06:18:00Z">
            <w:rPr>
              <w:rFonts w:ascii="Times New Roman" w:eastAsiaTheme="minorEastAsia" w:hAnsi="Times New Roman" w:cs="Times New Roman"/>
              <w:color w:val="202124"/>
              <w:sz w:val="24"/>
              <w:szCs w:val="24"/>
            </w:rPr>
          </w:rPrChange>
        </w:rPr>
        <w:t xml:space="preserve"> main functions: </w:t>
      </w:r>
      <w:r w:rsidR="00B75D6A" w:rsidRPr="00837CAE">
        <w:rPr>
          <w:rFonts w:ascii="Times New Roman" w:eastAsiaTheme="minorEastAsia" w:hAnsi="Times New Roman" w:cs="Times New Roman"/>
          <w:color w:val="202124"/>
          <w:rPrChange w:id="1061" w:author="Stephen John Stretton" w:date="2024-04-16T06:18:00Z">
            <w:rPr>
              <w:rFonts w:ascii="Times New Roman" w:eastAsiaTheme="minorEastAsia" w:hAnsi="Times New Roman" w:cs="Times New Roman"/>
              <w:color w:val="202124"/>
              <w:sz w:val="24"/>
              <w:szCs w:val="24"/>
            </w:rPr>
          </w:rPrChange>
        </w:rPr>
        <w:t xml:space="preserve">Insurance (acting as a second loss buffer in exchange for governments taking the first loss), </w:t>
      </w:r>
      <w:r w:rsidR="00BF19E8" w:rsidRPr="00837CAE">
        <w:rPr>
          <w:rFonts w:ascii="Times New Roman" w:eastAsiaTheme="minorEastAsia" w:hAnsi="Times New Roman" w:cs="Times New Roman"/>
          <w:i/>
          <w:iCs/>
          <w:color w:val="202124"/>
          <w:rPrChange w:id="1062" w:author="Stephen John Stretton" w:date="2024-04-16T06:18:00Z">
            <w:rPr>
              <w:rFonts w:ascii="Times New Roman" w:eastAsiaTheme="minorEastAsia" w:hAnsi="Times New Roman" w:cs="Times New Roman"/>
              <w:i/>
              <w:iCs/>
              <w:color w:val="202124"/>
              <w:sz w:val="24"/>
              <w:szCs w:val="24"/>
            </w:rPr>
          </w:rPrChange>
        </w:rPr>
        <w:t>Investment</w:t>
      </w:r>
      <w:r w:rsidR="00BF19E8" w:rsidRPr="00837CAE">
        <w:rPr>
          <w:rFonts w:ascii="Times New Roman" w:eastAsiaTheme="minorEastAsia" w:hAnsi="Times New Roman" w:cs="Times New Roman"/>
          <w:color w:val="202124"/>
          <w:rPrChange w:id="1063" w:author="Stephen John Stretton" w:date="2024-04-16T06:18:00Z">
            <w:rPr>
              <w:rFonts w:ascii="Times New Roman" w:eastAsiaTheme="minorEastAsia" w:hAnsi="Times New Roman" w:cs="Times New Roman"/>
              <w:color w:val="202124"/>
              <w:sz w:val="24"/>
              <w:szCs w:val="24"/>
            </w:rPr>
          </w:rPrChange>
        </w:rPr>
        <w:t xml:space="preserve"> </w:t>
      </w:r>
      <w:r w:rsidR="00B75D6A" w:rsidRPr="00837CAE">
        <w:rPr>
          <w:rFonts w:ascii="Times New Roman" w:eastAsiaTheme="minorEastAsia" w:hAnsi="Times New Roman" w:cs="Times New Roman"/>
          <w:color w:val="202124"/>
          <w:rPrChange w:id="1064" w:author="Stephen John Stretton" w:date="2024-04-16T06:18:00Z">
            <w:rPr>
              <w:rFonts w:ascii="Times New Roman" w:eastAsiaTheme="minorEastAsia" w:hAnsi="Times New Roman" w:cs="Times New Roman"/>
              <w:color w:val="202124"/>
              <w:sz w:val="24"/>
              <w:szCs w:val="24"/>
            </w:rPr>
          </w:rPrChange>
        </w:rPr>
        <w:t xml:space="preserve">(blended with the private sector) </w:t>
      </w:r>
      <w:r w:rsidR="00BF19E8" w:rsidRPr="00837CAE">
        <w:rPr>
          <w:rFonts w:ascii="Times New Roman" w:eastAsiaTheme="minorEastAsia" w:hAnsi="Times New Roman" w:cs="Times New Roman"/>
          <w:color w:val="202124"/>
          <w:rPrChange w:id="1065" w:author="Stephen John Stretton" w:date="2024-04-16T06:18:00Z">
            <w:rPr>
              <w:rFonts w:ascii="Times New Roman" w:eastAsiaTheme="minorEastAsia" w:hAnsi="Times New Roman" w:cs="Times New Roman"/>
              <w:color w:val="202124"/>
              <w:sz w:val="24"/>
              <w:szCs w:val="24"/>
            </w:rPr>
          </w:rPrChange>
        </w:rPr>
        <w:t xml:space="preserve">in the early stages of project equity projects, </w:t>
      </w:r>
      <w:r w:rsidR="00797963" w:rsidRPr="00837CAE">
        <w:rPr>
          <w:rFonts w:ascii="Times New Roman" w:eastAsiaTheme="minorEastAsia" w:hAnsi="Times New Roman" w:cs="Times New Roman"/>
          <w:color w:val="202124"/>
          <w:rPrChange w:id="1066" w:author="Stephen John Stretton" w:date="2024-04-16T06:18:00Z">
            <w:rPr>
              <w:rFonts w:ascii="Times New Roman" w:eastAsiaTheme="minorEastAsia" w:hAnsi="Times New Roman" w:cs="Times New Roman"/>
              <w:color w:val="202124"/>
              <w:sz w:val="24"/>
              <w:szCs w:val="24"/>
            </w:rPr>
          </w:rPrChange>
        </w:rPr>
        <w:t xml:space="preserve">and </w:t>
      </w:r>
      <w:r w:rsidR="00797963" w:rsidRPr="00837CAE">
        <w:rPr>
          <w:rFonts w:ascii="Times New Roman" w:eastAsiaTheme="minorEastAsia" w:hAnsi="Times New Roman" w:cs="Times New Roman"/>
          <w:i/>
          <w:iCs/>
          <w:color w:val="202124"/>
          <w:rPrChange w:id="1067" w:author="Stephen John Stretton" w:date="2024-04-16T06:18:00Z">
            <w:rPr>
              <w:rFonts w:ascii="Times New Roman" w:eastAsiaTheme="minorEastAsia" w:hAnsi="Times New Roman" w:cs="Times New Roman"/>
              <w:i/>
              <w:iCs/>
              <w:color w:val="202124"/>
              <w:sz w:val="24"/>
              <w:szCs w:val="24"/>
            </w:rPr>
          </w:rPrChange>
        </w:rPr>
        <w:t>International Incentives</w:t>
      </w:r>
      <w:r w:rsidR="002E10B3" w:rsidRPr="00837CAE">
        <w:rPr>
          <w:rFonts w:ascii="Times New Roman" w:eastAsiaTheme="minorEastAsia" w:hAnsi="Times New Roman" w:cs="Times New Roman"/>
          <w:i/>
          <w:iCs/>
          <w:color w:val="202124"/>
          <w:rPrChange w:id="1068" w:author="Stephen John Stretton" w:date="2024-04-16T06:18:00Z">
            <w:rPr>
              <w:rFonts w:ascii="Times New Roman" w:eastAsiaTheme="minorEastAsia" w:hAnsi="Times New Roman" w:cs="Times New Roman"/>
              <w:i/>
              <w:iCs/>
              <w:color w:val="202124"/>
              <w:sz w:val="24"/>
              <w:szCs w:val="24"/>
            </w:rPr>
          </w:rPrChange>
        </w:rPr>
        <w:t xml:space="preserve">, </w:t>
      </w:r>
      <w:r w:rsidR="002E10B3" w:rsidRPr="00837CAE">
        <w:rPr>
          <w:rFonts w:ascii="Times New Roman" w:eastAsiaTheme="minorEastAsia" w:hAnsi="Times New Roman" w:cs="Times New Roman"/>
          <w:color w:val="202124"/>
          <w:rPrChange w:id="1069" w:author="Stephen John Stretton" w:date="2024-04-16T06:18:00Z">
            <w:rPr>
              <w:rFonts w:ascii="Times New Roman" w:eastAsiaTheme="minorEastAsia" w:hAnsi="Times New Roman" w:cs="Times New Roman"/>
              <w:color w:val="202124"/>
              <w:sz w:val="24"/>
              <w:szCs w:val="24"/>
            </w:rPr>
          </w:rPrChange>
        </w:rPr>
        <w:t>meaning the allocation of beneficial ownership</w:t>
      </w:r>
      <w:r w:rsidR="009E4014" w:rsidRPr="00837CAE">
        <w:rPr>
          <w:rFonts w:ascii="Times New Roman" w:eastAsiaTheme="minorEastAsia" w:hAnsi="Times New Roman" w:cs="Times New Roman"/>
          <w:color w:val="202124"/>
          <w:rPrChange w:id="1070" w:author="Stephen John Stretton" w:date="2024-04-16T06:18:00Z">
            <w:rPr>
              <w:rFonts w:ascii="Times New Roman" w:eastAsiaTheme="minorEastAsia" w:hAnsi="Times New Roman" w:cs="Times New Roman"/>
              <w:color w:val="202124"/>
              <w:sz w:val="24"/>
              <w:szCs w:val="24"/>
            </w:rPr>
          </w:rPrChange>
        </w:rPr>
        <w:t xml:space="preserve"> to countries</w:t>
      </w:r>
      <w:r w:rsidR="00D147EA" w:rsidRPr="00837CAE">
        <w:rPr>
          <w:rFonts w:ascii="Times New Roman" w:eastAsiaTheme="minorEastAsia" w:hAnsi="Times New Roman" w:cs="Times New Roman"/>
          <w:color w:val="202124"/>
          <w:rPrChange w:id="1071" w:author="Stephen John Stretton" w:date="2024-04-16T06:18:00Z">
            <w:rPr>
              <w:rFonts w:ascii="Times New Roman" w:eastAsiaTheme="minorEastAsia" w:hAnsi="Times New Roman" w:cs="Times New Roman"/>
              <w:color w:val="202124"/>
              <w:sz w:val="24"/>
              <w:szCs w:val="24"/>
            </w:rPr>
          </w:rPrChange>
        </w:rPr>
        <w:t xml:space="preserve"> according to their participation.</w:t>
      </w:r>
    </w:p>
    <w:p w14:paraId="5BDBEDB0" w14:textId="1D4B29A3" w:rsidR="00B553BC" w:rsidRPr="00837CAE" w:rsidRDefault="00B553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76" w:lineRule="auto"/>
        <w:divId w:val="255595428"/>
        <w:rPr>
          <w:rFonts w:ascii="Times New Roman" w:eastAsiaTheme="minorEastAsia" w:hAnsi="Times New Roman" w:cs="Times New Roman"/>
          <w:color w:val="202124"/>
          <w:rPrChange w:id="1072" w:author="Stephen John Stretton" w:date="2024-04-16T06:18:00Z">
            <w:rPr>
              <w:rFonts w:ascii="Times New Roman" w:eastAsiaTheme="minorEastAsia" w:hAnsi="Times New Roman" w:cs="Times New Roman"/>
              <w:color w:val="202124"/>
              <w:sz w:val="24"/>
              <w:szCs w:val="24"/>
            </w:rPr>
          </w:rPrChange>
        </w:rPr>
        <w:pPrChange w:id="1073" w:author="Stephen John Stretton" w:date="2024-04-16T06: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0" w:line="240" w:lineRule="auto"/>
            <w:divId w:val="255595428"/>
          </w:pPr>
        </w:pPrChange>
      </w:pPr>
    </w:p>
    <w:sectPr w:rsidR="00B553BC" w:rsidRPr="00837CAE">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1" w:author="Nils Burkhard Patrik Zimmermann" w:date="2024-01-04T21:27:00Z" w:initials="NBPZ">
    <w:p w14:paraId="17E9A5DB" w14:textId="77777777" w:rsidR="009913DF" w:rsidRDefault="009913DF" w:rsidP="004578C9">
      <w:pPr>
        <w:pStyle w:val="CommentText"/>
      </w:pPr>
      <w:r>
        <w:rPr>
          <w:rStyle w:val="CommentReference"/>
        </w:rPr>
        <w:annotationRef/>
      </w:r>
      <w:r>
        <w:t>"and other risks and guarantees" = ? Unclear, weakens a previously strong sentence by adding a vague, abstract list of unspecific categories. Might be better to elaborate this in a separate sentence. E.g. ",,, can act as collateral in borrowing related to climate change. CIT could also offer guarantees such as…"</w:t>
      </w:r>
    </w:p>
  </w:comment>
  <w:comment w:id="179" w:author="Jon Strand" w:date="2024-03-03T23:47:00Z" w:initials="JS">
    <w:p w14:paraId="100B7B7E" w14:textId="494FB048" w:rsidR="00951673" w:rsidRDefault="00951673">
      <w:pPr>
        <w:pStyle w:val="CommentText"/>
      </w:pPr>
      <w:r>
        <w:rPr>
          <w:rStyle w:val="CommentReference"/>
        </w:rPr>
        <w:annotationRef/>
      </w:r>
      <w:r>
        <w:t>I think that also private investors, and sovereigns, can be beneficiaries due to the created opportunity to realize profitable investments.</w:t>
      </w:r>
    </w:p>
  </w:comment>
  <w:comment w:id="479" w:author="Jon Strand" w:date="2024-04-01T15:33:00Z" w:initials="JS">
    <w:p w14:paraId="68474639" w14:textId="4057416E" w:rsidR="00D632FA" w:rsidRDefault="00D632FA">
      <w:pPr>
        <w:pStyle w:val="CommentText"/>
      </w:pPr>
      <w:r>
        <w:rPr>
          <w:rStyle w:val="CommentReference"/>
        </w:rPr>
        <w:annotationRef/>
      </w:r>
      <w:r>
        <w:t>How can this amount be raised with this tax? (At 50 BT co2e/year, this tax would raise a max of $5 trillion.)</w:t>
      </w:r>
      <w:r>
        <w:rPr>
          <w:vanish/>
        </w:rPr>
        <w:t>owHaoH</w:t>
      </w:r>
    </w:p>
  </w:comment>
  <w:comment w:id="480" w:author="Stephen John Stretton" w:date="2024-04-15T12:42:00Z" w:initials="SJS">
    <w:p w14:paraId="0BDDDCAD" w14:textId="77777777" w:rsidR="0047246E" w:rsidRDefault="0047246E" w:rsidP="00947CCC">
      <w:pPr>
        <w:pStyle w:val="CommentText"/>
      </w:pPr>
      <w:r>
        <w:rPr>
          <w:rStyle w:val="CommentReference"/>
        </w:rPr>
        <w:annotationRef/>
      </w:r>
      <w:r>
        <w:t>I agree. This is a numerical typo.</w:t>
      </w:r>
    </w:p>
  </w:comment>
  <w:comment w:id="489" w:author="Jon Strand" w:date="2024-04-01T15:35:00Z" w:initials="JS">
    <w:p w14:paraId="6E75EEE7" w14:textId="3D43BBA2" w:rsidR="00D632FA" w:rsidRDefault="00D632FA">
      <w:pPr>
        <w:pStyle w:val="CommentText"/>
      </w:pPr>
      <w:r>
        <w:rPr>
          <w:rStyle w:val="CommentReference"/>
        </w:rPr>
        <w:annotationRef/>
      </w:r>
      <w:r>
        <w:t>This is more than half of China’s annual GDP.</w:t>
      </w:r>
    </w:p>
  </w:comment>
  <w:comment w:id="589" w:author="Jon Strand" w:date="2024-04-01T15:41:00Z" w:initials="JS">
    <w:p w14:paraId="1B4891CF" w14:textId="59DBAED1" w:rsidR="00D632FA" w:rsidRDefault="00D632FA">
      <w:pPr>
        <w:pStyle w:val="CommentText"/>
      </w:pPr>
      <w:r>
        <w:rPr>
          <w:rStyle w:val="CommentReference"/>
        </w:rPr>
        <w:annotationRef/>
      </w:r>
      <w:r>
        <w:t>But remember that feebates do not reduce emissions along all margins (</w:t>
      </w:r>
      <w:r w:rsidR="002E21C6">
        <w:t>provi</w:t>
      </w:r>
      <w:r>
        <w:t xml:space="preserve">de relative incentives </w:t>
      </w:r>
      <w:r w:rsidR="002E21C6">
        <w:t>but</w:t>
      </w:r>
      <w:r>
        <w:t xml:space="preserve"> </w:t>
      </w:r>
      <w:r w:rsidR="002E21C6">
        <w:t>not absolute ones).</w:t>
      </w:r>
    </w:p>
  </w:comment>
  <w:comment w:id="590" w:author="Stephen John Stretton" w:date="2024-04-15T12:54:00Z" w:initials="SJS">
    <w:p w14:paraId="640C6483" w14:textId="77777777" w:rsidR="00782FF8" w:rsidRDefault="00782FF8" w:rsidP="001A40C5">
      <w:pPr>
        <w:pStyle w:val="CommentText"/>
      </w:pPr>
      <w:r>
        <w:rPr>
          <w:rStyle w:val="CommentReference"/>
        </w:rPr>
        <w:annotationRef/>
      </w:r>
      <w:r>
        <w:t>I agree. I avoided mentioning feebates directly.</w:t>
      </w:r>
    </w:p>
  </w:comment>
  <w:comment w:id="641" w:author="Jon Strand" w:date="2024-04-01T15:46:00Z" w:initials="JS">
    <w:p w14:paraId="638A3B7C" w14:textId="2510135A" w:rsidR="002E21C6" w:rsidRDefault="002E21C6">
      <w:pPr>
        <w:pStyle w:val="CommentText"/>
      </w:pPr>
      <w:r>
        <w:rPr>
          <w:rStyle w:val="CommentReference"/>
        </w:rPr>
        <w:annotationRef/>
      </w:r>
      <w:r>
        <w:t>But hardly at the level considered here.</w:t>
      </w:r>
      <w:r w:rsidR="00320EE7">
        <w:t xml:space="preserve"> Also, we wouldn’t want the Bank to make all the lending.</w:t>
      </w:r>
    </w:p>
  </w:comment>
  <w:comment w:id="656" w:author="Jon Strand" w:date="2024-04-01T15:58:00Z" w:initials="JS">
    <w:p w14:paraId="3CDA3271" w14:textId="77777777" w:rsidR="00837CAE" w:rsidRDefault="00320EE7" w:rsidP="00465EF8">
      <w:pPr>
        <w:pStyle w:val="CommentText"/>
      </w:pPr>
      <w:r>
        <w:rPr>
          <w:rStyle w:val="CommentReference"/>
        </w:rPr>
        <w:annotationRef/>
      </w:r>
      <w:r w:rsidR="00837CAE">
        <w:t>More</w:t>
      </w:r>
    </w:p>
  </w:comment>
  <w:comment w:id="754" w:author="Jon Strand" w:date="2024-04-01T16:07:00Z" w:initials="JS">
    <w:p w14:paraId="3D51B161" w14:textId="6D79CBBB" w:rsidR="00580A0D" w:rsidRDefault="00580A0D">
      <w:pPr>
        <w:pStyle w:val="CommentText"/>
      </w:pPr>
      <w:r>
        <w:rPr>
          <w:rStyle w:val="CommentReference"/>
        </w:rPr>
        <w:annotationRef/>
      </w:r>
      <w:r>
        <w:t xml:space="preserve">Here, the very scale of the (global) activity should be able to create insurance possibilities. Although not against systemic risks (such as a global recession, or pandemic). </w:t>
      </w:r>
    </w:p>
  </w:comment>
  <w:comment w:id="755" w:author="Stephen John Stretton" w:date="2024-04-16T06:12:00Z" w:initials="SJS">
    <w:p w14:paraId="1CD008C7" w14:textId="77777777" w:rsidR="00837CAE" w:rsidRDefault="00837CAE" w:rsidP="00626C79">
      <w:pPr>
        <w:pStyle w:val="CommentText"/>
      </w:pPr>
      <w:r>
        <w:rPr>
          <w:rStyle w:val="CommentReference"/>
        </w:rPr>
        <w:annotationRef/>
      </w:r>
      <w:r>
        <w:t>I agree. I used your sentence.</w:t>
      </w:r>
    </w:p>
  </w:comment>
  <w:comment w:id="871" w:author="Jon Strand" w:date="2024-04-01T16:18:00Z" w:initials="JS">
    <w:p w14:paraId="39227920" w14:textId="37F36CDA" w:rsidR="0002750D" w:rsidRDefault="0002750D">
      <w:pPr>
        <w:pStyle w:val="CommentText"/>
      </w:pPr>
      <w:r>
        <w:rPr>
          <w:rStyle w:val="CommentReference"/>
        </w:rPr>
        <w:annotationRef/>
      </w:r>
      <w:r>
        <w:t>You require some formal modeling to investigate how this would work, in particular how it would leverage sufficient loanable funds from the private credit market.</w:t>
      </w:r>
    </w:p>
  </w:comment>
  <w:comment w:id="872" w:author="Stephen John Stretton" w:date="2024-04-16T06:16:00Z" w:initials="SJS">
    <w:p w14:paraId="60EDA021" w14:textId="77777777" w:rsidR="00837CAE" w:rsidRDefault="00837CAE" w:rsidP="0002378E">
      <w:pPr>
        <w:pStyle w:val="CommentText"/>
      </w:pPr>
      <w:r>
        <w:rPr>
          <w:rStyle w:val="CommentReference"/>
        </w:rPr>
        <w:annotationRef/>
      </w:r>
      <w:r>
        <w:t>I agree.</w:t>
      </w:r>
    </w:p>
  </w:comment>
  <w:comment w:id="888" w:author="Jon Strand" w:date="2024-04-01T16:21:00Z" w:initials="JS">
    <w:p w14:paraId="55F830B0" w14:textId="38417831" w:rsidR="0002750D" w:rsidRDefault="0002750D">
      <w:pPr>
        <w:pStyle w:val="CommentText"/>
      </w:pPr>
      <w:r>
        <w:rPr>
          <w:rStyle w:val="CommentReference"/>
        </w:rPr>
        <w:annotationRef/>
      </w:r>
      <w:r>
        <w:t>For most LICs, it would be way too long to wait until mid century for any payback.</w:t>
      </w:r>
    </w:p>
  </w:comment>
  <w:comment w:id="889" w:author="Stephen John Stretton" w:date="2024-04-16T06:14:00Z" w:initials="SJS">
    <w:p w14:paraId="34CA33D0" w14:textId="77777777" w:rsidR="00837CAE" w:rsidRDefault="00837CAE" w:rsidP="000C6FEE">
      <w:pPr>
        <w:pStyle w:val="CommentText"/>
      </w:pPr>
      <w:r>
        <w:rPr>
          <w:rStyle w:val="CommentReference"/>
        </w:rPr>
        <w:annotationRef/>
      </w:r>
      <w:r>
        <w:t>I agree. I clarified.</w:t>
      </w:r>
    </w:p>
  </w:comment>
  <w:comment w:id="946" w:author="Jon Strand" w:date="2024-04-01T16:26:00Z" w:initials="JS">
    <w:p w14:paraId="3DABD014" w14:textId="6B982D54" w:rsidR="00B36C55" w:rsidRDefault="00B36C55">
      <w:pPr>
        <w:pStyle w:val="CommentText"/>
      </w:pPr>
      <w:r>
        <w:rPr>
          <w:rStyle w:val="CommentReference"/>
        </w:rPr>
        <w:annotationRef/>
      </w:r>
      <w:r>
        <w:t>These numbers and leverage factors need to be justified through more precise modeling and analysis of how these financial markets actually work.</w:t>
      </w:r>
    </w:p>
  </w:comment>
  <w:comment w:id="947" w:author="Stephen John Stretton" w:date="2024-04-16T06:15:00Z" w:initials="SJS">
    <w:p w14:paraId="342D9F43" w14:textId="77777777" w:rsidR="00837CAE" w:rsidRDefault="00837CAE" w:rsidP="00830638">
      <w:pPr>
        <w:pStyle w:val="CommentText"/>
      </w:pPr>
      <w:r>
        <w:rPr>
          <w:rStyle w:val="CommentReference"/>
        </w:rPr>
        <w:annotationRef/>
      </w:r>
      <w:r>
        <w:t>I agree.</w:t>
      </w:r>
    </w:p>
  </w:comment>
  <w:comment w:id="1028" w:author="Jon Strand" w:date="2024-04-01T16:44:00Z" w:initials="JS">
    <w:p w14:paraId="62533715" w14:textId="1896A533" w:rsidR="006E65C1" w:rsidRDefault="006E65C1">
      <w:pPr>
        <w:pStyle w:val="CommentText"/>
      </w:pPr>
      <w:r>
        <w:rPr>
          <w:rStyle w:val="CommentReference"/>
        </w:rPr>
        <w:annotationRef/>
      </w:r>
      <w:r>
        <w:t xml:space="preserve">Do not say “insufficient funds”, say insufficient willingness to commit funds to countries that today appear as very risky. This is what we need to overcome. </w:t>
      </w:r>
    </w:p>
  </w:comment>
  <w:comment w:id="1029" w:author="Stephen John Stretton" w:date="2024-04-16T06:15:00Z" w:initials="SJS">
    <w:p w14:paraId="269D7261" w14:textId="77777777" w:rsidR="00837CAE" w:rsidRDefault="00837CAE" w:rsidP="00D24E16">
      <w:pPr>
        <w:pStyle w:val="CommentText"/>
      </w:pPr>
      <w:r>
        <w:rPr>
          <w:rStyle w:val="CommentReference"/>
        </w:rPr>
        <w:annotationRef/>
      </w:r>
      <w:r>
        <w:t>I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E9A5DB" w15:done="1"/>
  <w15:commentEx w15:paraId="100B7B7E" w15:done="1"/>
  <w15:commentEx w15:paraId="68474639" w15:done="1"/>
  <w15:commentEx w15:paraId="0BDDDCAD" w15:paraIdParent="68474639" w15:done="1"/>
  <w15:commentEx w15:paraId="6E75EEE7" w15:done="1"/>
  <w15:commentEx w15:paraId="1B4891CF" w15:done="1"/>
  <w15:commentEx w15:paraId="640C6483" w15:paraIdParent="1B4891CF" w15:done="1"/>
  <w15:commentEx w15:paraId="638A3B7C" w15:done="1"/>
  <w15:commentEx w15:paraId="3CDA3271" w15:done="1"/>
  <w15:commentEx w15:paraId="3D51B161" w15:done="1"/>
  <w15:commentEx w15:paraId="1CD008C7" w15:paraIdParent="3D51B161" w15:done="1"/>
  <w15:commentEx w15:paraId="39227920" w15:done="1"/>
  <w15:commentEx w15:paraId="60EDA021" w15:paraIdParent="39227920" w15:done="1"/>
  <w15:commentEx w15:paraId="55F830B0" w15:done="1"/>
  <w15:commentEx w15:paraId="34CA33D0" w15:paraIdParent="55F830B0" w15:done="1"/>
  <w15:commentEx w15:paraId="3DABD014" w15:done="1"/>
  <w15:commentEx w15:paraId="342D9F43" w15:paraIdParent="3DABD014" w15:done="1"/>
  <w15:commentEx w15:paraId="62533715" w15:done="1"/>
  <w15:commentEx w15:paraId="269D7261" w15:paraIdParent="6253371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41A14B" w16cex:dateUtc="2024-01-05T02:27:00Z"/>
  <w16cex:commentExtensible w16cex:durableId="4F6FCF93" w16cex:dateUtc="2024-03-04T04:47:00Z"/>
  <w16cex:commentExtensible w16cex:durableId="55974133" w16cex:dateUtc="2024-04-01T19:33:00Z"/>
  <w16cex:commentExtensible w16cex:durableId="29C79F4F" w16cex:dateUtc="2024-04-15T16:42:00Z"/>
  <w16cex:commentExtensible w16cex:durableId="5E14D9DD" w16cex:dateUtc="2024-04-01T19:35:00Z"/>
  <w16cex:commentExtensible w16cex:durableId="48877581" w16cex:dateUtc="2024-04-01T19:41:00Z"/>
  <w16cex:commentExtensible w16cex:durableId="29C7A20C" w16cex:dateUtc="2024-04-15T16:54:00Z"/>
  <w16cex:commentExtensible w16cex:durableId="0A3C2167" w16cex:dateUtc="2024-04-01T19:46:00Z"/>
  <w16cex:commentExtensible w16cex:durableId="050971BA" w16cex:dateUtc="2024-04-01T19:58:00Z"/>
  <w16cex:commentExtensible w16cex:durableId="2E8677EC" w16cex:dateUtc="2024-04-01T20:07:00Z"/>
  <w16cex:commentExtensible w16cex:durableId="29C8956B" w16cex:dateUtc="2024-04-16T10:12:00Z"/>
  <w16cex:commentExtensible w16cex:durableId="7B8191C3" w16cex:dateUtc="2024-04-01T20:18:00Z"/>
  <w16cex:commentExtensible w16cex:durableId="29C89630" w16cex:dateUtc="2024-04-16T10:16:00Z"/>
  <w16cex:commentExtensible w16cex:durableId="5B5DC508" w16cex:dateUtc="2024-04-01T20:21:00Z"/>
  <w16cex:commentExtensible w16cex:durableId="29C895C9" w16cex:dateUtc="2024-04-16T10:14:00Z"/>
  <w16cex:commentExtensible w16cex:durableId="4DA63042" w16cex:dateUtc="2024-04-01T20:26:00Z"/>
  <w16cex:commentExtensible w16cex:durableId="29C89611" w16cex:dateUtc="2024-04-16T10:15:00Z"/>
  <w16cex:commentExtensible w16cex:durableId="07F1393C" w16cex:dateUtc="2024-04-01T20:44:00Z"/>
  <w16cex:commentExtensible w16cex:durableId="29C895EC" w16cex:dateUtc="2024-04-16T10: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E9A5DB" w16cid:durableId="2941A14B"/>
  <w16cid:commentId w16cid:paraId="100B7B7E" w16cid:durableId="4F6FCF93"/>
  <w16cid:commentId w16cid:paraId="68474639" w16cid:durableId="55974133"/>
  <w16cid:commentId w16cid:paraId="0BDDDCAD" w16cid:durableId="29C79F4F"/>
  <w16cid:commentId w16cid:paraId="6E75EEE7" w16cid:durableId="5E14D9DD"/>
  <w16cid:commentId w16cid:paraId="1B4891CF" w16cid:durableId="48877581"/>
  <w16cid:commentId w16cid:paraId="640C6483" w16cid:durableId="29C7A20C"/>
  <w16cid:commentId w16cid:paraId="638A3B7C" w16cid:durableId="0A3C2167"/>
  <w16cid:commentId w16cid:paraId="3CDA3271" w16cid:durableId="050971BA"/>
  <w16cid:commentId w16cid:paraId="3D51B161" w16cid:durableId="2E8677EC"/>
  <w16cid:commentId w16cid:paraId="1CD008C7" w16cid:durableId="29C8956B"/>
  <w16cid:commentId w16cid:paraId="39227920" w16cid:durableId="7B8191C3"/>
  <w16cid:commentId w16cid:paraId="60EDA021" w16cid:durableId="29C89630"/>
  <w16cid:commentId w16cid:paraId="55F830B0" w16cid:durableId="5B5DC508"/>
  <w16cid:commentId w16cid:paraId="34CA33D0" w16cid:durableId="29C895C9"/>
  <w16cid:commentId w16cid:paraId="3DABD014" w16cid:durableId="4DA63042"/>
  <w16cid:commentId w16cid:paraId="342D9F43" w16cid:durableId="29C89611"/>
  <w16cid:commentId w16cid:paraId="62533715" w16cid:durableId="07F1393C"/>
  <w16cid:commentId w16cid:paraId="269D7261" w16cid:durableId="29C895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0D268" w14:textId="77777777" w:rsidR="00D82AEB" w:rsidRDefault="00D82AEB" w:rsidP="00F40668">
      <w:pPr>
        <w:spacing w:after="0" w:line="240" w:lineRule="auto"/>
      </w:pPr>
      <w:r>
        <w:separator/>
      </w:r>
    </w:p>
  </w:endnote>
  <w:endnote w:type="continuationSeparator" w:id="0">
    <w:p w14:paraId="49F94720" w14:textId="77777777" w:rsidR="00D82AEB" w:rsidRDefault="00D82AEB" w:rsidP="00F40668">
      <w:pPr>
        <w:spacing w:after="0" w:line="240" w:lineRule="auto"/>
      </w:pPr>
      <w:r>
        <w:continuationSeparator/>
      </w:r>
    </w:p>
  </w:endnote>
  <w:endnote w:type="continuationNotice" w:id="1">
    <w:p w14:paraId="24604B78" w14:textId="77777777" w:rsidR="00D82AEB" w:rsidRDefault="00D82A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649AB" w14:textId="77777777" w:rsidR="00D82AEB" w:rsidRDefault="00D82AEB" w:rsidP="00F40668">
      <w:pPr>
        <w:spacing w:after="0" w:line="240" w:lineRule="auto"/>
      </w:pPr>
      <w:r>
        <w:separator/>
      </w:r>
    </w:p>
  </w:footnote>
  <w:footnote w:type="continuationSeparator" w:id="0">
    <w:p w14:paraId="2301D5F2" w14:textId="77777777" w:rsidR="00D82AEB" w:rsidRDefault="00D82AEB" w:rsidP="00F40668">
      <w:pPr>
        <w:spacing w:after="0" w:line="240" w:lineRule="auto"/>
      </w:pPr>
      <w:r>
        <w:continuationSeparator/>
      </w:r>
    </w:p>
  </w:footnote>
  <w:footnote w:type="continuationNotice" w:id="1">
    <w:p w14:paraId="068234FD" w14:textId="77777777" w:rsidR="00D82AEB" w:rsidRDefault="00D82A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1DCDF" w14:textId="71351A49" w:rsidR="00C87274" w:rsidRPr="00E66CA9" w:rsidRDefault="00C87274" w:rsidP="00C87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right"/>
      <w:rPr>
        <w:rFonts w:ascii="Times New Roman" w:hAnsi="Times New Roman" w:cs="Times New Roman"/>
        <w:sz w:val="24"/>
        <w:szCs w:val="24"/>
      </w:rPr>
    </w:pPr>
    <w:del w:id="1074" w:author="Stephen John Stretton" w:date="2024-04-15T12:38:00Z">
      <w:r w:rsidDel="003F6863">
        <w:rPr>
          <w:rFonts w:ascii="Times New Roman" w:hAnsi="Times New Roman" w:cs="Times New Roman"/>
          <w:sz w:val="24"/>
          <w:szCs w:val="24"/>
        </w:rPr>
        <w:delText xml:space="preserve">January </w:delText>
      </w:r>
    </w:del>
    <w:ins w:id="1075" w:author="Stephen John Stretton" w:date="2024-04-15T12:38:00Z">
      <w:r w:rsidR="003F6863">
        <w:rPr>
          <w:rFonts w:ascii="Times New Roman" w:hAnsi="Times New Roman" w:cs="Times New Roman"/>
          <w:sz w:val="24"/>
          <w:szCs w:val="24"/>
        </w:rPr>
        <w:t xml:space="preserve">April </w:t>
      </w:r>
    </w:ins>
    <w:r>
      <w:rPr>
        <w:rFonts w:ascii="Times New Roman" w:hAnsi="Times New Roman" w:cs="Times New Roman"/>
        <w:sz w:val="24"/>
        <w:szCs w:val="24"/>
      </w:rPr>
      <w:t>2024</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AB446F"/>
    <w:multiLevelType w:val="hybridMultilevel"/>
    <w:tmpl w:val="3C481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40A42"/>
    <w:multiLevelType w:val="hybridMultilevel"/>
    <w:tmpl w:val="7820FB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8E14E98"/>
    <w:multiLevelType w:val="hybridMultilevel"/>
    <w:tmpl w:val="865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6F4FB2"/>
    <w:multiLevelType w:val="hybridMultilevel"/>
    <w:tmpl w:val="4BD495BA"/>
    <w:lvl w:ilvl="0" w:tplc="733C1FAC">
      <w:start w:val="1"/>
      <w:numFmt w:val="decimal"/>
      <w:lvlText w:val="%1)"/>
      <w:lvlJc w:val="left"/>
      <w:pPr>
        <w:ind w:left="720" w:hanging="360"/>
      </w:pPr>
    </w:lvl>
    <w:lvl w:ilvl="1" w:tplc="78BAFF8E">
      <w:start w:val="1"/>
      <w:numFmt w:val="lowerLetter"/>
      <w:lvlText w:val="%2."/>
      <w:lvlJc w:val="left"/>
      <w:pPr>
        <w:ind w:left="1440" w:hanging="360"/>
      </w:pPr>
    </w:lvl>
    <w:lvl w:ilvl="2" w:tplc="9128157C">
      <w:start w:val="1"/>
      <w:numFmt w:val="lowerRoman"/>
      <w:lvlText w:val="%3."/>
      <w:lvlJc w:val="right"/>
      <w:pPr>
        <w:ind w:left="2160" w:hanging="180"/>
      </w:pPr>
    </w:lvl>
    <w:lvl w:ilvl="3" w:tplc="8A486F48">
      <w:start w:val="1"/>
      <w:numFmt w:val="decimal"/>
      <w:lvlText w:val="%4."/>
      <w:lvlJc w:val="left"/>
      <w:pPr>
        <w:ind w:left="2880" w:hanging="360"/>
      </w:pPr>
    </w:lvl>
    <w:lvl w:ilvl="4" w:tplc="93CA21A6">
      <w:start w:val="1"/>
      <w:numFmt w:val="lowerLetter"/>
      <w:lvlText w:val="%5."/>
      <w:lvlJc w:val="left"/>
      <w:pPr>
        <w:ind w:left="3600" w:hanging="360"/>
      </w:pPr>
    </w:lvl>
    <w:lvl w:ilvl="5" w:tplc="2DEC073E">
      <w:start w:val="1"/>
      <w:numFmt w:val="lowerRoman"/>
      <w:lvlText w:val="%6."/>
      <w:lvlJc w:val="right"/>
      <w:pPr>
        <w:ind w:left="4320" w:hanging="180"/>
      </w:pPr>
    </w:lvl>
    <w:lvl w:ilvl="6" w:tplc="3ADC617A">
      <w:start w:val="1"/>
      <w:numFmt w:val="decimal"/>
      <w:lvlText w:val="%7."/>
      <w:lvlJc w:val="left"/>
      <w:pPr>
        <w:ind w:left="5040" w:hanging="360"/>
      </w:pPr>
    </w:lvl>
    <w:lvl w:ilvl="7" w:tplc="FDF8DB3E">
      <w:start w:val="1"/>
      <w:numFmt w:val="lowerLetter"/>
      <w:lvlText w:val="%8."/>
      <w:lvlJc w:val="left"/>
      <w:pPr>
        <w:ind w:left="5760" w:hanging="360"/>
      </w:pPr>
    </w:lvl>
    <w:lvl w:ilvl="8" w:tplc="7CE49EB0">
      <w:start w:val="1"/>
      <w:numFmt w:val="lowerRoman"/>
      <w:lvlText w:val="%9."/>
      <w:lvlJc w:val="right"/>
      <w:pPr>
        <w:ind w:left="6480" w:hanging="180"/>
      </w:pPr>
    </w:lvl>
  </w:abstractNum>
  <w:abstractNum w:abstractNumId="4" w15:restartNumberingAfterBreak="0">
    <w:nsid w:val="404A2687"/>
    <w:multiLevelType w:val="hybridMultilevel"/>
    <w:tmpl w:val="4B9645CC"/>
    <w:lvl w:ilvl="0" w:tplc="526ED0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233313"/>
    <w:multiLevelType w:val="hybridMultilevel"/>
    <w:tmpl w:val="734A7342"/>
    <w:lvl w:ilvl="0" w:tplc="1AD24AA8">
      <w:start w:val="1"/>
      <w:numFmt w:val="decimal"/>
      <w:lvlText w:val="%1."/>
      <w:lvlJc w:val="left"/>
      <w:pPr>
        <w:ind w:left="720" w:hanging="360"/>
      </w:pPr>
      <w:rPr>
        <w:rFonts w:ascii="Times New Roman" w:eastAsiaTheme="minorEastAsia"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200F73"/>
    <w:multiLevelType w:val="hybridMultilevel"/>
    <w:tmpl w:val="73CAA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DC1F40"/>
    <w:multiLevelType w:val="hybridMultilevel"/>
    <w:tmpl w:val="B5866278"/>
    <w:lvl w:ilvl="0" w:tplc="0980B314">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8" w15:restartNumberingAfterBreak="0">
    <w:nsid w:val="766D7EC2"/>
    <w:multiLevelType w:val="hybridMultilevel"/>
    <w:tmpl w:val="35E02D62"/>
    <w:lvl w:ilvl="0" w:tplc="EBC0D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90D69"/>
    <w:multiLevelType w:val="hybridMultilevel"/>
    <w:tmpl w:val="21C87C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277078">
    <w:abstractNumId w:val="3"/>
  </w:num>
  <w:num w:numId="2" w16cid:durableId="108740629">
    <w:abstractNumId w:val="5"/>
  </w:num>
  <w:num w:numId="3" w16cid:durableId="392587794">
    <w:abstractNumId w:val="7"/>
  </w:num>
  <w:num w:numId="4" w16cid:durableId="2134011251">
    <w:abstractNumId w:val="9"/>
  </w:num>
  <w:num w:numId="5" w16cid:durableId="115099116">
    <w:abstractNumId w:val="6"/>
  </w:num>
  <w:num w:numId="6" w16cid:durableId="1653605490">
    <w:abstractNumId w:val="4"/>
  </w:num>
  <w:num w:numId="7" w16cid:durableId="1182235118">
    <w:abstractNumId w:val="8"/>
  </w:num>
  <w:num w:numId="8" w16cid:durableId="1828326087">
    <w:abstractNumId w:val="0"/>
  </w:num>
  <w:num w:numId="9" w16cid:durableId="1233808095">
    <w:abstractNumId w:val="1"/>
  </w:num>
  <w:num w:numId="10" w16cid:durableId="16350216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phen John Stretton">
    <w15:presenceInfo w15:providerId="AD" w15:userId="S::sstretton@worldbank.org::da8c780b-1aa2-4e36-94fb-871dc8111504"/>
  </w15:person>
  <w15:person w15:author="Nils Burkhard Patrik Zimmermann">
    <w15:presenceInfo w15:providerId="AD" w15:userId="S::nzimmermann@worldbank.org::ff02bda6-aa1d-49f9-bc1c-920e1083daef"/>
  </w15:person>
  <w15:person w15:author="Jon Strand">
    <w15:presenceInfo w15:providerId="Windows Live" w15:userId="3c53cdd273d9ec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yMDQH0uaGpkZG5ko6SsGpxcWZ+XkgBYa1ANeYJcssAAAA"/>
  </w:docVars>
  <w:rsids>
    <w:rsidRoot w:val="00F40668"/>
    <w:rsid w:val="00000EB1"/>
    <w:rsid w:val="000026E1"/>
    <w:rsid w:val="00003F07"/>
    <w:rsid w:val="00004CBE"/>
    <w:rsid w:val="000051DA"/>
    <w:rsid w:val="000059D2"/>
    <w:rsid w:val="000071DA"/>
    <w:rsid w:val="00010DE0"/>
    <w:rsid w:val="00011213"/>
    <w:rsid w:val="00011226"/>
    <w:rsid w:val="00012BA7"/>
    <w:rsid w:val="00013FF6"/>
    <w:rsid w:val="00014B28"/>
    <w:rsid w:val="00015D8A"/>
    <w:rsid w:val="00016864"/>
    <w:rsid w:val="00016E40"/>
    <w:rsid w:val="00020258"/>
    <w:rsid w:val="000203DD"/>
    <w:rsid w:val="000225CB"/>
    <w:rsid w:val="00022DAD"/>
    <w:rsid w:val="00023678"/>
    <w:rsid w:val="00023A4C"/>
    <w:rsid w:val="00024626"/>
    <w:rsid w:val="000250B3"/>
    <w:rsid w:val="000258A2"/>
    <w:rsid w:val="00025FE2"/>
    <w:rsid w:val="00026206"/>
    <w:rsid w:val="0002750D"/>
    <w:rsid w:val="00027FE1"/>
    <w:rsid w:val="00032E00"/>
    <w:rsid w:val="000337E6"/>
    <w:rsid w:val="00034832"/>
    <w:rsid w:val="0003597D"/>
    <w:rsid w:val="0003667A"/>
    <w:rsid w:val="0003725A"/>
    <w:rsid w:val="00040CD2"/>
    <w:rsid w:val="000418FF"/>
    <w:rsid w:val="00043456"/>
    <w:rsid w:val="000437FA"/>
    <w:rsid w:val="00043A15"/>
    <w:rsid w:val="00044174"/>
    <w:rsid w:val="00045875"/>
    <w:rsid w:val="0004650E"/>
    <w:rsid w:val="00047521"/>
    <w:rsid w:val="00047DC9"/>
    <w:rsid w:val="00047F9C"/>
    <w:rsid w:val="00050189"/>
    <w:rsid w:val="00050DBD"/>
    <w:rsid w:val="00051305"/>
    <w:rsid w:val="00051F82"/>
    <w:rsid w:val="000521D4"/>
    <w:rsid w:val="00052439"/>
    <w:rsid w:val="000527DA"/>
    <w:rsid w:val="000545DB"/>
    <w:rsid w:val="00054D58"/>
    <w:rsid w:val="00054F6D"/>
    <w:rsid w:val="00055037"/>
    <w:rsid w:val="00055086"/>
    <w:rsid w:val="00055764"/>
    <w:rsid w:val="00055ECC"/>
    <w:rsid w:val="000569D2"/>
    <w:rsid w:val="00056DA5"/>
    <w:rsid w:val="000571D4"/>
    <w:rsid w:val="00057741"/>
    <w:rsid w:val="00057E96"/>
    <w:rsid w:val="00060018"/>
    <w:rsid w:val="00060737"/>
    <w:rsid w:val="000614EA"/>
    <w:rsid w:val="00063275"/>
    <w:rsid w:val="00063CF1"/>
    <w:rsid w:val="00063D70"/>
    <w:rsid w:val="00065AD9"/>
    <w:rsid w:val="000662CB"/>
    <w:rsid w:val="00066426"/>
    <w:rsid w:val="000666E7"/>
    <w:rsid w:val="00066F21"/>
    <w:rsid w:val="00067B0B"/>
    <w:rsid w:val="000707E4"/>
    <w:rsid w:val="0007090E"/>
    <w:rsid w:val="000716F1"/>
    <w:rsid w:val="00072D6A"/>
    <w:rsid w:val="000741F3"/>
    <w:rsid w:val="00074EBC"/>
    <w:rsid w:val="000753FD"/>
    <w:rsid w:val="000757A1"/>
    <w:rsid w:val="000776AE"/>
    <w:rsid w:val="00081672"/>
    <w:rsid w:val="00083156"/>
    <w:rsid w:val="000846B0"/>
    <w:rsid w:val="0008500F"/>
    <w:rsid w:val="000853E9"/>
    <w:rsid w:val="000855E1"/>
    <w:rsid w:val="0008576A"/>
    <w:rsid w:val="00087C9C"/>
    <w:rsid w:val="00091A84"/>
    <w:rsid w:val="00092C66"/>
    <w:rsid w:val="0009306F"/>
    <w:rsid w:val="0009315C"/>
    <w:rsid w:val="00094864"/>
    <w:rsid w:val="00096BB8"/>
    <w:rsid w:val="00096D1D"/>
    <w:rsid w:val="00096D5F"/>
    <w:rsid w:val="000972CE"/>
    <w:rsid w:val="000A008A"/>
    <w:rsid w:val="000A1253"/>
    <w:rsid w:val="000A2631"/>
    <w:rsid w:val="000A29FE"/>
    <w:rsid w:val="000A33B7"/>
    <w:rsid w:val="000A397D"/>
    <w:rsid w:val="000A39A9"/>
    <w:rsid w:val="000A4D30"/>
    <w:rsid w:val="000A5609"/>
    <w:rsid w:val="000A5B4D"/>
    <w:rsid w:val="000A5F15"/>
    <w:rsid w:val="000A634D"/>
    <w:rsid w:val="000A6C26"/>
    <w:rsid w:val="000A7228"/>
    <w:rsid w:val="000A7833"/>
    <w:rsid w:val="000A798E"/>
    <w:rsid w:val="000B0BF8"/>
    <w:rsid w:val="000B114D"/>
    <w:rsid w:val="000B115B"/>
    <w:rsid w:val="000B337B"/>
    <w:rsid w:val="000B395C"/>
    <w:rsid w:val="000B3D04"/>
    <w:rsid w:val="000B4F15"/>
    <w:rsid w:val="000B5766"/>
    <w:rsid w:val="000B6129"/>
    <w:rsid w:val="000B6FB9"/>
    <w:rsid w:val="000B7003"/>
    <w:rsid w:val="000B755F"/>
    <w:rsid w:val="000B78BD"/>
    <w:rsid w:val="000C05A8"/>
    <w:rsid w:val="000C0683"/>
    <w:rsid w:val="000C193D"/>
    <w:rsid w:val="000C199A"/>
    <w:rsid w:val="000C1FE1"/>
    <w:rsid w:val="000C23BF"/>
    <w:rsid w:val="000C4E90"/>
    <w:rsid w:val="000C69AC"/>
    <w:rsid w:val="000C6CAF"/>
    <w:rsid w:val="000C6DA7"/>
    <w:rsid w:val="000C7609"/>
    <w:rsid w:val="000C7ADF"/>
    <w:rsid w:val="000D0CB3"/>
    <w:rsid w:val="000D45BA"/>
    <w:rsid w:val="000D7119"/>
    <w:rsid w:val="000D7272"/>
    <w:rsid w:val="000D75D8"/>
    <w:rsid w:val="000D78E7"/>
    <w:rsid w:val="000E0964"/>
    <w:rsid w:val="000E103B"/>
    <w:rsid w:val="000E10E4"/>
    <w:rsid w:val="000E16C9"/>
    <w:rsid w:val="000E1C77"/>
    <w:rsid w:val="000E2D6F"/>
    <w:rsid w:val="000E2FB2"/>
    <w:rsid w:val="000E3281"/>
    <w:rsid w:val="000E4AF1"/>
    <w:rsid w:val="000E7B1C"/>
    <w:rsid w:val="000F19BC"/>
    <w:rsid w:val="000F200B"/>
    <w:rsid w:val="000F2864"/>
    <w:rsid w:val="000F30B3"/>
    <w:rsid w:val="000F3454"/>
    <w:rsid w:val="000F688E"/>
    <w:rsid w:val="000F7482"/>
    <w:rsid w:val="000F7766"/>
    <w:rsid w:val="0010187B"/>
    <w:rsid w:val="00102014"/>
    <w:rsid w:val="00102A34"/>
    <w:rsid w:val="0010331C"/>
    <w:rsid w:val="00104E60"/>
    <w:rsid w:val="00110348"/>
    <w:rsid w:val="00110391"/>
    <w:rsid w:val="0011138E"/>
    <w:rsid w:val="00111D89"/>
    <w:rsid w:val="00112D17"/>
    <w:rsid w:val="00113662"/>
    <w:rsid w:val="00113CC9"/>
    <w:rsid w:val="0011517A"/>
    <w:rsid w:val="001160A2"/>
    <w:rsid w:val="00116B14"/>
    <w:rsid w:val="00120623"/>
    <w:rsid w:val="00121116"/>
    <w:rsid w:val="001221F4"/>
    <w:rsid w:val="00122421"/>
    <w:rsid w:val="00123936"/>
    <w:rsid w:val="00124600"/>
    <w:rsid w:val="00126293"/>
    <w:rsid w:val="00126A99"/>
    <w:rsid w:val="00126AE0"/>
    <w:rsid w:val="00126CAF"/>
    <w:rsid w:val="00130715"/>
    <w:rsid w:val="00130B83"/>
    <w:rsid w:val="00130F84"/>
    <w:rsid w:val="001310FA"/>
    <w:rsid w:val="00131E96"/>
    <w:rsid w:val="00132899"/>
    <w:rsid w:val="00134756"/>
    <w:rsid w:val="001353C8"/>
    <w:rsid w:val="00135762"/>
    <w:rsid w:val="00135834"/>
    <w:rsid w:val="001367B5"/>
    <w:rsid w:val="00136E99"/>
    <w:rsid w:val="00137180"/>
    <w:rsid w:val="001409F7"/>
    <w:rsid w:val="00141A44"/>
    <w:rsid w:val="00141FC4"/>
    <w:rsid w:val="00143E72"/>
    <w:rsid w:val="00144D72"/>
    <w:rsid w:val="0014516C"/>
    <w:rsid w:val="00145A6F"/>
    <w:rsid w:val="001460AF"/>
    <w:rsid w:val="001465DE"/>
    <w:rsid w:val="001469CF"/>
    <w:rsid w:val="0014726D"/>
    <w:rsid w:val="00147434"/>
    <w:rsid w:val="001476D4"/>
    <w:rsid w:val="00150EE7"/>
    <w:rsid w:val="0015292E"/>
    <w:rsid w:val="001546A9"/>
    <w:rsid w:val="001550E0"/>
    <w:rsid w:val="001551D5"/>
    <w:rsid w:val="0015538B"/>
    <w:rsid w:val="00156626"/>
    <w:rsid w:val="00156709"/>
    <w:rsid w:val="00156CB8"/>
    <w:rsid w:val="001575CD"/>
    <w:rsid w:val="00157F76"/>
    <w:rsid w:val="00162988"/>
    <w:rsid w:val="001632D2"/>
    <w:rsid w:val="001639FF"/>
    <w:rsid w:val="001649C2"/>
    <w:rsid w:val="00165153"/>
    <w:rsid w:val="001663F6"/>
    <w:rsid w:val="0016692F"/>
    <w:rsid w:val="00166CB5"/>
    <w:rsid w:val="00166EAE"/>
    <w:rsid w:val="0016785D"/>
    <w:rsid w:val="00167F7E"/>
    <w:rsid w:val="00171E8F"/>
    <w:rsid w:val="00172063"/>
    <w:rsid w:val="00172B43"/>
    <w:rsid w:val="0017393A"/>
    <w:rsid w:val="00173B09"/>
    <w:rsid w:val="00173CC9"/>
    <w:rsid w:val="00175D29"/>
    <w:rsid w:val="00175E08"/>
    <w:rsid w:val="00176A59"/>
    <w:rsid w:val="00176CFB"/>
    <w:rsid w:val="00177E25"/>
    <w:rsid w:val="00180538"/>
    <w:rsid w:val="00180BFA"/>
    <w:rsid w:val="00181091"/>
    <w:rsid w:val="001815A4"/>
    <w:rsid w:val="00181F45"/>
    <w:rsid w:val="001822D0"/>
    <w:rsid w:val="0018289C"/>
    <w:rsid w:val="0018576A"/>
    <w:rsid w:val="001867F4"/>
    <w:rsid w:val="00187497"/>
    <w:rsid w:val="00187808"/>
    <w:rsid w:val="00187ABF"/>
    <w:rsid w:val="001900C5"/>
    <w:rsid w:val="00190422"/>
    <w:rsid w:val="00190745"/>
    <w:rsid w:val="00190A57"/>
    <w:rsid w:val="00191F35"/>
    <w:rsid w:val="0019362C"/>
    <w:rsid w:val="0019481C"/>
    <w:rsid w:val="00194B36"/>
    <w:rsid w:val="00194C27"/>
    <w:rsid w:val="0019613A"/>
    <w:rsid w:val="00196ACD"/>
    <w:rsid w:val="001A1376"/>
    <w:rsid w:val="001A3744"/>
    <w:rsid w:val="001A3B03"/>
    <w:rsid w:val="001A3BD0"/>
    <w:rsid w:val="001A3E01"/>
    <w:rsid w:val="001A5AE5"/>
    <w:rsid w:val="001A5C4A"/>
    <w:rsid w:val="001A5CCF"/>
    <w:rsid w:val="001A691E"/>
    <w:rsid w:val="001B0821"/>
    <w:rsid w:val="001B14D5"/>
    <w:rsid w:val="001B206E"/>
    <w:rsid w:val="001B2FE9"/>
    <w:rsid w:val="001B3516"/>
    <w:rsid w:val="001B36B5"/>
    <w:rsid w:val="001B44A8"/>
    <w:rsid w:val="001B4B6B"/>
    <w:rsid w:val="001B5578"/>
    <w:rsid w:val="001C15BC"/>
    <w:rsid w:val="001C1824"/>
    <w:rsid w:val="001C3E15"/>
    <w:rsid w:val="001C766A"/>
    <w:rsid w:val="001C7F4F"/>
    <w:rsid w:val="001D1940"/>
    <w:rsid w:val="001D2DCA"/>
    <w:rsid w:val="001D34D5"/>
    <w:rsid w:val="001D6551"/>
    <w:rsid w:val="001D6638"/>
    <w:rsid w:val="001E018B"/>
    <w:rsid w:val="001E163A"/>
    <w:rsid w:val="001E2C86"/>
    <w:rsid w:val="001E5164"/>
    <w:rsid w:val="001F0593"/>
    <w:rsid w:val="001F08C4"/>
    <w:rsid w:val="001F2519"/>
    <w:rsid w:val="001F2F63"/>
    <w:rsid w:val="001F3163"/>
    <w:rsid w:val="001F4A1C"/>
    <w:rsid w:val="001F5909"/>
    <w:rsid w:val="001F6E6D"/>
    <w:rsid w:val="00200738"/>
    <w:rsid w:val="00200A06"/>
    <w:rsid w:val="0020387B"/>
    <w:rsid w:val="00204198"/>
    <w:rsid w:val="002058BF"/>
    <w:rsid w:val="00205B5B"/>
    <w:rsid w:val="002073D0"/>
    <w:rsid w:val="00210B1E"/>
    <w:rsid w:val="0021104B"/>
    <w:rsid w:val="00211667"/>
    <w:rsid w:val="00211EE4"/>
    <w:rsid w:val="00215838"/>
    <w:rsid w:val="002158FD"/>
    <w:rsid w:val="00215C77"/>
    <w:rsid w:val="002170D5"/>
    <w:rsid w:val="00221374"/>
    <w:rsid w:val="00222267"/>
    <w:rsid w:val="00222BFE"/>
    <w:rsid w:val="002231F2"/>
    <w:rsid w:val="00223709"/>
    <w:rsid w:val="002250C2"/>
    <w:rsid w:val="0022526E"/>
    <w:rsid w:val="00226414"/>
    <w:rsid w:val="00226774"/>
    <w:rsid w:val="00227E31"/>
    <w:rsid w:val="0023513D"/>
    <w:rsid w:val="0023554C"/>
    <w:rsid w:val="0023617F"/>
    <w:rsid w:val="002363F9"/>
    <w:rsid w:val="002370CC"/>
    <w:rsid w:val="0023754F"/>
    <w:rsid w:val="00237963"/>
    <w:rsid w:val="00240619"/>
    <w:rsid w:val="00240B27"/>
    <w:rsid w:val="00240BDC"/>
    <w:rsid w:val="0024127C"/>
    <w:rsid w:val="002414E1"/>
    <w:rsid w:val="00241EE4"/>
    <w:rsid w:val="00242AB4"/>
    <w:rsid w:val="00246A44"/>
    <w:rsid w:val="00246C5B"/>
    <w:rsid w:val="00247ACC"/>
    <w:rsid w:val="00247AEC"/>
    <w:rsid w:val="00247CF6"/>
    <w:rsid w:val="00247FAA"/>
    <w:rsid w:val="0025104B"/>
    <w:rsid w:val="002515A1"/>
    <w:rsid w:val="002517B4"/>
    <w:rsid w:val="0025182B"/>
    <w:rsid w:val="0025296F"/>
    <w:rsid w:val="00253317"/>
    <w:rsid w:val="00253E3E"/>
    <w:rsid w:val="00254CEE"/>
    <w:rsid w:val="00254D6A"/>
    <w:rsid w:val="0025793C"/>
    <w:rsid w:val="00260365"/>
    <w:rsid w:val="002610EF"/>
    <w:rsid w:val="002618BD"/>
    <w:rsid w:val="0026218B"/>
    <w:rsid w:val="00263151"/>
    <w:rsid w:val="002638D8"/>
    <w:rsid w:val="0026390E"/>
    <w:rsid w:val="00263E46"/>
    <w:rsid w:val="002641E4"/>
    <w:rsid w:val="00265F5F"/>
    <w:rsid w:val="002660B8"/>
    <w:rsid w:val="00266931"/>
    <w:rsid w:val="00267AF5"/>
    <w:rsid w:val="00267D48"/>
    <w:rsid w:val="00271918"/>
    <w:rsid w:val="00273AAA"/>
    <w:rsid w:val="002740B4"/>
    <w:rsid w:val="00274803"/>
    <w:rsid w:val="00274869"/>
    <w:rsid w:val="00274BDE"/>
    <w:rsid w:val="002752B4"/>
    <w:rsid w:val="00275AAE"/>
    <w:rsid w:val="00276F66"/>
    <w:rsid w:val="002774A8"/>
    <w:rsid w:val="00277E9F"/>
    <w:rsid w:val="00277F51"/>
    <w:rsid w:val="0028001A"/>
    <w:rsid w:val="00280207"/>
    <w:rsid w:val="002814D1"/>
    <w:rsid w:val="00281D10"/>
    <w:rsid w:val="002825E7"/>
    <w:rsid w:val="00282E4D"/>
    <w:rsid w:val="00285E8B"/>
    <w:rsid w:val="00287C74"/>
    <w:rsid w:val="00290074"/>
    <w:rsid w:val="00290B40"/>
    <w:rsid w:val="00290B7C"/>
    <w:rsid w:val="0029236F"/>
    <w:rsid w:val="00292B9D"/>
    <w:rsid w:val="00293BFE"/>
    <w:rsid w:val="00293DCA"/>
    <w:rsid w:val="002940DE"/>
    <w:rsid w:val="00294737"/>
    <w:rsid w:val="00294EBC"/>
    <w:rsid w:val="0029614E"/>
    <w:rsid w:val="002962A8"/>
    <w:rsid w:val="00296822"/>
    <w:rsid w:val="00297943"/>
    <w:rsid w:val="00297C70"/>
    <w:rsid w:val="00297C87"/>
    <w:rsid w:val="002A0232"/>
    <w:rsid w:val="002A05A5"/>
    <w:rsid w:val="002A0C39"/>
    <w:rsid w:val="002A22FA"/>
    <w:rsid w:val="002A2354"/>
    <w:rsid w:val="002A2A0A"/>
    <w:rsid w:val="002A429E"/>
    <w:rsid w:val="002A4385"/>
    <w:rsid w:val="002A46CC"/>
    <w:rsid w:val="002A4891"/>
    <w:rsid w:val="002A4EA7"/>
    <w:rsid w:val="002A5A13"/>
    <w:rsid w:val="002A5EEB"/>
    <w:rsid w:val="002A5F64"/>
    <w:rsid w:val="002A5FCB"/>
    <w:rsid w:val="002A6979"/>
    <w:rsid w:val="002A754B"/>
    <w:rsid w:val="002B2777"/>
    <w:rsid w:val="002B2809"/>
    <w:rsid w:val="002B48BB"/>
    <w:rsid w:val="002B4FBC"/>
    <w:rsid w:val="002B5A7F"/>
    <w:rsid w:val="002B7495"/>
    <w:rsid w:val="002C0586"/>
    <w:rsid w:val="002C0942"/>
    <w:rsid w:val="002C10DC"/>
    <w:rsid w:val="002C2407"/>
    <w:rsid w:val="002C3273"/>
    <w:rsid w:val="002C412C"/>
    <w:rsid w:val="002C465B"/>
    <w:rsid w:val="002C4E8A"/>
    <w:rsid w:val="002C56C8"/>
    <w:rsid w:val="002C62AA"/>
    <w:rsid w:val="002C7A19"/>
    <w:rsid w:val="002D029F"/>
    <w:rsid w:val="002D0BC4"/>
    <w:rsid w:val="002D102B"/>
    <w:rsid w:val="002D194B"/>
    <w:rsid w:val="002D1D62"/>
    <w:rsid w:val="002D2323"/>
    <w:rsid w:val="002D3117"/>
    <w:rsid w:val="002D359C"/>
    <w:rsid w:val="002D42EB"/>
    <w:rsid w:val="002D5239"/>
    <w:rsid w:val="002D5338"/>
    <w:rsid w:val="002D777E"/>
    <w:rsid w:val="002E07BB"/>
    <w:rsid w:val="002E10B3"/>
    <w:rsid w:val="002E180F"/>
    <w:rsid w:val="002E1E81"/>
    <w:rsid w:val="002E21C6"/>
    <w:rsid w:val="002E26DA"/>
    <w:rsid w:val="002E3313"/>
    <w:rsid w:val="002E373E"/>
    <w:rsid w:val="002E4E4D"/>
    <w:rsid w:val="002E5C85"/>
    <w:rsid w:val="002E6E98"/>
    <w:rsid w:val="002E7FD7"/>
    <w:rsid w:val="002F0CAF"/>
    <w:rsid w:val="002F26FC"/>
    <w:rsid w:val="002F2979"/>
    <w:rsid w:val="002F323A"/>
    <w:rsid w:val="002F509A"/>
    <w:rsid w:val="002F5925"/>
    <w:rsid w:val="002F6542"/>
    <w:rsid w:val="002F746E"/>
    <w:rsid w:val="00300686"/>
    <w:rsid w:val="00300708"/>
    <w:rsid w:val="00303058"/>
    <w:rsid w:val="00303BA1"/>
    <w:rsid w:val="003058C3"/>
    <w:rsid w:val="003060B9"/>
    <w:rsid w:val="00306DC8"/>
    <w:rsid w:val="00310A77"/>
    <w:rsid w:val="00310FED"/>
    <w:rsid w:val="00312AF4"/>
    <w:rsid w:val="00312CB2"/>
    <w:rsid w:val="00312D9C"/>
    <w:rsid w:val="00314B02"/>
    <w:rsid w:val="00314BC1"/>
    <w:rsid w:val="00314C68"/>
    <w:rsid w:val="00314D97"/>
    <w:rsid w:val="003150A4"/>
    <w:rsid w:val="003151D1"/>
    <w:rsid w:val="0031611F"/>
    <w:rsid w:val="003161D3"/>
    <w:rsid w:val="003179C0"/>
    <w:rsid w:val="00320E60"/>
    <w:rsid w:val="00320EE7"/>
    <w:rsid w:val="003219BD"/>
    <w:rsid w:val="00323441"/>
    <w:rsid w:val="00323514"/>
    <w:rsid w:val="003236C5"/>
    <w:rsid w:val="00323989"/>
    <w:rsid w:val="00323FF5"/>
    <w:rsid w:val="00324E19"/>
    <w:rsid w:val="00325C2F"/>
    <w:rsid w:val="00325D68"/>
    <w:rsid w:val="00325F64"/>
    <w:rsid w:val="00326855"/>
    <w:rsid w:val="00326D73"/>
    <w:rsid w:val="00327108"/>
    <w:rsid w:val="0032723D"/>
    <w:rsid w:val="00327972"/>
    <w:rsid w:val="00327F91"/>
    <w:rsid w:val="00330E59"/>
    <w:rsid w:val="003319AF"/>
    <w:rsid w:val="00337223"/>
    <w:rsid w:val="00337299"/>
    <w:rsid w:val="00337AB4"/>
    <w:rsid w:val="00340091"/>
    <w:rsid w:val="0034030D"/>
    <w:rsid w:val="0034048C"/>
    <w:rsid w:val="00341D0D"/>
    <w:rsid w:val="00342A84"/>
    <w:rsid w:val="00343C1F"/>
    <w:rsid w:val="003449FA"/>
    <w:rsid w:val="003455FF"/>
    <w:rsid w:val="0034565F"/>
    <w:rsid w:val="00345DC8"/>
    <w:rsid w:val="00351086"/>
    <w:rsid w:val="00351403"/>
    <w:rsid w:val="00354622"/>
    <w:rsid w:val="003546F2"/>
    <w:rsid w:val="0035481F"/>
    <w:rsid w:val="00354847"/>
    <w:rsid w:val="003556E6"/>
    <w:rsid w:val="0035703F"/>
    <w:rsid w:val="00360BD5"/>
    <w:rsid w:val="003610EC"/>
    <w:rsid w:val="00361280"/>
    <w:rsid w:val="00361B41"/>
    <w:rsid w:val="003629B0"/>
    <w:rsid w:val="00364825"/>
    <w:rsid w:val="00364CD4"/>
    <w:rsid w:val="0036639C"/>
    <w:rsid w:val="00367151"/>
    <w:rsid w:val="00371A36"/>
    <w:rsid w:val="00371A47"/>
    <w:rsid w:val="00371B3A"/>
    <w:rsid w:val="00373DB5"/>
    <w:rsid w:val="00373FC4"/>
    <w:rsid w:val="0037485C"/>
    <w:rsid w:val="00375E31"/>
    <w:rsid w:val="003775CD"/>
    <w:rsid w:val="00377E89"/>
    <w:rsid w:val="00381206"/>
    <w:rsid w:val="00382F66"/>
    <w:rsid w:val="00384A9C"/>
    <w:rsid w:val="00384B8B"/>
    <w:rsid w:val="00384CB1"/>
    <w:rsid w:val="003854C5"/>
    <w:rsid w:val="00385A96"/>
    <w:rsid w:val="00385D60"/>
    <w:rsid w:val="00393CC3"/>
    <w:rsid w:val="00394039"/>
    <w:rsid w:val="00394D3C"/>
    <w:rsid w:val="00395F08"/>
    <w:rsid w:val="00396A32"/>
    <w:rsid w:val="003971CA"/>
    <w:rsid w:val="00397211"/>
    <w:rsid w:val="00397C29"/>
    <w:rsid w:val="00397E5B"/>
    <w:rsid w:val="003A0235"/>
    <w:rsid w:val="003A066B"/>
    <w:rsid w:val="003A0872"/>
    <w:rsid w:val="003A145E"/>
    <w:rsid w:val="003A2350"/>
    <w:rsid w:val="003A2AF5"/>
    <w:rsid w:val="003A341B"/>
    <w:rsid w:val="003A58F4"/>
    <w:rsid w:val="003A5A55"/>
    <w:rsid w:val="003A6411"/>
    <w:rsid w:val="003A70E4"/>
    <w:rsid w:val="003A7300"/>
    <w:rsid w:val="003B027E"/>
    <w:rsid w:val="003B0ECE"/>
    <w:rsid w:val="003B1A62"/>
    <w:rsid w:val="003B2DF1"/>
    <w:rsid w:val="003B4173"/>
    <w:rsid w:val="003B448C"/>
    <w:rsid w:val="003B4B7F"/>
    <w:rsid w:val="003B5575"/>
    <w:rsid w:val="003B5715"/>
    <w:rsid w:val="003B5B0D"/>
    <w:rsid w:val="003C09C0"/>
    <w:rsid w:val="003C13A2"/>
    <w:rsid w:val="003C1A5F"/>
    <w:rsid w:val="003C1CEF"/>
    <w:rsid w:val="003C23D5"/>
    <w:rsid w:val="003C36B2"/>
    <w:rsid w:val="003C3CF1"/>
    <w:rsid w:val="003C58E2"/>
    <w:rsid w:val="003C6F1D"/>
    <w:rsid w:val="003D0373"/>
    <w:rsid w:val="003D04D0"/>
    <w:rsid w:val="003D0B0B"/>
    <w:rsid w:val="003D0F56"/>
    <w:rsid w:val="003D13E1"/>
    <w:rsid w:val="003D14C7"/>
    <w:rsid w:val="003D3440"/>
    <w:rsid w:val="003D44E0"/>
    <w:rsid w:val="003D47E9"/>
    <w:rsid w:val="003D48D4"/>
    <w:rsid w:val="003D49B0"/>
    <w:rsid w:val="003D50C6"/>
    <w:rsid w:val="003D613B"/>
    <w:rsid w:val="003D69E5"/>
    <w:rsid w:val="003D7040"/>
    <w:rsid w:val="003D716E"/>
    <w:rsid w:val="003D7223"/>
    <w:rsid w:val="003D77BB"/>
    <w:rsid w:val="003D7801"/>
    <w:rsid w:val="003E0A03"/>
    <w:rsid w:val="003E1097"/>
    <w:rsid w:val="003E14CD"/>
    <w:rsid w:val="003E16FA"/>
    <w:rsid w:val="003E34C5"/>
    <w:rsid w:val="003E35FA"/>
    <w:rsid w:val="003E36C1"/>
    <w:rsid w:val="003E3BED"/>
    <w:rsid w:val="003E4202"/>
    <w:rsid w:val="003E43CD"/>
    <w:rsid w:val="003E441B"/>
    <w:rsid w:val="003E4745"/>
    <w:rsid w:val="003E5831"/>
    <w:rsid w:val="003E5877"/>
    <w:rsid w:val="003E5EB4"/>
    <w:rsid w:val="003E7354"/>
    <w:rsid w:val="003F0117"/>
    <w:rsid w:val="003F07CA"/>
    <w:rsid w:val="003F0985"/>
    <w:rsid w:val="003F09E6"/>
    <w:rsid w:val="003F0B29"/>
    <w:rsid w:val="003F1B9B"/>
    <w:rsid w:val="003F1D85"/>
    <w:rsid w:val="003F29B9"/>
    <w:rsid w:val="003F2C60"/>
    <w:rsid w:val="003F41F9"/>
    <w:rsid w:val="003F42EE"/>
    <w:rsid w:val="003F4A42"/>
    <w:rsid w:val="003F6863"/>
    <w:rsid w:val="003F75A7"/>
    <w:rsid w:val="00400D1F"/>
    <w:rsid w:val="00400E7A"/>
    <w:rsid w:val="004017E7"/>
    <w:rsid w:val="00403266"/>
    <w:rsid w:val="00403C1A"/>
    <w:rsid w:val="00403EB0"/>
    <w:rsid w:val="00404FA9"/>
    <w:rsid w:val="0040522B"/>
    <w:rsid w:val="00405E26"/>
    <w:rsid w:val="004077DD"/>
    <w:rsid w:val="004079AD"/>
    <w:rsid w:val="00410013"/>
    <w:rsid w:val="004107CA"/>
    <w:rsid w:val="00410DB7"/>
    <w:rsid w:val="00411001"/>
    <w:rsid w:val="004118F1"/>
    <w:rsid w:val="00411EBE"/>
    <w:rsid w:val="004120BB"/>
    <w:rsid w:val="00412644"/>
    <w:rsid w:val="004128F3"/>
    <w:rsid w:val="004141B1"/>
    <w:rsid w:val="004149F5"/>
    <w:rsid w:val="00415EF2"/>
    <w:rsid w:val="004167F5"/>
    <w:rsid w:val="0041686C"/>
    <w:rsid w:val="00417275"/>
    <w:rsid w:val="004174D2"/>
    <w:rsid w:val="00421448"/>
    <w:rsid w:val="00426724"/>
    <w:rsid w:val="0042691F"/>
    <w:rsid w:val="00426CA7"/>
    <w:rsid w:val="0042745E"/>
    <w:rsid w:val="00427753"/>
    <w:rsid w:val="004302E8"/>
    <w:rsid w:val="004308CE"/>
    <w:rsid w:val="00431A41"/>
    <w:rsid w:val="00432315"/>
    <w:rsid w:val="004329E8"/>
    <w:rsid w:val="00433743"/>
    <w:rsid w:val="0043448E"/>
    <w:rsid w:val="00434BC5"/>
    <w:rsid w:val="0043512D"/>
    <w:rsid w:val="00435CAC"/>
    <w:rsid w:val="00435F71"/>
    <w:rsid w:val="004365D1"/>
    <w:rsid w:val="00437043"/>
    <w:rsid w:val="00437116"/>
    <w:rsid w:val="00437426"/>
    <w:rsid w:val="004376E9"/>
    <w:rsid w:val="00441175"/>
    <w:rsid w:val="00443E97"/>
    <w:rsid w:val="004440A7"/>
    <w:rsid w:val="00445824"/>
    <w:rsid w:val="00446083"/>
    <w:rsid w:val="00446E33"/>
    <w:rsid w:val="0044777F"/>
    <w:rsid w:val="004500D9"/>
    <w:rsid w:val="0045051A"/>
    <w:rsid w:val="00450D67"/>
    <w:rsid w:val="004515D1"/>
    <w:rsid w:val="0045202E"/>
    <w:rsid w:val="004523C4"/>
    <w:rsid w:val="00455B09"/>
    <w:rsid w:val="00456307"/>
    <w:rsid w:val="004563CC"/>
    <w:rsid w:val="004567A4"/>
    <w:rsid w:val="004575F7"/>
    <w:rsid w:val="00460EC8"/>
    <w:rsid w:val="0046143F"/>
    <w:rsid w:val="00461B4C"/>
    <w:rsid w:val="0046215A"/>
    <w:rsid w:val="0046222E"/>
    <w:rsid w:val="00462764"/>
    <w:rsid w:val="00462A40"/>
    <w:rsid w:val="004630EE"/>
    <w:rsid w:val="0046328B"/>
    <w:rsid w:val="00463471"/>
    <w:rsid w:val="00466011"/>
    <w:rsid w:val="004676D4"/>
    <w:rsid w:val="00471AAF"/>
    <w:rsid w:val="0047246E"/>
    <w:rsid w:val="0047276B"/>
    <w:rsid w:val="00472E7F"/>
    <w:rsid w:val="004730A5"/>
    <w:rsid w:val="004731AA"/>
    <w:rsid w:val="004748D8"/>
    <w:rsid w:val="004750A1"/>
    <w:rsid w:val="004756C7"/>
    <w:rsid w:val="00476040"/>
    <w:rsid w:val="004765B2"/>
    <w:rsid w:val="0048162B"/>
    <w:rsid w:val="004822A8"/>
    <w:rsid w:val="004835A0"/>
    <w:rsid w:val="00484383"/>
    <w:rsid w:val="00485672"/>
    <w:rsid w:val="00485DA6"/>
    <w:rsid w:val="00487166"/>
    <w:rsid w:val="00487881"/>
    <w:rsid w:val="00491998"/>
    <w:rsid w:val="00491D34"/>
    <w:rsid w:val="00492614"/>
    <w:rsid w:val="00492BD3"/>
    <w:rsid w:val="00494138"/>
    <w:rsid w:val="00494232"/>
    <w:rsid w:val="0049490E"/>
    <w:rsid w:val="00494D47"/>
    <w:rsid w:val="004959FF"/>
    <w:rsid w:val="004963A9"/>
    <w:rsid w:val="0049694F"/>
    <w:rsid w:val="00496CB4"/>
    <w:rsid w:val="004975C3"/>
    <w:rsid w:val="004A196E"/>
    <w:rsid w:val="004A3F9F"/>
    <w:rsid w:val="004A4196"/>
    <w:rsid w:val="004A51D1"/>
    <w:rsid w:val="004A6699"/>
    <w:rsid w:val="004A791C"/>
    <w:rsid w:val="004B0A02"/>
    <w:rsid w:val="004B0C25"/>
    <w:rsid w:val="004B146F"/>
    <w:rsid w:val="004B21C9"/>
    <w:rsid w:val="004B2BB2"/>
    <w:rsid w:val="004B2DBB"/>
    <w:rsid w:val="004B2F72"/>
    <w:rsid w:val="004B47BB"/>
    <w:rsid w:val="004B635F"/>
    <w:rsid w:val="004B70E2"/>
    <w:rsid w:val="004C0122"/>
    <w:rsid w:val="004C0656"/>
    <w:rsid w:val="004C1828"/>
    <w:rsid w:val="004C3A32"/>
    <w:rsid w:val="004C3BC9"/>
    <w:rsid w:val="004C4C12"/>
    <w:rsid w:val="004C5F87"/>
    <w:rsid w:val="004C648C"/>
    <w:rsid w:val="004C770A"/>
    <w:rsid w:val="004D0509"/>
    <w:rsid w:val="004D1D04"/>
    <w:rsid w:val="004D207A"/>
    <w:rsid w:val="004D4519"/>
    <w:rsid w:val="004D49B6"/>
    <w:rsid w:val="004D6A76"/>
    <w:rsid w:val="004D6C79"/>
    <w:rsid w:val="004D6E5B"/>
    <w:rsid w:val="004E2934"/>
    <w:rsid w:val="004E2CA5"/>
    <w:rsid w:val="004E2F3C"/>
    <w:rsid w:val="004E3274"/>
    <w:rsid w:val="004E34A2"/>
    <w:rsid w:val="004E37ED"/>
    <w:rsid w:val="004E3919"/>
    <w:rsid w:val="004E4A31"/>
    <w:rsid w:val="004E4D9D"/>
    <w:rsid w:val="004E553E"/>
    <w:rsid w:val="004E65BD"/>
    <w:rsid w:val="004E7F7B"/>
    <w:rsid w:val="004F0ED1"/>
    <w:rsid w:val="004F1CB4"/>
    <w:rsid w:val="004F2267"/>
    <w:rsid w:val="004F3D8F"/>
    <w:rsid w:val="004F40BE"/>
    <w:rsid w:val="004F4262"/>
    <w:rsid w:val="004F4841"/>
    <w:rsid w:val="004F4D50"/>
    <w:rsid w:val="00501015"/>
    <w:rsid w:val="00501B3B"/>
    <w:rsid w:val="0050246A"/>
    <w:rsid w:val="0050557F"/>
    <w:rsid w:val="00505742"/>
    <w:rsid w:val="005072AD"/>
    <w:rsid w:val="0050742D"/>
    <w:rsid w:val="00507662"/>
    <w:rsid w:val="005100BD"/>
    <w:rsid w:val="00512DBF"/>
    <w:rsid w:val="00514DE7"/>
    <w:rsid w:val="00516D61"/>
    <w:rsid w:val="0051EA74"/>
    <w:rsid w:val="0052003D"/>
    <w:rsid w:val="0052026C"/>
    <w:rsid w:val="00522BB0"/>
    <w:rsid w:val="00522FC8"/>
    <w:rsid w:val="00523042"/>
    <w:rsid w:val="0052332C"/>
    <w:rsid w:val="005236F0"/>
    <w:rsid w:val="00523E26"/>
    <w:rsid w:val="00524A9C"/>
    <w:rsid w:val="00524E97"/>
    <w:rsid w:val="0052693F"/>
    <w:rsid w:val="00526DBF"/>
    <w:rsid w:val="0052795B"/>
    <w:rsid w:val="00527E13"/>
    <w:rsid w:val="00527F87"/>
    <w:rsid w:val="0053016C"/>
    <w:rsid w:val="0053024F"/>
    <w:rsid w:val="005310EE"/>
    <w:rsid w:val="0053169F"/>
    <w:rsid w:val="005325C4"/>
    <w:rsid w:val="005328DC"/>
    <w:rsid w:val="00532B5A"/>
    <w:rsid w:val="00533319"/>
    <w:rsid w:val="00533463"/>
    <w:rsid w:val="0053350D"/>
    <w:rsid w:val="00536548"/>
    <w:rsid w:val="00537DC1"/>
    <w:rsid w:val="00540D62"/>
    <w:rsid w:val="00540E4D"/>
    <w:rsid w:val="0054169D"/>
    <w:rsid w:val="005421B9"/>
    <w:rsid w:val="00542ECB"/>
    <w:rsid w:val="005431D4"/>
    <w:rsid w:val="00543FE8"/>
    <w:rsid w:val="0054562E"/>
    <w:rsid w:val="0054589F"/>
    <w:rsid w:val="00546351"/>
    <w:rsid w:val="00546D48"/>
    <w:rsid w:val="00546DD0"/>
    <w:rsid w:val="00547C35"/>
    <w:rsid w:val="00550C9D"/>
    <w:rsid w:val="00551780"/>
    <w:rsid w:val="00551843"/>
    <w:rsid w:val="00552614"/>
    <w:rsid w:val="00552F1F"/>
    <w:rsid w:val="005547D5"/>
    <w:rsid w:val="00554FA9"/>
    <w:rsid w:val="00555BAC"/>
    <w:rsid w:val="005566AA"/>
    <w:rsid w:val="00557029"/>
    <w:rsid w:val="00557897"/>
    <w:rsid w:val="00560CD1"/>
    <w:rsid w:val="005637D0"/>
    <w:rsid w:val="005648E8"/>
    <w:rsid w:val="00565468"/>
    <w:rsid w:val="00565513"/>
    <w:rsid w:val="005679AF"/>
    <w:rsid w:val="00567C8D"/>
    <w:rsid w:val="00567F75"/>
    <w:rsid w:val="005702B3"/>
    <w:rsid w:val="00570983"/>
    <w:rsid w:val="00571661"/>
    <w:rsid w:val="005720BA"/>
    <w:rsid w:val="005725DC"/>
    <w:rsid w:val="00572852"/>
    <w:rsid w:val="00572A31"/>
    <w:rsid w:val="00573420"/>
    <w:rsid w:val="00574FBB"/>
    <w:rsid w:val="00575DA4"/>
    <w:rsid w:val="00575E6F"/>
    <w:rsid w:val="0057637D"/>
    <w:rsid w:val="00576B81"/>
    <w:rsid w:val="00577341"/>
    <w:rsid w:val="005777A3"/>
    <w:rsid w:val="00580A0D"/>
    <w:rsid w:val="00581194"/>
    <w:rsid w:val="0058132F"/>
    <w:rsid w:val="005817C3"/>
    <w:rsid w:val="00582EAC"/>
    <w:rsid w:val="00583F9B"/>
    <w:rsid w:val="005846D0"/>
    <w:rsid w:val="00584EBD"/>
    <w:rsid w:val="00585B72"/>
    <w:rsid w:val="00585B79"/>
    <w:rsid w:val="00590C24"/>
    <w:rsid w:val="0059154A"/>
    <w:rsid w:val="00591564"/>
    <w:rsid w:val="005915E6"/>
    <w:rsid w:val="00592259"/>
    <w:rsid w:val="00592B8E"/>
    <w:rsid w:val="00594AA4"/>
    <w:rsid w:val="0059552B"/>
    <w:rsid w:val="00595C48"/>
    <w:rsid w:val="00595F08"/>
    <w:rsid w:val="0059707B"/>
    <w:rsid w:val="00597294"/>
    <w:rsid w:val="005A09DA"/>
    <w:rsid w:val="005A10C4"/>
    <w:rsid w:val="005A3343"/>
    <w:rsid w:val="005A3E79"/>
    <w:rsid w:val="005A4189"/>
    <w:rsid w:val="005A473A"/>
    <w:rsid w:val="005A4DAD"/>
    <w:rsid w:val="005A5037"/>
    <w:rsid w:val="005B0065"/>
    <w:rsid w:val="005B09E9"/>
    <w:rsid w:val="005B2E06"/>
    <w:rsid w:val="005B2EF0"/>
    <w:rsid w:val="005B51CB"/>
    <w:rsid w:val="005B656A"/>
    <w:rsid w:val="005B6B06"/>
    <w:rsid w:val="005B7EC3"/>
    <w:rsid w:val="005C0F72"/>
    <w:rsid w:val="005C29BF"/>
    <w:rsid w:val="005C2D16"/>
    <w:rsid w:val="005C3828"/>
    <w:rsid w:val="005C4740"/>
    <w:rsid w:val="005C4F8D"/>
    <w:rsid w:val="005C4FD7"/>
    <w:rsid w:val="005C56BF"/>
    <w:rsid w:val="005C5B89"/>
    <w:rsid w:val="005C6FE9"/>
    <w:rsid w:val="005D0100"/>
    <w:rsid w:val="005D136E"/>
    <w:rsid w:val="005D155F"/>
    <w:rsid w:val="005D1882"/>
    <w:rsid w:val="005D22AB"/>
    <w:rsid w:val="005D31D8"/>
    <w:rsid w:val="005D328D"/>
    <w:rsid w:val="005D5372"/>
    <w:rsid w:val="005D5CD3"/>
    <w:rsid w:val="005D6F8D"/>
    <w:rsid w:val="005D7CBA"/>
    <w:rsid w:val="005E017A"/>
    <w:rsid w:val="005E0561"/>
    <w:rsid w:val="005E0984"/>
    <w:rsid w:val="005E1826"/>
    <w:rsid w:val="005E1A18"/>
    <w:rsid w:val="005E215F"/>
    <w:rsid w:val="005E2B11"/>
    <w:rsid w:val="005E3704"/>
    <w:rsid w:val="005E5C4E"/>
    <w:rsid w:val="005E5F47"/>
    <w:rsid w:val="005E7B7C"/>
    <w:rsid w:val="005E7D99"/>
    <w:rsid w:val="005F0674"/>
    <w:rsid w:val="005F0BB3"/>
    <w:rsid w:val="005F0C49"/>
    <w:rsid w:val="005F0DFC"/>
    <w:rsid w:val="005F2973"/>
    <w:rsid w:val="005F3026"/>
    <w:rsid w:val="005F51E1"/>
    <w:rsid w:val="005F58EE"/>
    <w:rsid w:val="005F6C91"/>
    <w:rsid w:val="005F7C56"/>
    <w:rsid w:val="00600F34"/>
    <w:rsid w:val="00603276"/>
    <w:rsid w:val="00603419"/>
    <w:rsid w:val="00604EE4"/>
    <w:rsid w:val="006055E0"/>
    <w:rsid w:val="00605771"/>
    <w:rsid w:val="006059BE"/>
    <w:rsid w:val="00606A37"/>
    <w:rsid w:val="00607650"/>
    <w:rsid w:val="00607F12"/>
    <w:rsid w:val="00610673"/>
    <w:rsid w:val="00610921"/>
    <w:rsid w:val="00610AC4"/>
    <w:rsid w:val="00610DEF"/>
    <w:rsid w:val="006138C6"/>
    <w:rsid w:val="00613FAC"/>
    <w:rsid w:val="00614E72"/>
    <w:rsid w:val="006155BA"/>
    <w:rsid w:val="00617945"/>
    <w:rsid w:val="00617ADE"/>
    <w:rsid w:val="00617FA9"/>
    <w:rsid w:val="00621DB4"/>
    <w:rsid w:val="00622FEF"/>
    <w:rsid w:val="006239BB"/>
    <w:rsid w:val="00623E64"/>
    <w:rsid w:val="00624280"/>
    <w:rsid w:val="006247E3"/>
    <w:rsid w:val="00625167"/>
    <w:rsid w:val="0062528C"/>
    <w:rsid w:val="00625763"/>
    <w:rsid w:val="0062599E"/>
    <w:rsid w:val="00627DE3"/>
    <w:rsid w:val="006308BC"/>
    <w:rsid w:val="006333DB"/>
    <w:rsid w:val="006335A3"/>
    <w:rsid w:val="0063783D"/>
    <w:rsid w:val="00637CD6"/>
    <w:rsid w:val="00640653"/>
    <w:rsid w:val="00641323"/>
    <w:rsid w:val="0064151C"/>
    <w:rsid w:val="006426AC"/>
    <w:rsid w:val="006437A8"/>
    <w:rsid w:val="006448BD"/>
    <w:rsid w:val="00644AFB"/>
    <w:rsid w:val="0064504A"/>
    <w:rsid w:val="006475C4"/>
    <w:rsid w:val="00647756"/>
    <w:rsid w:val="00647ABD"/>
    <w:rsid w:val="0065041A"/>
    <w:rsid w:val="00650851"/>
    <w:rsid w:val="00651212"/>
    <w:rsid w:val="00651345"/>
    <w:rsid w:val="00652685"/>
    <w:rsid w:val="006535CD"/>
    <w:rsid w:val="00654577"/>
    <w:rsid w:val="00654678"/>
    <w:rsid w:val="00654805"/>
    <w:rsid w:val="0065591F"/>
    <w:rsid w:val="00655F53"/>
    <w:rsid w:val="006561D4"/>
    <w:rsid w:val="006568A7"/>
    <w:rsid w:val="00657080"/>
    <w:rsid w:val="006576BB"/>
    <w:rsid w:val="00657CEE"/>
    <w:rsid w:val="006605C1"/>
    <w:rsid w:val="00660B3C"/>
    <w:rsid w:val="00660C5D"/>
    <w:rsid w:val="00663DA4"/>
    <w:rsid w:val="00664B16"/>
    <w:rsid w:val="00664C23"/>
    <w:rsid w:val="00664FAA"/>
    <w:rsid w:val="00666023"/>
    <w:rsid w:val="006669DE"/>
    <w:rsid w:val="006701EC"/>
    <w:rsid w:val="00670AA5"/>
    <w:rsid w:val="006729C1"/>
    <w:rsid w:val="00672BC0"/>
    <w:rsid w:val="00672E8C"/>
    <w:rsid w:val="00673D5F"/>
    <w:rsid w:val="006742EA"/>
    <w:rsid w:val="00677333"/>
    <w:rsid w:val="00677618"/>
    <w:rsid w:val="0068093F"/>
    <w:rsid w:val="00682664"/>
    <w:rsid w:val="006826D4"/>
    <w:rsid w:val="00683C89"/>
    <w:rsid w:val="00683F7A"/>
    <w:rsid w:val="00684FEB"/>
    <w:rsid w:val="00686165"/>
    <w:rsid w:val="00687523"/>
    <w:rsid w:val="00687A79"/>
    <w:rsid w:val="00690240"/>
    <w:rsid w:val="006908EB"/>
    <w:rsid w:val="00690C0D"/>
    <w:rsid w:val="00691879"/>
    <w:rsid w:val="00692A81"/>
    <w:rsid w:val="00693C4D"/>
    <w:rsid w:val="0069425E"/>
    <w:rsid w:val="0069528A"/>
    <w:rsid w:val="0069603B"/>
    <w:rsid w:val="00697358"/>
    <w:rsid w:val="006973C0"/>
    <w:rsid w:val="006974C7"/>
    <w:rsid w:val="006A028C"/>
    <w:rsid w:val="006A07F0"/>
    <w:rsid w:val="006A0C5F"/>
    <w:rsid w:val="006A16A6"/>
    <w:rsid w:val="006A52D3"/>
    <w:rsid w:val="006A614A"/>
    <w:rsid w:val="006A6C74"/>
    <w:rsid w:val="006A7182"/>
    <w:rsid w:val="006A7BD3"/>
    <w:rsid w:val="006A7D95"/>
    <w:rsid w:val="006B0C67"/>
    <w:rsid w:val="006B198E"/>
    <w:rsid w:val="006B1BFB"/>
    <w:rsid w:val="006B2901"/>
    <w:rsid w:val="006B35AB"/>
    <w:rsid w:val="006B4C0E"/>
    <w:rsid w:val="006B5059"/>
    <w:rsid w:val="006B79D1"/>
    <w:rsid w:val="006B7A33"/>
    <w:rsid w:val="006C2303"/>
    <w:rsid w:val="006C2BEE"/>
    <w:rsid w:val="006C2CC0"/>
    <w:rsid w:val="006C2E2A"/>
    <w:rsid w:val="006C308B"/>
    <w:rsid w:val="006C3105"/>
    <w:rsid w:val="006C4857"/>
    <w:rsid w:val="006C6C23"/>
    <w:rsid w:val="006C7DC2"/>
    <w:rsid w:val="006D0747"/>
    <w:rsid w:val="006D0C1A"/>
    <w:rsid w:val="006D2531"/>
    <w:rsid w:val="006D2CF0"/>
    <w:rsid w:val="006D3ADC"/>
    <w:rsid w:val="006D53D2"/>
    <w:rsid w:val="006D61E3"/>
    <w:rsid w:val="006D6570"/>
    <w:rsid w:val="006D7996"/>
    <w:rsid w:val="006E0060"/>
    <w:rsid w:val="006E167B"/>
    <w:rsid w:val="006E2366"/>
    <w:rsid w:val="006E2DA2"/>
    <w:rsid w:val="006E397A"/>
    <w:rsid w:val="006E3D4E"/>
    <w:rsid w:val="006E4049"/>
    <w:rsid w:val="006E43E0"/>
    <w:rsid w:val="006E54B6"/>
    <w:rsid w:val="006E5826"/>
    <w:rsid w:val="006E6596"/>
    <w:rsid w:val="006E65C1"/>
    <w:rsid w:val="006E6AF5"/>
    <w:rsid w:val="006E6EE9"/>
    <w:rsid w:val="006E755B"/>
    <w:rsid w:val="006E7715"/>
    <w:rsid w:val="006F0014"/>
    <w:rsid w:val="006F05C9"/>
    <w:rsid w:val="006F0F42"/>
    <w:rsid w:val="006F26FF"/>
    <w:rsid w:val="006F2D7F"/>
    <w:rsid w:val="006F3A4F"/>
    <w:rsid w:val="006F40BA"/>
    <w:rsid w:val="006F7036"/>
    <w:rsid w:val="006F7F29"/>
    <w:rsid w:val="006FB5B0"/>
    <w:rsid w:val="00701331"/>
    <w:rsid w:val="007039C2"/>
    <w:rsid w:val="00704301"/>
    <w:rsid w:val="007061C9"/>
    <w:rsid w:val="00711050"/>
    <w:rsid w:val="00712C67"/>
    <w:rsid w:val="00712D2F"/>
    <w:rsid w:val="0071392D"/>
    <w:rsid w:val="00714607"/>
    <w:rsid w:val="00714742"/>
    <w:rsid w:val="007151B3"/>
    <w:rsid w:val="00715205"/>
    <w:rsid w:val="007159E4"/>
    <w:rsid w:val="0071624B"/>
    <w:rsid w:val="00720157"/>
    <w:rsid w:val="00721C8A"/>
    <w:rsid w:val="00721E89"/>
    <w:rsid w:val="007226E6"/>
    <w:rsid w:val="00724578"/>
    <w:rsid w:val="00725CE5"/>
    <w:rsid w:val="00726458"/>
    <w:rsid w:val="00727E8C"/>
    <w:rsid w:val="007318F7"/>
    <w:rsid w:val="00732139"/>
    <w:rsid w:val="00732359"/>
    <w:rsid w:val="00733BD1"/>
    <w:rsid w:val="00734D90"/>
    <w:rsid w:val="00734E9F"/>
    <w:rsid w:val="00735469"/>
    <w:rsid w:val="007357B8"/>
    <w:rsid w:val="007359CB"/>
    <w:rsid w:val="00735CA6"/>
    <w:rsid w:val="00736908"/>
    <w:rsid w:val="00737937"/>
    <w:rsid w:val="00737CC0"/>
    <w:rsid w:val="00740C07"/>
    <w:rsid w:val="00741050"/>
    <w:rsid w:val="00742D1C"/>
    <w:rsid w:val="00742D6C"/>
    <w:rsid w:val="0074333B"/>
    <w:rsid w:val="00744333"/>
    <w:rsid w:val="00744CF4"/>
    <w:rsid w:val="00745D26"/>
    <w:rsid w:val="00747913"/>
    <w:rsid w:val="00747E4D"/>
    <w:rsid w:val="0075015E"/>
    <w:rsid w:val="007516B2"/>
    <w:rsid w:val="0075177E"/>
    <w:rsid w:val="00751917"/>
    <w:rsid w:val="00752F90"/>
    <w:rsid w:val="0075308B"/>
    <w:rsid w:val="0075401F"/>
    <w:rsid w:val="0075437E"/>
    <w:rsid w:val="00755115"/>
    <w:rsid w:val="00756085"/>
    <w:rsid w:val="00757FFB"/>
    <w:rsid w:val="0075EBA6"/>
    <w:rsid w:val="007610D1"/>
    <w:rsid w:val="00761F22"/>
    <w:rsid w:val="00762402"/>
    <w:rsid w:val="00762719"/>
    <w:rsid w:val="007629B8"/>
    <w:rsid w:val="00762AC8"/>
    <w:rsid w:val="0076315D"/>
    <w:rsid w:val="007639A7"/>
    <w:rsid w:val="00763DA7"/>
    <w:rsid w:val="00764250"/>
    <w:rsid w:val="007648A2"/>
    <w:rsid w:val="007649B4"/>
    <w:rsid w:val="00765E0A"/>
    <w:rsid w:val="00766475"/>
    <w:rsid w:val="00766641"/>
    <w:rsid w:val="00766643"/>
    <w:rsid w:val="00766A2A"/>
    <w:rsid w:val="00767346"/>
    <w:rsid w:val="0076773E"/>
    <w:rsid w:val="00772197"/>
    <w:rsid w:val="00775A5C"/>
    <w:rsid w:val="00776CD1"/>
    <w:rsid w:val="00776DAF"/>
    <w:rsid w:val="00776E67"/>
    <w:rsid w:val="00780940"/>
    <w:rsid w:val="00782672"/>
    <w:rsid w:val="00782B60"/>
    <w:rsid w:val="00782C2F"/>
    <w:rsid w:val="00782FF8"/>
    <w:rsid w:val="00783084"/>
    <w:rsid w:val="0078356E"/>
    <w:rsid w:val="00783A14"/>
    <w:rsid w:val="00784AC4"/>
    <w:rsid w:val="0078585B"/>
    <w:rsid w:val="00786674"/>
    <w:rsid w:val="00786EE6"/>
    <w:rsid w:val="007872B2"/>
    <w:rsid w:val="00790CFE"/>
    <w:rsid w:val="00790E49"/>
    <w:rsid w:val="00792B7B"/>
    <w:rsid w:val="00793F07"/>
    <w:rsid w:val="00794086"/>
    <w:rsid w:val="007946A3"/>
    <w:rsid w:val="00795C5B"/>
    <w:rsid w:val="00797963"/>
    <w:rsid w:val="007A09E2"/>
    <w:rsid w:val="007A0B99"/>
    <w:rsid w:val="007A1A2E"/>
    <w:rsid w:val="007A1B7E"/>
    <w:rsid w:val="007A2B23"/>
    <w:rsid w:val="007A6B46"/>
    <w:rsid w:val="007B1F06"/>
    <w:rsid w:val="007B215F"/>
    <w:rsid w:val="007B2DB2"/>
    <w:rsid w:val="007B48D4"/>
    <w:rsid w:val="007B4DBC"/>
    <w:rsid w:val="007B54CB"/>
    <w:rsid w:val="007B571D"/>
    <w:rsid w:val="007B6E70"/>
    <w:rsid w:val="007B74A8"/>
    <w:rsid w:val="007B7E01"/>
    <w:rsid w:val="007C0944"/>
    <w:rsid w:val="007C0E97"/>
    <w:rsid w:val="007C1429"/>
    <w:rsid w:val="007C2833"/>
    <w:rsid w:val="007C301C"/>
    <w:rsid w:val="007C3139"/>
    <w:rsid w:val="007C3E4E"/>
    <w:rsid w:val="007C470A"/>
    <w:rsid w:val="007C518F"/>
    <w:rsid w:val="007C545D"/>
    <w:rsid w:val="007C7183"/>
    <w:rsid w:val="007C7467"/>
    <w:rsid w:val="007D0CFB"/>
    <w:rsid w:val="007D1644"/>
    <w:rsid w:val="007D2FC2"/>
    <w:rsid w:val="007D35E3"/>
    <w:rsid w:val="007D3C4D"/>
    <w:rsid w:val="007D40C8"/>
    <w:rsid w:val="007D4DC8"/>
    <w:rsid w:val="007D5D75"/>
    <w:rsid w:val="007D64BC"/>
    <w:rsid w:val="007D7BA3"/>
    <w:rsid w:val="007E1292"/>
    <w:rsid w:val="007E1378"/>
    <w:rsid w:val="007E143A"/>
    <w:rsid w:val="007E22F3"/>
    <w:rsid w:val="007E4978"/>
    <w:rsid w:val="007E54CB"/>
    <w:rsid w:val="007E55EA"/>
    <w:rsid w:val="007E702C"/>
    <w:rsid w:val="007E78D6"/>
    <w:rsid w:val="007E7F3B"/>
    <w:rsid w:val="007F13A0"/>
    <w:rsid w:val="007F2087"/>
    <w:rsid w:val="007F23FA"/>
    <w:rsid w:val="007F2ACF"/>
    <w:rsid w:val="007F32AF"/>
    <w:rsid w:val="007F4F01"/>
    <w:rsid w:val="007F58C7"/>
    <w:rsid w:val="007F6838"/>
    <w:rsid w:val="007F6D35"/>
    <w:rsid w:val="007F6FDB"/>
    <w:rsid w:val="007F7A22"/>
    <w:rsid w:val="008011C8"/>
    <w:rsid w:val="00801A73"/>
    <w:rsid w:val="00802037"/>
    <w:rsid w:val="00802C07"/>
    <w:rsid w:val="00803159"/>
    <w:rsid w:val="00803F08"/>
    <w:rsid w:val="0080479B"/>
    <w:rsid w:val="00804E5C"/>
    <w:rsid w:val="008059D8"/>
    <w:rsid w:val="00806B0F"/>
    <w:rsid w:val="008114CE"/>
    <w:rsid w:val="00812BE2"/>
    <w:rsid w:val="00812E9B"/>
    <w:rsid w:val="00813109"/>
    <w:rsid w:val="00814DE5"/>
    <w:rsid w:val="0081527E"/>
    <w:rsid w:val="008156C1"/>
    <w:rsid w:val="00817884"/>
    <w:rsid w:val="0082154E"/>
    <w:rsid w:val="008218F0"/>
    <w:rsid w:val="0082281B"/>
    <w:rsid w:val="008230E0"/>
    <w:rsid w:val="00824BEB"/>
    <w:rsid w:val="00824C90"/>
    <w:rsid w:val="008256AD"/>
    <w:rsid w:val="00826F96"/>
    <w:rsid w:val="0082768D"/>
    <w:rsid w:val="00830994"/>
    <w:rsid w:val="00830A62"/>
    <w:rsid w:val="00830B90"/>
    <w:rsid w:val="00830E60"/>
    <w:rsid w:val="00830EE5"/>
    <w:rsid w:val="008313D6"/>
    <w:rsid w:val="00831BA4"/>
    <w:rsid w:val="00832070"/>
    <w:rsid w:val="008338BB"/>
    <w:rsid w:val="00834200"/>
    <w:rsid w:val="00834235"/>
    <w:rsid w:val="008346FC"/>
    <w:rsid w:val="00834FA2"/>
    <w:rsid w:val="00836B32"/>
    <w:rsid w:val="00836DE0"/>
    <w:rsid w:val="00837CAE"/>
    <w:rsid w:val="00840653"/>
    <w:rsid w:val="008417B3"/>
    <w:rsid w:val="00841874"/>
    <w:rsid w:val="008429B7"/>
    <w:rsid w:val="00842EA1"/>
    <w:rsid w:val="00844377"/>
    <w:rsid w:val="00845714"/>
    <w:rsid w:val="008458CB"/>
    <w:rsid w:val="00846543"/>
    <w:rsid w:val="008467D8"/>
    <w:rsid w:val="0084782C"/>
    <w:rsid w:val="0085042C"/>
    <w:rsid w:val="00850611"/>
    <w:rsid w:val="008524ED"/>
    <w:rsid w:val="008529D2"/>
    <w:rsid w:val="00853056"/>
    <w:rsid w:val="00853B03"/>
    <w:rsid w:val="00854043"/>
    <w:rsid w:val="00854DC3"/>
    <w:rsid w:val="00854E68"/>
    <w:rsid w:val="00855C30"/>
    <w:rsid w:val="008576CA"/>
    <w:rsid w:val="00857BFE"/>
    <w:rsid w:val="00857EB7"/>
    <w:rsid w:val="00860D9C"/>
    <w:rsid w:val="008623A4"/>
    <w:rsid w:val="0086265C"/>
    <w:rsid w:val="00864737"/>
    <w:rsid w:val="00864AC8"/>
    <w:rsid w:val="008654C8"/>
    <w:rsid w:val="00866555"/>
    <w:rsid w:val="008673A1"/>
    <w:rsid w:val="0086780A"/>
    <w:rsid w:val="0087091C"/>
    <w:rsid w:val="00871650"/>
    <w:rsid w:val="008720E6"/>
    <w:rsid w:val="0087292C"/>
    <w:rsid w:val="00872A3C"/>
    <w:rsid w:val="00875113"/>
    <w:rsid w:val="00875552"/>
    <w:rsid w:val="00875D15"/>
    <w:rsid w:val="0087657A"/>
    <w:rsid w:val="0088049A"/>
    <w:rsid w:val="008812BE"/>
    <w:rsid w:val="00881C97"/>
    <w:rsid w:val="008821E3"/>
    <w:rsid w:val="008834EA"/>
    <w:rsid w:val="00884633"/>
    <w:rsid w:val="008855BF"/>
    <w:rsid w:val="008858EC"/>
    <w:rsid w:val="008865D9"/>
    <w:rsid w:val="0088759F"/>
    <w:rsid w:val="008901C7"/>
    <w:rsid w:val="00890D7B"/>
    <w:rsid w:val="00890E4B"/>
    <w:rsid w:val="00891417"/>
    <w:rsid w:val="00891878"/>
    <w:rsid w:val="008922E2"/>
    <w:rsid w:val="00892479"/>
    <w:rsid w:val="00892933"/>
    <w:rsid w:val="00892EDE"/>
    <w:rsid w:val="00894523"/>
    <w:rsid w:val="008952E1"/>
    <w:rsid w:val="00895CE1"/>
    <w:rsid w:val="00895D90"/>
    <w:rsid w:val="008A0E4B"/>
    <w:rsid w:val="008A0EB6"/>
    <w:rsid w:val="008A2FC2"/>
    <w:rsid w:val="008A3305"/>
    <w:rsid w:val="008A51FE"/>
    <w:rsid w:val="008A5E46"/>
    <w:rsid w:val="008A5F89"/>
    <w:rsid w:val="008A6B8B"/>
    <w:rsid w:val="008A7466"/>
    <w:rsid w:val="008B1732"/>
    <w:rsid w:val="008B237F"/>
    <w:rsid w:val="008B3A86"/>
    <w:rsid w:val="008B4A8A"/>
    <w:rsid w:val="008B6605"/>
    <w:rsid w:val="008C0B50"/>
    <w:rsid w:val="008C373A"/>
    <w:rsid w:val="008C376C"/>
    <w:rsid w:val="008C45A9"/>
    <w:rsid w:val="008C47D1"/>
    <w:rsid w:val="008C48E1"/>
    <w:rsid w:val="008C57DC"/>
    <w:rsid w:val="008C7E37"/>
    <w:rsid w:val="008D29B7"/>
    <w:rsid w:val="008D2E14"/>
    <w:rsid w:val="008D3014"/>
    <w:rsid w:val="008D313C"/>
    <w:rsid w:val="008D59ED"/>
    <w:rsid w:val="008D5E94"/>
    <w:rsid w:val="008D77F3"/>
    <w:rsid w:val="008E0300"/>
    <w:rsid w:val="008E1ACC"/>
    <w:rsid w:val="008E2EA6"/>
    <w:rsid w:val="008E42EA"/>
    <w:rsid w:val="008E4909"/>
    <w:rsid w:val="008E4918"/>
    <w:rsid w:val="008E55EF"/>
    <w:rsid w:val="008E59EA"/>
    <w:rsid w:val="008E5AE9"/>
    <w:rsid w:val="008E5B92"/>
    <w:rsid w:val="008E5CDF"/>
    <w:rsid w:val="008E647F"/>
    <w:rsid w:val="008E6BD3"/>
    <w:rsid w:val="008F0D67"/>
    <w:rsid w:val="008F0E09"/>
    <w:rsid w:val="008F1E5A"/>
    <w:rsid w:val="008F403A"/>
    <w:rsid w:val="008F4048"/>
    <w:rsid w:val="008F44B2"/>
    <w:rsid w:val="008F452F"/>
    <w:rsid w:val="008F7131"/>
    <w:rsid w:val="00900922"/>
    <w:rsid w:val="009017EF"/>
    <w:rsid w:val="009024D2"/>
    <w:rsid w:val="009035DA"/>
    <w:rsid w:val="009052B0"/>
    <w:rsid w:val="00905908"/>
    <w:rsid w:val="00906172"/>
    <w:rsid w:val="00906427"/>
    <w:rsid w:val="00906B68"/>
    <w:rsid w:val="00906C6D"/>
    <w:rsid w:val="009100AB"/>
    <w:rsid w:val="009105AC"/>
    <w:rsid w:val="009131BD"/>
    <w:rsid w:val="0091349F"/>
    <w:rsid w:val="0091354B"/>
    <w:rsid w:val="009135FB"/>
    <w:rsid w:val="00914D2F"/>
    <w:rsid w:val="00915BAF"/>
    <w:rsid w:val="00916146"/>
    <w:rsid w:val="009164D1"/>
    <w:rsid w:val="00922AFE"/>
    <w:rsid w:val="00923650"/>
    <w:rsid w:val="0092438A"/>
    <w:rsid w:val="00924B11"/>
    <w:rsid w:val="00925DF8"/>
    <w:rsid w:val="00927763"/>
    <w:rsid w:val="00927940"/>
    <w:rsid w:val="009305BF"/>
    <w:rsid w:val="00932142"/>
    <w:rsid w:val="00932F1C"/>
    <w:rsid w:val="0093426C"/>
    <w:rsid w:val="00934A0F"/>
    <w:rsid w:val="009353AB"/>
    <w:rsid w:val="009365B4"/>
    <w:rsid w:val="00937242"/>
    <w:rsid w:val="0094058F"/>
    <w:rsid w:val="00940CAD"/>
    <w:rsid w:val="009427CA"/>
    <w:rsid w:val="00945AF8"/>
    <w:rsid w:val="00947892"/>
    <w:rsid w:val="00950346"/>
    <w:rsid w:val="00951673"/>
    <w:rsid w:val="009516EE"/>
    <w:rsid w:val="00951782"/>
    <w:rsid w:val="00952864"/>
    <w:rsid w:val="00952DBB"/>
    <w:rsid w:val="009535E8"/>
    <w:rsid w:val="00953D7C"/>
    <w:rsid w:val="00954441"/>
    <w:rsid w:val="00955083"/>
    <w:rsid w:val="00955B4D"/>
    <w:rsid w:val="00955F91"/>
    <w:rsid w:val="00956715"/>
    <w:rsid w:val="00956F3E"/>
    <w:rsid w:val="009573EE"/>
    <w:rsid w:val="0095753A"/>
    <w:rsid w:val="0095768A"/>
    <w:rsid w:val="00957A62"/>
    <w:rsid w:val="009602BC"/>
    <w:rsid w:val="00960C83"/>
    <w:rsid w:val="00961566"/>
    <w:rsid w:val="00961C4B"/>
    <w:rsid w:val="0096295A"/>
    <w:rsid w:val="00963C69"/>
    <w:rsid w:val="00963E6B"/>
    <w:rsid w:val="00964864"/>
    <w:rsid w:val="00964FCA"/>
    <w:rsid w:val="00965639"/>
    <w:rsid w:val="00965901"/>
    <w:rsid w:val="00965C74"/>
    <w:rsid w:val="00966925"/>
    <w:rsid w:val="0096712C"/>
    <w:rsid w:val="009672B9"/>
    <w:rsid w:val="00967403"/>
    <w:rsid w:val="00967821"/>
    <w:rsid w:val="009717EE"/>
    <w:rsid w:val="00971C77"/>
    <w:rsid w:val="009720C0"/>
    <w:rsid w:val="009728F4"/>
    <w:rsid w:val="0097458F"/>
    <w:rsid w:val="00974D98"/>
    <w:rsid w:val="00974E30"/>
    <w:rsid w:val="00975531"/>
    <w:rsid w:val="00975CBB"/>
    <w:rsid w:val="00976269"/>
    <w:rsid w:val="00977803"/>
    <w:rsid w:val="009813EB"/>
    <w:rsid w:val="009819CF"/>
    <w:rsid w:val="00981A70"/>
    <w:rsid w:val="009848A9"/>
    <w:rsid w:val="009849E4"/>
    <w:rsid w:val="009850CB"/>
    <w:rsid w:val="00985428"/>
    <w:rsid w:val="00985C3A"/>
    <w:rsid w:val="00986354"/>
    <w:rsid w:val="009913DF"/>
    <w:rsid w:val="009925D3"/>
    <w:rsid w:val="00992692"/>
    <w:rsid w:val="0099298C"/>
    <w:rsid w:val="0099370A"/>
    <w:rsid w:val="00994ED6"/>
    <w:rsid w:val="0099560D"/>
    <w:rsid w:val="009957DA"/>
    <w:rsid w:val="00995C03"/>
    <w:rsid w:val="00995F7E"/>
    <w:rsid w:val="00996157"/>
    <w:rsid w:val="00996227"/>
    <w:rsid w:val="009972D8"/>
    <w:rsid w:val="00997615"/>
    <w:rsid w:val="00997B9B"/>
    <w:rsid w:val="00997F3A"/>
    <w:rsid w:val="00997FFD"/>
    <w:rsid w:val="009A0058"/>
    <w:rsid w:val="009A198D"/>
    <w:rsid w:val="009A310E"/>
    <w:rsid w:val="009A61FE"/>
    <w:rsid w:val="009A7157"/>
    <w:rsid w:val="009A72D9"/>
    <w:rsid w:val="009A777B"/>
    <w:rsid w:val="009B1E2E"/>
    <w:rsid w:val="009B3189"/>
    <w:rsid w:val="009B392E"/>
    <w:rsid w:val="009B441E"/>
    <w:rsid w:val="009B5342"/>
    <w:rsid w:val="009B5E4F"/>
    <w:rsid w:val="009B7E87"/>
    <w:rsid w:val="009C006E"/>
    <w:rsid w:val="009C060F"/>
    <w:rsid w:val="009C0672"/>
    <w:rsid w:val="009C32C3"/>
    <w:rsid w:val="009C40EA"/>
    <w:rsid w:val="009C4ED7"/>
    <w:rsid w:val="009C4EFB"/>
    <w:rsid w:val="009C744F"/>
    <w:rsid w:val="009C7D38"/>
    <w:rsid w:val="009D0FA8"/>
    <w:rsid w:val="009D1966"/>
    <w:rsid w:val="009D218A"/>
    <w:rsid w:val="009D33FF"/>
    <w:rsid w:val="009D474A"/>
    <w:rsid w:val="009D5058"/>
    <w:rsid w:val="009D7973"/>
    <w:rsid w:val="009D7E64"/>
    <w:rsid w:val="009E0335"/>
    <w:rsid w:val="009E0936"/>
    <w:rsid w:val="009E0B6E"/>
    <w:rsid w:val="009E0F44"/>
    <w:rsid w:val="009E1067"/>
    <w:rsid w:val="009E107D"/>
    <w:rsid w:val="009E18F3"/>
    <w:rsid w:val="009E239F"/>
    <w:rsid w:val="009E29F2"/>
    <w:rsid w:val="009E339C"/>
    <w:rsid w:val="009E4014"/>
    <w:rsid w:val="009E4F77"/>
    <w:rsid w:val="009E50BF"/>
    <w:rsid w:val="009E6E36"/>
    <w:rsid w:val="009E7B91"/>
    <w:rsid w:val="009F0187"/>
    <w:rsid w:val="009F04B2"/>
    <w:rsid w:val="009F09EF"/>
    <w:rsid w:val="009F133F"/>
    <w:rsid w:val="009F1555"/>
    <w:rsid w:val="009F3CA1"/>
    <w:rsid w:val="009F4115"/>
    <w:rsid w:val="009F4303"/>
    <w:rsid w:val="009F4F83"/>
    <w:rsid w:val="009F6051"/>
    <w:rsid w:val="009F61AD"/>
    <w:rsid w:val="009F6CA2"/>
    <w:rsid w:val="009F71ED"/>
    <w:rsid w:val="00A01A18"/>
    <w:rsid w:val="00A01E63"/>
    <w:rsid w:val="00A01EA7"/>
    <w:rsid w:val="00A02B83"/>
    <w:rsid w:val="00A0480A"/>
    <w:rsid w:val="00A07165"/>
    <w:rsid w:val="00A10313"/>
    <w:rsid w:val="00A10DCC"/>
    <w:rsid w:val="00A11F61"/>
    <w:rsid w:val="00A14511"/>
    <w:rsid w:val="00A145FD"/>
    <w:rsid w:val="00A20565"/>
    <w:rsid w:val="00A20852"/>
    <w:rsid w:val="00A20C15"/>
    <w:rsid w:val="00A22191"/>
    <w:rsid w:val="00A2347F"/>
    <w:rsid w:val="00A23FFF"/>
    <w:rsid w:val="00A24384"/>
    <w:rsid w:val="00A243A2"/>
    <w:rsid w:val="00A24B24"/>
    <w:rsid w:val="00A25BB0"/>
    <w:rsid w:val="00A27AF8"/>
    <w:rsid w:val="00A27D8B"/>
    <w:rsid w:val="00A30835"/>
    <w:rsid w:val="00A310F2"/>
    <w:rsid w:val="00A326C4"/>
    <w:rsid w:val="00A329EA"/>
    <w:rsid w:val="00A32AD2"/>
    <w:rsid w:val="00A33A51"/>
    <w:rsid w:val="00A36A33"/>
    <w:rsid w:val="00A37C25"/>
    <w:rsid w:val="00A4099C"/>
    <w:rsid w:val="00A41393"/>
    <w:rsid w:val="00A423D6"/>
    <w:rsid w:val="00A432BE"/>
    <w:rsid w:val="00A4363F"/>
    <w:rsid w:val="00A4609E"/>
    <w:rsid w:val="00A4683C"/>
    <w:rsid w:val="00A46CF8"/>
    <w:rsid w:val="00A47915"/>
    <w:rsid w:val="00A47A92"/>
    <w:rsid w:val="00A5139A"/>
    <w:rsid w:val="00A51C1C"/>
    <w:rsid w:val="00A52320"/>
    <w:rsid w:val="00A52451"/>
    <w:rsid w:val="00A52F26"/>
    <w:rsid w:val="00A53C6B"/>
    <w:rsid w:val="00A5430F"/>
    <w:rsid w:val="00A54BC9"/>
    <w:rsid w:val="00A54E8F"/>
    <w:rsid w:val="00A54EF1"/>
    <w:rsid w:val="00A56524"/>
    <w:rsid w:val="00A5704E"/>
    <w:rsid w:val="00A57929"/>
    <w:rsid w:val="00A604E2"/>
    <w:rsid w:val="00A60B39"/>
    <w:rsid w:val="00A610B4"/>
    <w:rsid w:val="00A61324"/>
    <w:rsid w:val="00A64303"/>
    <w:rsid w:val="00A64C94"/>
    <w:rsid w:val="00A64FC2"/>
    <w:rsid w:val="00A658F8"/>
    <w:rsid w:val="00A659EE"/>
    <w:rsid w:val="00A6613D"/>
    <w:rsid w:val="00A66786"/>
    <w:rsid w:val="00A668C9"/>
    <w:rsid w:val="00A700CA"/>
    <w:rsid w:val="00A70C40"/>
    <w:rsid w:val="00A70CB2"/>
    <w:rsid w:val="00A717D6"/>
    <w:rsid w:val="00A73C3A"/>
    <w:rsid w:val="00A75ACD"/>
    <w:rsid w:val="00A769D9"/>
    <w:rsid w:val="00A76AA5"/>
    <w:rsid w:val="00A76BF6"/>
    <w:rsid w:val="00A773C3"/>
    <w:rsid w:val="00A77CBD"/>
    <w:rsid w:val="00A77CD4"/>
    <w:rsid w:val="00A80174"/>
    <w:rsid w:val="00A80DEB"/>
    <w:rsid w:val="00A815C9"/>
    <w:rsid w:val="00A82612"/>
    <w:rsid w:val="00A82703"/>
    <w:rsid w:val="00A82F05"/>
    <w:rsid w:val="00A833E0"/>
    <w:rsid w:val="00A8352D"/>
    <w:rsid w:val="00A835E1"/>
    <w:rsid w:val="00A836C3"/>
    <w:rsid w:val="00A83741"/>
    <w:rsid w:val="00A83FAF"/>
    <w:rsid w:val="00A843E2"/>
    <w:rsid w:val="00A849BE"/>
    <w:rsid w:val="00A87DD6"/>
    <w:rsid w:val="00A902D9"/>
    <w:rsid w:val="00A9076C"/>
    <w:rsid w:val="00A90F3F"/>
    <w:rsid w:val="00A915F3"/>
    <w:rsid w:val="00A91AED"/>
    <w:rsid w:val="00A9267D"/>
    <w:rsid w:val="00A92ED1"/>
    <w:rsid w:val="00A93931"/>
    <w:rsid w:val="00A9495C"/>
    <w:rsid w:val="00A952D4"/>
    <w:rsid w:val="00A954F4"/>
    <w:rsid w:val="00A95C59"/>
    <w:rsid w:val="00A964AF"/>
    <w:rsid w:val="00AA1754"/>
    <w:rsid w:val="00AA176C"/>
    <w:rsid w:val="00AA292F"/>
    <w:rsid w:val="00AA2ADF"/>
    <w:rsid w:val="00AA3ABA"/>
    <w:rsid w:val="00AA3C33"/>
    <w:rsid w:val="00AA3CA4"/>
    <w:rsid w:val="00AA3E9A"/>
    <w:rsid w:val="00AA4038"/>
    <w:rsid w:val="00AA4277"/>
    <w:rsid w:val="00AA466F"/>
    <w:rsid w:val="00AA531F"/>
    <w:rsid w:val="00AA5665"/>
    <w:rsid w:val="00AA6101"/>
    <w:rsid w:val="00AB0CD2"/>
    <w:rsid w:val="00AB0F40"/>
    <w:rsid w:val="00AB116B"/>
    <w:rsid w:val="00AB1443"/>
    <w:rsid w:val="00AB1B31"/>
    <w:rsid w:val="00AB2F11"/>
    <w:rsid w:val="00AB57C9"/>
    <w:rsid w:val="00AB610C"/>
    <w:rsid w:val="00AB6EFB"/>
    <w:rsid w:val="00AB6F75"/>
    <w:rsid w:val="00AC0547"/>
    <w:rsid w:val="00AC261D"/>
    <w:rsid w:val="00AC35B4"/>
    <w:rsid w:val="00AC435F"/>
    <w:rsid w:val="00AC477F"/>
    <w:rsid w:val="00AC4786"/>
    <w:rsid w:val="00AC4A76"/>
    <w:rsid w:val="00AC53B8"/>
    <w:rsid w:val="00AC548D"/>
    <w:rsid w:val="00AC61F3"/>
    <w:rsid w:val="00AC63CB"/>
    <w:rsid w:val="00AC7652"/>
    <w:rsid w:val="00AD0FD1"/>
    <w:rsid w:val="00AD19D7"/>
    <w:rsid w:val="00AD1B09"/>
    <w:rsid w:val="00AD1DC6"/>
    <w:rsid w:val="00AD2313"/>
    <w:rsid w:val="00AD2C80"/>
    <w:rsid w:val="00AD2F63"/>
    <w:rsid w:val="00AD30CD"/>
    <w:rsid w:val="00AD32C7"/>
    <w:rsid w:val="00AD36CF"/>
    <w:rsid w:val="00AD4895"/>
    <w:rsid w:val="00AD5501"/>
    <w:rsid w:val="00AD7B3F"/>
    <w:rsid w:val="00AE01C6"/>
    <w:rsid w:val="00AE03E4"/>
    <w:rsid w:val="00AE11EA"/>
    <w:rsid w:val="00AE1722"/>
    <w:rsid w:val="00AE21AD"/>
    <w:rsid w:val="00AE2C0C"/>
    <w:rsid w:val="00AE2F25"/>
    <w:rsid w:val="00AE329A"/>
    <w:rsid w:val="00AE447A"/>
    <w:rsid w:val="00AE4ACA"/>
    <w:rsid w:val="00AE5803"/>
    <w:rsid w:val="00AE5DA9"/>
    <w:rsid w:val="00AF0990"/>
    <w:rsid w:val="00AF0B4F"/>
    <w:rsid w:val="00AF11F7"/>
    <w:rsid w:val="00AF33D2"/>
    <w:rsid w:val="00AF3BBC"/>
    <w:rsid w:val="00AF5AA8"/>
    <w:rsid w:val="00AF5DA2"/>
    <w:rsid w:val="00AF60C1"/>
    <w:rsid w:val="00AF6214"/>
    <w:rsid w:val="00AF7002"/>
    <w:rsid w:val="00AF7F8D"/>
    <w:rsid w:val="00B00EDA"/>
    <w:rsid w:val="00B01E45"/>
    <w:rsid w:val="00B03225"/>
    <w:rsid w:val="00B035F5"/>
    <w:rsid w:val="00B03632"/>
    <w:rsid w:val="00B04AEA"/>
    <w:rsid w:val="00B06152"/>
    <w:rsid w:val="00B064DC"/>
    <w:rsid w:val="00B07D13"/>
    <w:rsid w:val="00B10728"/>
    <w:rsid w:val="00B116A0"/>
    <w:rsid w:val="00B11709"/>
    <w:rsid w:val="00B11FA7"/>
    <w:rsid w:val="00B1326D"/>
    <w:rsid w:val="00B1743D"/>
    <w:rsid w:val="00B17440"/>
    <w:rsid w:val="00B17B20"/>
    <w:rsid w:val="00B2037B"/>
    <w:rsid w:val="00B2081E"/>
    <w:rsid w:val="00B212DE"/>
    <w:rsid w:val="00B21900"/>
    <w:rsid w:val="00B24DA9"/>
    <w:rsid w:val="00B263A8"/>
    <w:rsid w:val="00B26BB5"/>
    <w:rsid w:val="00B271FA"/>
    <w:rsid w:val="00B27C9F"/>
    <w:rsid w:val="00B32369"/>
    <w:rsid w:val="00B33597"/>
    <w:rsid w:val="00B337B1"/>
    <w:rsid w:val="00B34DDF"/>
    <w:rsid w:val="00B3502B"/>
    <w:rsid w:val="00B36C55"/>
    <w:rsid w:val="00B36CCC"/>
    <w:rsid w:val="00B3741D"/>
    <w:rsid w:val="00B374F0"/>
    <w:rsid w:val="00B376CE"/>
    <w:rsid w:val="00B4088F"/>
    <w:rsid w:val="00B45F82"/>
    <w:rsid w:val="00B467FD"/>
    <w:rsid w:val="00B4760C"/>
    <w:rsid w:val="00B51CE9"/>
    <w:rsid w:val="00B54DE5"/>
    <w:rsid w:val="00B553BC"/>
    <w:rsid w:val="00B56132"/>
    <w:rsid w:val="00B568A2"/>
    <w:rsid w:val="00B57183"/>
    <w:rsid w:val="00B57C84"/>
    <w:rsid w:val="00B600DD"/>
    <w:rsid w:val="00B6075F"/>
    <w:rsid w:val="00B60ED7"/>
    <w:rsid w:val="00B61F9C"/>
    <w:rsid w:val="00B62A44"/>
    <w:rsid w:val="00B63DE5"/>
    <w:rsid w:val="00B64B78"/>
    <w:rsid w:val="00B65E47"/>
    <w:rsid w:val="00B66314"/>
    <w:rsid w:val="00B66482"/>
    <w:rsid w:val="00B66937"/>
    <w:rsid w:val="00B67053"/>
    <w:rsid w:val="00B672D2"/>
    <w:rsid w:val="00B7009A"/>
    <w:rsid w:val="00B70A38"/>
    <w:rsid w:val="00B7166D"/>
    <w:rsid w:val="00B72027"/>
    <w:rsid w:val="00B7337E"/>
    <w:rsid w:val="00B73531"/>
    <w:rsid w:val="00B74A37"/>
    <w:rsid w:val="00B75379"/>
    <w:rsid w:val="00B75D6A"/>
    <w:rsid w:val="00B8153C"/>
    <w:rsid w:val="00B82187"/>
    <w:rsid w:val="00B82684"/>
    <w:rsid w:val="00B8324C"/>
    <w:rsid w:val="00B83BFF"/>
    <w:rsid w:val="00B85FC2"/>
    <w:rsid w:val="00B865A0"/>
    <w:rsid w:val="00B873C9"/>
    <w:rsid w:val="00B90400"/>
    <w:rsid w:val="00B90444"/>
    <w:rsid w:val="00B9148D"/>
    <w:rsid w:val="00B91CD6"/>
    <w:rsid w:val="00B923C3"/>
    <w:rsid w:val="00B924A3"/>
    <w:rsid w:val="00B92B57"/>
    <w:rsid w:val="00B93D2A"/>
    <w:rsid w:val="00B93F06"/>
    <w:rsid w:val="00B9475A"/>
    <w:rsid w:val="00B94A46"/>
    <w:rsid w:val="00B9649E"/>
    <w:rsid w:val="00B96B19"/>
    <w:rsid w:val="00B97CE7"/>
    <w:rsid w:val="00BA0EA7"/>
    <w:rsid w:val="00BA1963"/>
    <w:rsid w:val="00BA29D3"/>
    <w:rsid w:val="00BA2E17"/>
    <w:rsid w:val="00BA2EC4"/>
    <w:rsid w:val="00BA4F52"/>
    <w:rsid w:val="00BA6792"/>
    <w:rsid w:val="00BA6B72"/>
    <w:rsid w:val="00BA6D2C"/>
    <w:rsid w:val="00BB0350"/>
    <w:rsid w:val="00BB06A6"/>
    <w:rsid w:val="00BB0E20"/>
    <w:rsid w:val="00BB1D56"/>
    <w:rsid w:val="00BB2250"/>
    <w:rsid w:val="00BB2733"/>
    <w:rsid w:val="00BB27E2"/>
    <w:rsid w:val="00BB33CC"/>
    <w:rsid w:val="00BB34A6"/>
    <w:rsid w:val="00BB3C7F"/>
    <w:rsid w:val="00BB43F2"/>
    <w:rsid w:val="00BB49B9"/>
    <w:rsid w:val="00BB4B0A"/>
    <w:rsid w:val="00BB5C67"/>
    <w:rsid w:val="00BB695B"/>
    <w:rsid w:val="00BB6FBC"/>
    <w:rsid w:val="00BB7626"/>
    <w:rsid w:val="00BC10DD"/>
    <w:rsid w:val="00BC132A"/>
    <w:rsid w:val="00BC171C"/>
    <w:rsid w:val="00BC20C9"/>
    <w:rsid w:val="00BC36B3"/>
    <w:rsid w:val="00BC39F9"/>
    <w:rsid w:val="00BC45FB"/>
    <w:rsid w:val="00BC4D07"/>
    <w:rsid w:val="00BC5035"/>
    <w:rsid w:val="00BC671F"/>
    <w:rsid w:val="00BC7486"/>
    <w:rsid w:val="00BC7950"/>
    <w:rsid w:val="00BC7A39"/>
    <w:rsid w:val="00BD0145"/>
    <w:rsid w:val="00BD077A"/>
    <w:rsid w:val="00BD09FB"/>
    <w:rsid w:val="00BD1290"/>
    <w:rsid w:val="00BD13C8"/>
    <w:rsid w:val="00BD1621"/>
    <w:rsid w:val="00BD551D"/>
    <w:rsid w:val="00BD6E1C"/>
    <w:rsid w:val="00BD7763"/>
    <w:rsid w:val="00BE0603"/>
    <w:rsid w:val="00BE2C35"/>
    <w:rsid w:val="00BE2DBB"/>
    <w:rsid w:val="00BE3586"/>
    <w:rsid w:val="00BE37D5"/>
    <w:rsid w:val="00BE4A52"/>
    <w:rsid w:val="00BE4FB8"/>
    <w:rsid w:val="00BE4FE9"/>
    <w:rsid w:val="00BE5BBC"/>
    <w:rsid w:val="00BE5C9D"/>
    <w:rsid w:val="00BE675B"/>
    <w:rsid w:val="00BE6C1D"/>
    <w:rsid w:val="00BE6F15"/>
    <w:rsid w:val="00BE71D7"/>
    <w:rsid w:val="00BE76DD"/>
    <w:rsid w:val="00BE7838"/>
    <w:rsid w:val="00BF05D3"/>
    <w:rsid w:val="00BF19E8"/>
    <w:rsid w:val="00BF1BE2"/>
    <w:rsid w:val="00BF3159"/>
    <w:rsid w:val="00BF33CC"/>
    <w:rsid w:val="00BF379C"/>
    <w:rsid w:val="00BF47EC"/>
    <w:rsid w:val="00BF5012"/>
    <w:rsid w:val="00BF7510"/>
    <w:rsid w:val="00BF7C97"/>
    <w:rsid w:val="00C00B2B"/>
    <w:rsid w:val="00C00DCB"/>
    <w:rsid w:val="00C01610"/>
    <w:rsid w:val="00C01C5D"/>
    <w:rsid w:val="00C01CF5"/>
    <w:rsid w:val="00C01FF6"/>
    <w:rsid w:val="00C0322A"/>
    <w:rsid w:val="00C03A11"/>
    <w:rsid w:val="00C03C09"/>
    <w:rsid w:val="00C03DFD"/>
    <w:rsid w:val="00C03E9C"/>
    <w:rsid w:val="00C04631"/>
    <w:rsid w:val="00C04FC5"/>
    <w:rsid w:val="00C051A5"/>
    <w:rsid w:val="00C05375"/>
    <w:rsid w:val="00C06246"/>
    <w:rsid w:val="00C0753B"/>
    <w:rsid w:val="00C07E04"/>
    <w:rsid w:val="00C10512"/>
    <w:rsid w:val="00C12D5D"/>
    <w:rsid w:val="00C12E89"/>
    <w:rsid w:val="00C13764"/>
    <w:rsid w:val="00C13CF8"/>
    <w:rsid w:val="00C142D7"/>
    <w:rsid w:val="00C15633"/>
    <w:rsid w:val="00C1588D"/>
    <w:rsid w:val="00C16A32"/>
    <w:rsid w:val="00C16AB6"/>
    <w:rsid w:val="00C16C41"/>
    <w:rsid w:val="00C17FEB"/>
    <w:rsid w:val="00C2229B"/>
    <w:rsid w:val="00C23839"/>
    <w:rsid w:val="00C23AD0"/>
    <w:rsid w:val="00C24EC6"/>
    <w:rsid w:val="00C25476"/>
    <w:rsid w:val="00C25B5F"/>
    <w:rsid w:val="00C25CF3"/>
    <w:rsid w:val="00C276CC"/>
    <w:rsid w:val="00C27741"/>
    <w:rsid w:val="00C30644"/>
    <w:rsid w:val="00C31191"/>
    <w:rsid w:val="00C32170"/>
    <w:rsid w:val="00C3374B"/>
    <w:rsid w:val="00C33B9D"/>
    <w:rsid w:val="00C33BED"/>
    <w:rsid w:val="00C34805"/>
    <w:rsid w:val="00C35771"/>
    <w:rsid w:val="00C3578E"/>
    <w:rsid w:val="00C36738"/>
    <w:rsid w:val="00C374B8"/>
    <w:rsid w:val="00C37F3F"/>
    <w:rsid w:val="00C400BF"/>
    <w:rsid w:val="00C4039A"/>
    <w:rsid w:val="00C41894"/>
    <w:rsid w:val="00C42FD5"/>
    <w:rsid w:val="00C44024"/>
    <w:rsid w:val="00C44A0A"/>
    <w:rsid w:val="00C44DE0"/>
    <w:rsid w:val="00C45897"/>
    <w:rsid w:val="00C465E1"/>
    <w:rsid w:val="00C469A7"/>
    <w:rsid w:val="00C46A4F"/>
    <w:rsid w:val="00C472F2"/>
    <w:rsid w:val="00C473EF"/>
    <w:rsid w:val="00C50D34"/>
    <w:rsid w:val="00C51E46"/>
    <w:rsid w:val="00C52479"/>
    <w:rsid w:val="00C5333D"/>
    <w:rsid w:val="00C53CAE"/>
    <w:rsid w:val="00C5573A"/>
    <w:rsid w:val="00C5681F"/>
    <w:rsid w:val="00C5743D"/>
    <w:rsid w:val="00C57C32"/>
    <w:rsid w:val="00C600C7"/>
    <w:rsid w:val="00C60250"/>
    <w:rsid w:val="00C6143D"/>
    <w:rsid w:val="00C63E85"/>
    <w:rsid w:val="00C6412B"/>
    <w:rsid w:val="00C64ED6"/>
    <w:rsid w:val="00C65D3F"/>
    <w:rsid w:val="00C65E40"/>
    <w:rsid w:val="00C65FD6"/>
    <w:rsid w:val="00C6664F"/>
    <w:rsid w:val="00C66DE6"/>
    <w:rsid w:val="00C708D9"/>
    <w:rsid w:val="00C7106D"/>
    <w:rsid w:val="00C7145A"/>
    <w:rsid w:val="00C722E1"/>
    <w:rsid w:val="00C73AA1"/>
    <w:rsid w:val="00C74009"/>
    <w:rsid w:val="00C752DA"/>
    <w:rsid w:val="00C7729B"/>
    <w:rsid w:val="00C77414"/>
    <w:rsid w:val="00C77A3F"/>
    <w:rsid w:val="00C77A52"/>
    <w:rsid w:val="00C80929"/>
    <w:rsid w:val="00C815DC"/>
    <w:rsid w:val="00C832FC"/>
    <w:rsid w:val="00C8343D"/>
    <w:rsid w:val="00C83CFF"/>
    <w:rsid w:val="00C84126"/>
    <w:rsid w:val="00C869FF"/>
    <w:rsid w:val="00C86A29"/>
    <w:rsid w:val="00C87274"/>
    <w:rsid w:val="00C903A0"/>
    <w:rsid w:val="00C90E4D"/>
    <w:rsid w:val="00C9170A"/>
    <w:rsid w:val="00C91E1E"/>
    <w:rsid w:val="00C91F72"/>
    <w:rsid w:val="00C93CC2"/>
    <w:rsid w:val="00C942AD"/>
    <w:rsid w:val="00C94E33"/>
    <w:rsid w:val="00C9516F"/>
    <w:rsid w:val="00C9554B"/>
    <w:rsid w:val="00C9570C"/>
    <w:rsid w:val="00C95D23"/>
    <w:rsid w:val="00C96796"/>
    <w:rsid w:val="00CA1FEB"/>
    <w:rsid w:val="00CA262D"/>
    <w:rsid w:val="00CA2946"/>
    <w:rsid w:val="00CA2D62"/>
    <w:rsid w:val="00CA2DAC"/>
    <w:rsid w:val="00CA306D"/>
    <w:rsid w:val="00CA3E18"/>
    <w:rsid w:val="00CA5C46"/>
    <w:rsid w:val="00CA6B6C"/>
    <w:rsid w:val="00CA6D93"/>
    <w:rsid w:val="00CA70D5"/>
    <w:rsid w:val="00CA7B9F"/>
    <w:rsid w:val="00CB0411"/>
    <w:rsid w:val="00CB15A8"/>
    <w:rsid w:val="00CB458F"/>
    <w:rsid w:val="00CB4942"/>
    <w:rsid w:val="00CB56AC"/>
    <w:rsid w:val="00CB5919"/>
    <w:rsid w:val="00CB5BB2"/>
    <w:rsid w:val="00CB6603"/>
    <w:rsid w:val="00CB71A3"/>
    <w:rsid w:val="00CC0580"/>
    <w:rsid w:val="00CC21CD"/>
    <w:rsid w:val="00CC3AD4"/>
    <w:rsid w:val="00CC4B66"/>
    <w:rsid w:val="00CC61BC"/>
    <w:rsid w:val="00CC73FB"/>
    <w:rsid w:val="00CC74D0"/>
    <w:rsid w:val="00CD098A"/>
    <w:rsid w:val="00CD18CA"/>
    <w:rsid w:val="00CD1999"/>
    <w:rsid w:val="00CD1FD5"/>
    <w:rsid w:val="00CD261C"/>
    <w:rsid w:val="00CD2E2E"/>
    <w:rsid w:val="00CD440A"/>
    <w:rsid w:val="00CD5789"/>
    <w:rsid w:val="00CD6204"/>
    <w:rsid w:val="00CD63C0"/>
    <w:rsid w:val="00CD70AC"/>
    <w:rsid w:val="00CD733C"/>
    <w:rsid w:val="00CE1749"/>
    <w:rsid w:val="00CE5701"/>
    <w:rsid w:val="00CE5C3F"/>
    <w:rsid w:val="00CE6E55"/>
    <w:rsid w:val="00CE7B83"/>
    <w:rsid w:val="00CF1F15"/>
    <w:rsid w:val="00CF2696"/>
    <w:rsid w:val="00CF2B8E"/>
    <w:rsid w:val="00CF3AFE"/>
    <w:rsid w:val="00CF466A"/>
    <w:rsid w:val="00CF4E07"/>
    <w:rsid w:val="00CF5CEE"/>
    <w:rsid w:val="00CF690D"/>
    <w:rsid w:val="00CF756C"/>
    <w:rsid w:val="00CF7830"/>
    <w:rsid w:val="00CFDD67"/>
    <w:rsid w:val="00D003B1"/>
    <w:rsid w:val="00D0054E"/>
    <w:rsid w:val="00D02B42"/>
    <w:rsid w:val="00D06EF8"/>
    <w:rsid w:val="00D10934"/>
    <w:rsid w:val="00D10AC2"/>
    <w:rsid w:val="00D1137F"/>
    <w:rsid w:val="00D11B5D"/>
    <w:rsid w:val="00D11DDF"/>
    <w:rsid w:val="00D13332"/>
    <w:rsid w:val="00D13AAD"/>
    <w:rsid w:val="00D147EA"/>
    <w:rsid w:val="00D14D61"/>
    <w:rsid w:val="00D1577B"/>
    <w:rsid w:val="00D15D45"/>
    <w:rsid w:val="00D15D9C"/>
    <w:rsid w:val="00D16B76"/>
    <w:rsid w:val="00D17533"/>
    <w:rsid w:val="00D17AA0"/>
    <w:rsid w:val="00D20017"/>
    <w:rsid w:val="00D20093"/>
    <w:rsid w:val="00D209FA"/>
    <w:rsid w:val="00D20F65"/>
    <w:rsid w:val="00D23483"/>
    <w:rsid w:val="00D234E6"/>
    <w:rsid w:val="00D2365A"/>
    <w:rsid w:val="00D23EAF"/>
    <w:rsid w:val="00D25314"/>
    <w:rsid w:val="00D25DDF"/>
    <w:rsid w:val="00D26818"/>
    <w:rsid w:val="00D26BB4"/>
    <w:rsid w:val="00D270C6"/>
    <w:rsid w:val="00D2AEA0"/>
    <w:rsid w:val="00D3085C"/>
    <w:rsid w:val="00D34837"/>
    <w:rsid w:val="00D34B9A"/>
    <w:rsid w:val="00D34DFB"/>
    <w:rsid w:val="00D353B4"/>
    <w:rsid w:val="00D3591F"/>
    <w:rsid w:val="00D35E89"/>
    <w:rsid w:val="00D3741B"/>
    <w:rsid w:val="00D37858"/>
    <w:rsid w:val="00D3798F"/>
    <w:rsid w:val="00D40B64"/>
    <w:rsid w:val="00D42B9A"/>
    <w:rsid w:val="00D43625"/>
    <w:rsid w:val="00D43D52"/>
    <w:rsid w:val="00D44CA4"/>
    <w:rsid w:val="00D45898"/>
    <w:rsid w:val="00D45BA4"/>
    <w:rsid w:val="00D46159"/>
    <w:rsid w:val="00D46C5E"/>
    <w:rsid w:val="00D47716"/>
    <w:rsid w:val="00D52C21"/>
    <w:rsid w:val="00D5479B"/>
    <w:rsid w:val="00D54F50"/>
    <w:rsid w:val="00D55B29"/>
    <w:rsid w:val="00D57636"/>
    <w:rsid w:val="00D57FCA"/>
    <w:rsid w:val="00D617AE"/>
    <w:rsid w:val="00D62D51"/>
    <w:rsid w:val="00D62E81"/>
    <w:rsid w:val="00D632FA"/>
    <w:rsid w:val="00D638DB"/>
    <w:rsid w:val="00D648D9"/>
    <w:rsid w:val="00D653F6"/>
    <w:rsid w:val="00D66016"/>
    <w:rsid w:val="00D66404"/>
    <w:rsid w:val="00D70AB6"/>
    <w:rsid w:val="00D712E0"/>
    <w:rsid w:val="00D73865"/>
    <w:rsid w:val="00D74189"/>
    <w:rsid w:val="00D74DFE"/>
    <w:rsid w:val="00D75037"/>
    <w:rsid w:val="00D7599E"/>
    <w:rsid w:val="00D75AE6"/>
    <w:rsid w:val="00D76328"/>
    <w:rsid w:val="00D773A3"/>
    <w:rsid w:val="00D77441"/>
    <w:rsid w:val="00D82AEB"/>
    <w:rsid w:val="00D82D0F"/>
    <w:rsid w:val="00D82E21"/>
    <w:rsid w:val="00D858F2"/>
    <w:rsid w:val="00D85FDC"/>
    <w:rsid w:val="00D86502"/>
    <w:rsid w:val="00D86F09"/>
    <w:rsid w:val="00D86F38"/>
    <w:rsid w:val="00D86FB0"/>
    <w:rsid w:val="00D91733"/>
    <w:rsid w:val="00D9175D"/>
    <w:rsid w:val="00D918A1"/>
    <w:rsid w:val="00D91F57"/>
    <w:rsid w:val="00D9247F"/>
    <w:rsid w:val="00D92F82"/>
    <w:rsid w:val="00D93B9F"/>
    <w:rsid w:val="00D94964"/>
    <w:rsid w:val="00D952BC"/>
    <w:rsid w:val="00D95657"/>
    <w:rsid w:val="00D95EBC"/>
    <w:rsid w:val="00D95F2B"/>
    <w:rsid w:val="00D977A4"/>
    <w:rsid w:val="00D97F72"/>
    <w:rsid w:val="00DA0D1E"/>
    <w:rsid w:val="00DA43B0"/>
    <w:rsid w:val="00DA4EAD"/>
    <w:rsid w:val="00DA5498"/>
    <w:rsid w:val="00DA6C0C"/>
    <w:rsid w:val="00DA74AA"/>
    <w:rsid w:val="00DB064A"/>
    <w:rsid w:val="00DB0DF6"/>
    <w:rsid w:val="00DB1CBA"/>
    <w:rsid w:val="00DB343A"/>
    <w:rsid w:val="00DB3A59"/>
    <w:rsid w:val="00DB3AC7"/>
    <w:rsid w:val="00DB3B87"/>
    <w:rsid w:val="00DB41CC"/>
    <w:rsid w:val="00DB4B98"/>
    <w:rsid w:val="00DB665E"/>
    <w:rsid w:val="00DC1646"/>
    <w:rsid w:val="00DC18DB"/>
    <w:rsid w:val="00DC1B70"/>
    <w:rsid w:val="00DC1C00"/>
    <w:rsid w:val="00DC1C69"/>
    <w:rsid w:val="00DC2052"/>
    <w:rsid w:val="00DC220A"/>
    <w:rsid w:val="00DC29D2"/>
    <w:rsid w:val="00DC2AE7"/>
    <w:rsid w:val="00DC2B21"/>
    <w:rsid w:val="00DC2F60"/>
    <w:rsid w:val="00DC341F"/>
    <w:rsid w:val="00DC4641"/>
    <w:rsid w:val="00DC4BEB"/>
    <w:rsid w:val="00DC4FCF"/>
    <w:rsid w:val="00DC57DA"/>
    <w:rsid w:val="00DC6C4B"/>
    <w:rsid w:val="00DC6E19"/>
    <w:rsid w:val="00DC7016"/>
    <w:rsid w:val="00DC727A"/>
    <w:rsid w:val="00DD03BA"/>
    <w:rsid w:val="00DD0444"/>
    <w:rsid w:val="00DD0DB8"/>
    <w:rsid w:val="00DD131E"/>
    <w:rsid w:val="00DD1C5A"/>
    <w:rsid w:val="00DD273D"/>
    <w:rsid w:val="00DD2E53"/>
    <w:rsid w:val="00DD3580"/>
    <w:rsid w:val="00DD3584"/>
    <w:rsid w:val="00DD3996"/>
    <w:rsid w:val="00DD4E05"/>
    <w:rsid w:val="00DD4F81"/>
    <w:rsid w:val="00DD5F71"/>
    <w:rsid w:val="00DD6DAA"/>
    <w:rsid w:val="00DD7392"/>
    <w:rsid w:val="00DD7982"/>
    <w:rsid w:val="00DE11B1"/>
    <w:rsid w:val="00DE20B2"/>
    <w:rsid w:val="00DE2325"/>
    <w:rsid w:val="00DE3CFF"/>
    <w:rsid w:val="00DE4324"/>
    <w:rsid w:val="00DE4F06"/>
    <w:rsid w:val="00DE546D"/>
    <w:rsid w:val="00DE5D37"/>
    <w:rsid w:val="00DE6A24"/>
    <w:rsid w:val="00DE7183"/>
    <w:rsid w:val="00DE7915"/>
    <w:rsid w:val="00DF0783"/>
    <w:rsid w:val="00DF0A3C"/>
    <w:rsid w:val="00DF0A69"/>
    <w:rsid w:val="00DF1850"/>
    <w:rsid w:val="00DF1885"/>
    <w:rsid w:val="00DF2075"/>
    <w:rsid w:val="00DF263E"/>
    <w:rsid w:val="00DF2668"/>
    <w:rsid w:val="00DF3281"/>
    <w:rsid w:val="00DF7404"/>
    <w:rsid w:val="00DF7E27"/>
    <w:rsid w:val="00E00344"/>
    <w:rsid w:val="00E00559"/>
    <w:rsid w:val="00E00D6A"/>
    <w:rsid w:val="00E01D01"/>
    <w:rsid w:val="00E026E1"/>
    <w:rsid w:val="00E0339B"/>
    <w:rsid w:val="00E03A10"/>
    <w:rsid w:val="00E04C1B"/>
    <w:rsid w:val="00E04E96"/>
    <w:rsid w:val="00E05C5E"/>
    <w:rsid w:val="00E06BA7"/>
    <w:rsid w:val="00E0719C"/>
    <w:rsid w:val="00E0752D"/>
    <w:rsid w:val="00E07573"/>
    <w:rsid w:val="00E105BD"/>
    <w:rsid w:val="00E10B2C"/>
    <w:rsid w:val="00E115E1"/>
    <w:rsid w:val="00E11AB1"/>
    <w:rsid w:val="00E131CB"/>
    <w:rsid w:val="00E14ABE"/>
    <w:rsid w:val="00E14C98"/>
    <w:rsid w:val="00E1506D"/>
    <w:rsid w:val="00E15DC5"/>
    <w:rsid w:val="00E15F4D"/>
    <w:rsid w:val="00E1612C"/>
    <w:rsid w:val="00E161FD"/>
    <w:rsid w:val="00E1667C"/>
    <w:rsid w:val="00E16FCF"/>
    <w:rsid w:val="00E17259"/>
    <w:rsid w:val="00E17425"/>
    <w:rsid w:val="00E17B0E"/>
    <w:rsid w:val="00E20360"/>
    <w:rsid w:val="00E20956"/>
    <w:rsid w:val="00E20EF0"/>
    <w:rsid w:val="00E21032"/>
    <w:rsid w:val="00E21C4B"/>
    <w:rsid w:val="00E22E82"/>
    <w:rsid w:val="00E2302F"/>
    <w:rsid w:val="00E23BDB"/>
    <w:rsid w:val="00E26046"/>
    <w:rsid w:val="00E27AA2"/>
    <w:rsid w:val="00E27CAD"/>
    <w:rsid w:val="00E27F6D"/>
    <w:rsid w:val="00E305B6"/>
    <w:rsid w:val="00E31385"/>
    <w:rsid w:val="00E314BD"/>
    <w:rsid w:val="00E32146"/>
    <w:rsid w:val="00E3329F"/>
    <w:rsid w:val="00E340C8"/>
    <w:rsid w:val="00E359C4"/>
    <w:rsid w:val="00E35F73"/>
    <w:rsid w:val="00E35FF3"/>
    <w:rsid w:val="00E372D6"/>
    <w:rsid w:val="00E37E72"/>
    <w:rsid w:val="00E41180"/>
    <w:rsid w:val="00E417CC"/>
    <w:rsid w:val="00E41971"/>
    <w:rsid w:val="00E41CE2"/>
    <w:rsid w:val="00E41D6D"/>
    <w:rsid w:val="00E42554"/>
    <w:rsid w:val="00E43427"/>
    <w:rsid w:val="00E43ED7"/>
    <w:rsid w:val="00E47617"/>
    <w:rsid w:val="00E47B6A"/>
    <w:rsid w:val="00E47D05"/>
    <w:rsid w:val="00E50330"/>
    <w:rsid w:val="00E5104A"/>
    <w:rsid w:val="00E5123B"/>
    <w:rsid w:val="00E51861"/>
    <w:rsid w:val="00E52AA4"/>
    <w:rsid w:val="00E54410"/>
    <w:rsid w:val="00E56B76"/>
    <w:rsid w:val="00E57960"/>
    <w:rsid w:val="00E57A60"/>
    <w:rsid w:val="00E57B75"/>
    <w:rsid w:val="00E57C59"/>
    <w:rsid w:val="00E57F67"/>
    <w:rsid w:val="00E600A6"/>
    <w:rsid w:val="00E606AE"/>
    <w:rsid w:val="00E60BE1"/>
    <w:rsid w:val="00E60F68"/>
    <w:rsid w:val="00E6184F"/>
    <w:rsid w:val="00E62564"/>
    <w:rsid w:val="00E626E3"/>
    <w:rsid w:val="00E62E5F"/>
    <w:rsid w:val="00E62F6D"/>
    <w:rsid w:val="00E6415F"/>
    <w:rsid w:val="00E643F4"/>
    <w:rsid w:val="00E64F07"/>
    <w:rsid w:val="00E66CA9"/>
    <w:rsid w:val="00E66CB6"/>
    <w:rsid w:val="00E675DB"/>
    <w:rsid w:val="00E67F53"/>
    <w:rsid w:val="00E701AA"/>
    <w:rsid w:val="00E70751"/>
    <w:rsid w:val="00E71BB1"/>
    <w:rsid w:val="00E71E4E"/>
    <w:rsid w:val="00E7258D"/>
    <w:rsid w:val="00E739F6"/>
    <w:rsid w:val="00E73AEE"/>
    <w:rsid w:val="00E73D5B"/>
    <w:rsid w:val="00E74601"/>
    <w:rsid w:val="00E748BE"/>
    <w:rsid w:val="00E74A82"/>
    <w:rsid w:val="00E758F0"/>
    <w:rsid w:val="00E75E0F"/>
    <w:rsid w:val="00E80662"/>
    <w:rsid w:val="00E811A6"/>
    <w:rsid w:val="00E81C4D"/>
    <w:rsid w:val="00E83F3E"/>
    <w:rsid w:val="00E83F40"/>
    <w:rsid w:val="00E84420"/>
    <w:rsid w:val="00E85B7B"/>
    <w:rsid w:val="00E8617B"/>
    <w:rsid w:val="00E86597"/>
    <w:rsid w:val="00E8683D"/>
    <w:rsid w:val="00E875CB"/>
    <w:rsid w:val="00E90C68"/>
    <w:rsid w:val="00E918A5"/>
    <w:rsid w:val="00E91F5C"/>
    <w:rsid w:val="00E92925"/>
    <w:rsid w:val="00E9331C"/>
    <w:rsid w:val="00E94F85"/>
    <w:rsid w:val="00E9540E"/>
    <w:rsid w:val="00E9573B"/>
    <w:rsid w:val="00E95A15"/>
    <w:rsid w:val="00E95AFD"/>
    <w:rsid w:val="00E96202"/>
    <w:rsid w:val="00E9624D"/>
    <w:rsid w:val="00E97AD3"/>
    <w:rsid w:val="00EA10E2"/>
    <w:rsid w:val="00EA13CA"/>
    <w:rsid w:val="00EA317B"/>
    <w:rsid w:val="00EA3694"/>
    <w:rsid w:val="00EA3B52"/>
    <w:rsid w:val="00EA5616"/>
    <w:rsid w:val="00EA681A"/>
    <w:rsid w:val="00EA729F"/>
    <w:rsid w:val="00EB097E"/>
    <w:rsid w:val="00EB0CF3"/>
    <w:rsid w:val="00EB0E3A"/>
    <w:rsid w:val="00EB10E7"/>
    <w:rsid w:val="00EB221C"/>
    <w:rsid w:val="00EB2227"/>
    <w:rsid w:val="00EB263B"/>
    <w:rsid w:val="00EB48F2"/>
    <w:rsid w:val="00EB4DA8"/>
    <w:rsid w:val="00EB5A44"/>
    <w:rsid w:val="00EB6911"/>
    <w:rsid w:val="00EB6A0B"/>
    <w:rsid w:val="00EB713F"/>
    <w:rsid w:val="00EC18AF"/>
    <w:rsid w:val="00EC2C6E"/>
    <w:rsid w:val="00EC2F26"/>
    <w:rsid w:val="00EC35E0"/>
    <w:rsid w:val="00EC3C1C"/>
    <w:rsid w:val="00EC3C2F"/>
    <w:rsid w:val="00EC5F0B"/>
    <w:rsid w:val="00EC6057"/>
    <w:rsid w:val="00EC7F00"/>
    <w:rsid w:val="00EC7F42"/>
    <w:rsid w:val="00ED21F8"/>
    <w:rsid w:val="00ED2354"/>
    <w:rsid w:val="00ED2776"/>
    <w:rsid w:val="00ED293E"/>
    <w:rsid w:val="00ED4137"/>
    <w:rsid w:val="00ED4668"/>
    <w:rsid w:val="00ED5951"/>
    <w:rsid w:val="00ED6116"/>
    <w:rsid w:val="00ED6EE8"/>
    <w:rsid w:val="00ED7E8C"/>
    <w:rsid w:val="00ED7FAD"/>
    <w:rsid w:val="00EE0150"/>
    <w:rsid w:val="00EE130A"/>
    <w:rsid w:val="00EE2936"/>
    <w:rsid w:val="00EE309A"/>
    <w:rsid w:val="00EE4C10"/>
    <w:rsid w:val="00EE5EFD"/>
    <w:rsid w:val="00EF1627"/>
    <w:rsid w:val="00EF2433"/>
    <w:rsid w:val="00EF2CE6"/>
    <w:rsid w:val="00EF370C"/>
    <w:rsid w:val="00EF4EF6"/>
    <w:rsid w:val="00EF5C66"/>
    <w:rsid w:val="00EF6664"/>
    <w:rsid w:val="00EF7838"/>
    <w:rsid w:val="00F015EC"/>
    <w:rsid w:val="00F01DB6"/>
    <w:rsid w:val="00F023AA"/>
    <w:rsid w:val="00F02F66"/>
    <w:rsid w:val="00F02FD0"/>
    <w:rsid w:val="00F05013"/>
    <w:rsid w:val="00F1114E"/>
    <w:rsid w:val="00F1261B"/>
    <w:rsid w:val="00F12A9F"/>
    <w:rsid w:val="00F12BAB"/>
    <w:rsid w:val="00F12E9A"/>
    <w:rsid w:val="00F13789"/>
    <w:rsid w:val="00F138A8"/>
    <w:rsid w:val="00F14C19"/>
    <w:rsid w:val="00F15CAE"/>
    <w:rsid w:val="00F22010"/>
    <w:rsid w:val="00F22A9B"/>
    <w:rsid w:val="00F2307E"/>
    <w:rsid w:val="00F231A4"/>
    <w:rsid w:val="00F26B88"/>
    <w:rsid w:val="00F274C5"/>
    <w:rsid w:val="00F30236"/>
    <w:rsid w:val="00F302A5"/>
    <w:rsid w:val="00F30501"/>
    <w:rsid w:val="00F306D5"/>
    <w:rsid w:val="00F30ABC"/>
    <w:rsid w:val="00F3187E"/>
    <w:rsid w:val="00F31A5E"/>
    <w:rsid w:val="00F32733"/>
    <w:rsid w:val="00F33164"/>
    <w:rsid w:val="00F339B9"/>
    <w:rsid w:val="00F33B73"/>
    <w:rsid w:val="00F3525A"/>
    <w:rsid w:val="00F35670"/>
    <w:rsid w:val="00F35C7C"/>
    <w:rsid w:val="00F36B93"/>
    <w:rsid w:val="00F3778B"/>
    <w:rsid w:val="00F40668"/>
    <w:rsid w:val="00F40C67"/>
    <w:rsid w:val="00F411FA"/>
    <w:rsid w:val="00F41384"/>
    <w:rsid w:val="00F42022"/>
    <w:rsid w:val="00F42FA4"/>
    <w:rsid w:val="00F4405C"/>
    <w:rsid w:val="00F451F8"/>
    <w:rsid w:val="00F45A8A"/>
    <w:rsid w:val="00F4712E"/>
    <w:rsid w:val="00F473FA"/>
    <w:rsid w:val="00F47CB8"/>
    <w:rsid w:val="00F50F86"/>
    <w:rsid w:val="00F519B6"/>
    <w:rsid w:val="00F51AD8"/>
    <w:rsid w:val="00F5338F"/>
    <w:rsid w:val="00F5343B"/>
    <w:rsid w:val="00F53EFD"/>
    <w:rsid w:val="00F5440F"/>
    <w:rsid w:val="00F55ADE"/>
    <w:rsid w:val="00F56D34"/>
    <w:rsid w:val="00F57CA6"/>
    <w:rsid w:val="00F57CD4"/>
    <w:rsid w:val="00F6172C"/>
    <w:rsid w:val="00F619E6"/>
    <w:rsid w:val="00F61A80"/>
    <w:rsid w:val="00F62A1E"/>
    <w:rsid w:val="00F65B8C"/>
    <w:rsid w:val="00F662D7"/>
    <w:rsid w:val="00F6796D"/>
    <w:rsid w:val="00F679AB"/>
    <w:rsid w:val="00F67AF2"/>
    <w:rsid w:val="00F70519"/>
    <w:rsid w:val="00F705EB"/>
    <w:rsid w:val="00F70F7E"/>
    <w:rsid w:val="00F714A6"/>
    <w:rsid w:val="00F71719"/>
    <w:rsid w:val="00F71E62"/>
    <w:rsid w:val="00F725AC"/>
    <w:rsid w:val="00F72624"/>
    <w:rsid w:val="00F73751"/>
    <w:rsid w:val="00F73C6E"/>
    <w:rsid w:val="00F75ACB"/>
    <w:rsid w:val="00F75D7E"/>
    <w:rsid w:val="00F7679A"/>
    <w:rsid w:val="00F77001"/>
    <w:rsid w:val="00F801DE"/>
    <w:rsid w:val="00F80535"/>
    <w:rsid w:val="00F81DB3"/>
    <w:rsid w:val="00F827BC"/>
    <w:rsid w:val="00F83597"/>
    <w:rsid w:val="00F84274"/>
    <w:rsid w:val="00F842E9"/>
    <w:rsid w:val="00F84A16"/>
    <w:rsid w:val="00F8543D"/>
    <w:rsid w:val="00F858D5"/>
    <w:rsid w:val="00F85E66"/>
    <w:rsid w:val="00F87977"/>
    <w:rsid w:val="00F93726"/>
    <w:rsid w:val="00F93C21"/>
    <w:rsid w:val="00F956B9"/>
    <w:rsid w:val="00F96890"/>
    <w:rsid w:val="00F96FB7"/>
    <w:rsid w:val="00FA03FB"/>
    <w:rsid w:val="00FA0A07"/>
    <w:rsid w:val="00FA2527"/>
    <w:rsid w:val="00FA280E"/>
    <w:rsid w:val="00FA3403"/>
    <w:rsid w:val="00FA47F3"/>
    <w:rsid w:val="00FA5A30"/>
    <w:rsid w:val="00FA71BE"/>
    <w:rsid w:val="00FA7549"/>
    <w:rsid w:val="00FB0534"/>
    <w:rsid w:val="00FB1F88"/>
    <w:rsid w:val="00FB254E"/>
    <w:rsid w:val="00FB2997"/>
    <w:rsid w:val="00FB3AC0"/>
    <w:rsid w:val="00FB3C5D"/>
    <w:rsid w:val="00FB402D"/>
    <w:rsid w:val="00FB4A67"/>
    <w:rsid w:val="00FB55B6"/>
    <w:rsid w:val="00FB6827"/>
    <w:rsid w:val="00FB6B05"/>
    <w:rsid w:val="00FB79B0"/>
    <w:rsid w:val="00FC167A"/>
    <w:rsid w:val="00FC1791"/>
    <w:rsid w:val="00FC18AC"/>
    <w:rsid w:val="00FC1E9F"/>
    <w:rsid w:val="00FC1FFD"/>
    <w:rsid w:val="00FC36E9"/>
    <w:rsid w:val="00FC4034"/>
    <w:rsid w:val="00FC4430"/>
    <w:rsid w:val="00FC4C1F"/>
    <w:rsid w:val="00FC55D4"/>
    <w:rsid w:val="00FC6F00"/>
    <w:rsid w:val="00FD02DC"/>
    <w:rsid w:val="00FD043C"/>
    <w:rsid w:val="00FD07FF"/>
    <w:rsid w:val="00FD12EB"/>
    <w:rsid w:val="00FD13B2"/>
    <w:rsid w:val="00FD1B86"/>
    <w:rsid w:val="00FD38C0"/>
    <w:rsid w:val="00FD55CD"/>
    <w:rsid w:val="00FD6082"/>
    <w:rsid w:val="00FE2F03"/>
    <w:rsid w:val="00FE41DF"/>
    <w:rsid w:val="00FE440E"/>
    <w:rsid w:val="00FE548D"/>
    <w:rsid w:val="00FE57FB"/>
    <w:rsid w:val="00FE79C0"/>
    <w:rsid w:val="00FF0647"/>
    <w:rsid w:val="00FF078E"/>
    <w:rsid w:val="00FF1E3C"/>
    <w:rsid w:val="00FF1F16"/>
    <w:rsid w:val="00FF2017"/>
    <w:rsid w:val="00FF3A76"/>
    <w:rsid w:val="00FF3FFA"/>
    <w:rsid w:val="00FF4FA4"/>
    <w:rsid w:val="00FF5C4A"/>
    <w:rsid w:val="00FF688B"/>
    <w:rsid w:val="00FF74A0"/>
    <w:rsid w:val="00FF7B80"/>
    <w:rsid w:val="010A83AD"/>
    <w:rsid w:val="01320DC8"/>
    <w:rsid w:val="01355666"/>
    <w:rsid w:val="013DBFE1"/>
    <w:rsid w:val="0180070B"/>
    <w:rsid w:val="019D43CD"/>
    <w:rsid w:val="01A2B535"/>
    <w:rsid w:val="01ED68B1"/>
    <w:rsid w:val="0208766D"/>
    <w:rsid w:val="02E0637D"/>
    <w:rsid w:val="02F122EA"/>
    <w:rsid w:val="03283366"/>
    <w:rsid w:val="0383B3BB"/>
    <w:rsid w:val="03B740B0"/>
    <w:rsid w:val="03C52D1B"/>
    <w:rsid w:val="03D87649"/>
    <w:rsid w:val="040383E9"/>
    <w:rsid w:val="04244E86"/>
    <w:rsid w:val="0492DA6B"/>
    <w:rsid w:val="051EEFFD"/>
    <w:rsid w:val="05A2964C"/>
    <w:rsid w:val="05CB7243"/>
    <w:rsid w:val="0640FA82"/>
    <w:rsid w:val="0679881E"/>
    <w:rsid w:val="0679E09E"/>
    <w:rsid w:val="06F66956"/>
    <w:rsid w:val="06FDBA40"/>
    <w:rsid w:val="07143191"/>
    <w:rsid w:val="071D39E7"/>
    <w:rsid w:val="073CC87E"/>
    <w:rsid w:val="075A521A"/>
    <w:rsid w:val="0790734E"/>
    <w:rsid w:val="07ACC8D1"/>
    <w:rsid w:val="07DCCAE3"/>
    <w:rsid w:val="08122192"/>
    <w:rsid w:val="082D3CE4"/>
    <w:rsid w:val="0853A32F"/>
    <w:rsid w:val="0853FF15"/>
    <w:rsid w:val="088EEC2B"/>
    <w:rsid w:val="08B001F2"/>
    <w:rsid w:val="08C0D703"/>
    <w:rsid w:val="08DA370E"/>
    <w:rsid w:val="090B5AD1"/>
    <w:rsid w:val="096A0EA1"/>
    <w:rsid w:val="09724CE8"/>
    <w:rsid w:val="09D90742"/>
    <w:rsid w:val="09EF7390"/>
    <w:rsid w:val="09F8CCBA"/>
    <w:rsid w:val="0A29E8E5"/>
    <w:rsid w:val="0A744EA5"/>
    <w:rsid w:val="0A77636E"/>
    <w:rsid w:val="0B87EE12"/>
    <w:rsid w:val="0B9FC445"/>
    <w:rsid w:val="0BC5359B"/>
    <w:rsid w:val="0BE8E2B7"/>
    <w:rsid w:val="0C11D7D0"/>
    <w:rsid w:val="0C378976"/>
    <w:rsid w:val="0C7FD830"/>
    <w:rsid w:val="0CAB6CD8"/>
    <w:rsid w:val="0CD84B05"/>
    <w:rsid w:val="0CE06742"/>
    <w:rsid w:val="0CEE398E"/>
    <w:rsid w:val="0CF2B8CB"/>
    <w:rsid w:val="0D55CE18"/>
    <w:rsid w:val="0D5E2D8E"/>
    <w:rsid w:val="0D813A5A"/>
    <w:rsid w:val="0D8984F4"/>
    <w:rsid w:val="0D8F3799"/>
    <w:rsid w:val="0DADA831"/>
    <w:rsid w:val="0DBCD82C"/>
    <w:rsid w:val="0DFF4D4A"/>
    <w:rsid w:val="0E1D7355"/>
    <w:rsid w:val="0E5DC947"/>
    <w:rsid w:val="0E710643"/>
    <w:rsid w:val="0EAF0F78"/>
    <w:rsid w:val="0EB539D1"/>
    <w:rsid w:val="0EC60A09"/>
    <w:rsid w:val="0ECA8D5D"/>
    <w:rsid w:val="0ED1EF86"/>
    <w:rsid w:val="0EF9FDEF"/>
    <w:rsid w:val="0F1B7FEE"/>
    <w:rsid w:val="0F580796"/>
    <w:rsid w:val="104ADFD9"/>
    <w:rsid w:val="10510A32"/>
    <w:rsid w:val="10578B5F"/>
    <w:rsid w:val="112BB1A6"/>
    <w:rsid w:val="11422903"/>
    <w:rsid w:val="1150064B"/>
    <w:rsid w:val="1176ACAA"/>
    <w:rsid w:val="11DA40CE"/>
    <w:rsid w:val="11ECDA93"/>
    <w:rsid w:val="122C6BD4"/>
    <w:rsid w:val="1281B3FB"/>
    <w:rsid w:val="128FE6C0"/>
    <w:rsid w:val="12AF3EF9"/>
    <w:rsid w:val="130006D1"/>
    <w:rsid w:val="1331EFF6"/>
    <w:rsid w:val="1333D6B9"/>
    <w:rsid w:val="135663F4"/>
    <w:rsid w:val="135BE2C1"/>
    <w:rsid w:val="13638B36"/>
    <w:rsid w:val="13997B2C"/>
    <w:rsid w:val="13C83C35"/>
    <w:rsid w:val="13D8AE9A"/>
    <w:rsid w:val="14085486"/>
    <w:rsid w:val="141BF1B6"/>
    <w:rsid w:val="149F558E"/>
    <w:rsid w:val="1511D425"/>
    <w:rsid w:val="15318CE7"/>
    <w:rsid w:val="157113E3"/>
    <w:rsid w:val="15ABD385"/>
    <w:rsid w:val="15B4883A"/>
    <w:rsid w:val="161ECE3D"/>
    <w:rsid w:val="163B25EF"/>
    <w:rsid w:val="1644D00D"/>
    <w:rsid w:val="170AF5D0"/>
    <w:rsid w:val="17389935"/>
    <w:rsid w:val="1747B218"/>
    <w:rsid w:val="174CF081"/>
    <w:rsid w:val="1792480A"/>
    <w:rsid w:val="17C2A93A"/>
    <w:rsid w:val="182049D8"/>
    <w:rsid w:val="1827E542"/>
    <w:rsid w:val="18443968"/>
    <w:rsid w:val="1862D63F"/>
    <w:rsid w:val="18692DA9"/>
    <w:rsid w:val="18755FCB"/>
    <w:rsid w:val="1901036B"/>
    <w:rsid w:val="192F69D4"/>
    <w:rsid w:val="195D89EC"/>
    <w:rsid w:val="1991DD66"/>
    <w:rsid w:val="19C27925"/>
    <w:rsid w:val="19CAF56E"/>
    <w:rsid w:val="19E09C85"/>
    <w:rsid w:val="1AC06C04"/>
    <w:rsid w:val="1B03E3E3"/>
    <w:rsid w:val="1B623763"/>
    <w:rsid w:val="1B75CAFF"/>
    <w:rsid w:val="1BF73AB9"/>
    <w:rsid w:val="1C0CB53A"/>
    <w:rsid w:val="1C607856"/>
    <w:rsid w:val="1CEB9B9F"/>
    <w:rsid w:val="1DB6A9D9"/>
    <w:rsid w:val="1E17D2B2"/>
    <w:rsid w:val="1E6C592E"/>
    <w:rsid w:val="1E743175"/>
    <w:rsid w:val="1EDBF62F"/>
    <w:rsid w:val="1F0CC8B5"/>
    <w:rsid w:val="1F1B9B14"/>
    <w:rsid w:val="1F2F796E"/>
    <w:rsid w:val="1F42E652"/>
    <w:rsid w:val="1F52C3FD"/>
    <w:rsid w:val="20184C4C"/>
    <w:rsid w:val="2041C891"/>
    <w:rsid w:val="20D2007E"/>
    <w:rsid w:val="20F68CB9"/>
    <w:rsid w:val="2120D03A"/>
    <w:rsid w:val="213A7BB9"/>
    <w:rsid w:val="2185C61C"/>
    <w:rsid w:val="21D37125"/>
    <w:rsid w:val="21DD98F2"/>
    <w:rsid w:val="220824D4"/>
    <w:rsid w:val="220AEBE3"/>
    <w:rsid w:val="22110176"/>
    <w:rsid w:val="22131379"/>
    <w:rsid w:val="222D9472"/>
    <w:rsid w:val="2335285A"/>
    <w:rsid w:val="2347A298"/>
    <w:rsid w:val="2371D7B4"/>
    <w:rsid w:val="23796953"/>
    <w:rsid w:val="237D5F46"/>
    <w:rsid w:val="23853BC2"/>
    <w:rsid w:val="23F9AED6"/>
    <w:rsid w:val="24096B3D"/>
    <w:rsid w:val="2433D055"/>
    <w:rsid w:val="2444424E"/>
    <w:rsid w:val="2497DB15"/>
    <w:rsid w:val="254067D2"/>
    <w:rsid w:val="25F89D2C"/>
    <w:rsid w:val="26078C7D"/>
    <w:rsid w:val="26181297"/>
    <w:rsid w:val="2655B8E3"/>
    <w:rsid w:val="265A96F5"/>
    <w:rsid w:val="2679316D"/>
    <w:rsid w:val="267D8585"/>
    <w:rsid w:val="267F435A"/>
    <w:rsid w:val="270213C4"/>
    <w:rsid w:val="27540649"/>
    <w:rsid w:val="27855142"/>
    <w:rsid w:val="2785FFD5"/>
    <w:rsid w:val="279FD65E"/>
    <w:rsid w:val="27AED46F"/>
    <w:rsid w:val="27CAC74E"/>
    <w:rsid w:val="27CE36BC"/>
    <w:rsid w:val="27D9C614"/>
    <w:rsid w:val="27F69D6F"/>
    <w:rsid w:val="2818DB00"/>
    <w:rsid w:val="282DB053"/>
    <w:rsid w:val="286BA66F"/>
    <w:rsid w:val="28DACA4B"/>
    <w:rsid w:val="28DD5EB1"/>
    <w:rsid w:val="2908A7D9"/>
    <w:rsid w:val="2A0DA5A3"/>
    <w:rsid w:val="2AB1D0C7"/>
    <w:rsid w:val="2AC8F3C0"/>
    <w:rsid w:val="2AD4DC2B"/>
    <w:rsid w:val="2AF455AF"/>
    <w:rsid w:val="2B5400A7"/>
    <w:rsid w:val="2B9EBB5F"/>
    <w:rsid w:val="2BA97604"/>
    <w:rsid w:val="2BBDA86F"/>
    <w:rsid w:val="2BC0597B"/>
    <w:rsid w:val="2BE0CA61"/>
    <w:rsid w:val="2C04DD61"/>
    <w:rsid w:val="2C8AE4D7"/>
    <w:rsid w:val="2CCCCBAE"/>
    <w:rsid w:val="2CF34FF7"/>
    <w:rsid w:val="2D2C1E08"/>
    <w:rsid w:val="2D5CA74B"/>
    <w:rsid w:val="2D6CEAAC"/>
    <w:rsid w:val="2DB3D35E"/>
    <w:rsid w:val="2DEEC624"/>
    <w:rsid w:val="2E59F8C4"/>
    <w:rsid w:val="2E5D33D3"/>
    <w:rsid w:val="2E774353"/>
    <w:rsid w:val="2EAD045E"/>
    <w:rsid w:val="2ED23CD3"/>
    <w:rsid w:val="2F2B3991"/>
    <w:rsid w:val="2F604FF7"/>
    <w:rsid w:val="2F79B5BD"/>
    <w:rsid w:val="2F9F4CA1"/>
    <w:rsid w:val="2FD19898"/>
    <w:rsid w:val="2FDB0D8D"/>
    <w:rsid w:val="30590FB8"/>
    <w:rsid w:val="30A48B6E"/>
    <w:rsid w:val="30ADBA9D"/>
    <w:rsid w:val="30B91E01"/>
    <w:rsid w:val="30C4B6EC"/>
    <w:rsid w:val="3187395D"/>
    <w:rsid w:val="31919986"/>
    <w:rsid w:val="31A5F8C7"/>
    <w:rsid w:val="31D6477B"/>
    <w:rsid w:val="31FF8F2B"/>
    <w:rsid w:val="32405BCF"/>
    <w:rsid w:val="3276096C"/>
    <w:rsid w:val="32FBAA43"/>
    <w:rsid w:val="3300CE4F"/>
    <w:rsid w:val="3311B3AC"/>
    <w:rsid w:val="334C3CB3"/>
    <w:rsid w:val="339B5F8C"/>
    <w:rsid w:val="33F819F9"/>
    <w:rsid w:val="34297E0C"/>
    <w:rsid w:val="34599567"/>
    <w:rsid w:val="346CEA93"/>
    <w:rsid w:val="34A52586"/>
    <w:rsid w:val="34AE7EB0"/>
    <w:rsid w:val="34BE6CA6"/>
    <w:rsid w:val="3500FA4A"/>
    <w:rsid w:val="3568753B"/>
    <w:rsid w:val="36334B05"/>
    <w:rsid w:val="36650AA9"/>
    <w:rsid w:val="36B5F308"/>
    <w:rsid w:val="36BA26F8"/>
    <w:rsid w:val="36BCD3EA"/>
    <w:rsid w:val="36C5520C"/>
    <w:rsid w:val="36C5FC6E"/>
    <w:rsid w:val="36D1840C"/>
    <w:rsid w:val="36D6F668"/>
    <w:rsid w:val="373FF099"/>
    <w:rsid w:val="37462158"/>
    <w:rsid w:val="375EB1B3"/>
    <w:rsid w:val="3795A86A"/>
    <w:rsid w:val="37A75A70"/>
    <w:rsid w:val="3800DB0A"/>
    <w:rsid w:val="384E4A7F"/>
    <w:rsid w:val="385A0B1D"/>
    <w:rsid w:val="3871F507"/>
    <w:rsid w:val="38F4858A"/>
    <w:rsid w:val="38FB2110"/>
    <w:rsid w:val="39920EC2"/>
    <w:rsid w:val="39ABD4DA"/>
    <w:rsid w:val="39C326A9"/>
    <w:rsid w:val="39D4F56C"/>
    <w:rsid w:val="39ED93CA"/>
    <w:rsid w:val="3A39F098"/>
    <w:rsid w:val="3BBF084E"/>
    <w:rsid w:val="3BD503B4"/>
    <w:rsid w:val="3C753FB0"/>
    <w:rsid w:val="3CC32E69"/>
    <w:rsid w:val="3D36B17C"/>
    <w:rsid w:val="3D7BBAC6"/>
    <w:rsid w:val="3DB1FB93"/>
    <w:rsid w:val="3E621599"/>
    <w:rsid w:val="3E8DD551"/>
    <w:rsid w:val="3F4A2419"/>
    <w:rsid w:val="3F550784"/>
    <w:rsid w:val="4019C24A"/>
    <w:rsid w:val="403D5E95"/>
    <w:rsid w:val="407AD8F6"/>
    <w:rsid w:val="408C910B"/>
    <w:rsid w:val="40924DE2"/>
    <w:rsid w:val="40E51B42"/>
    <w:rsid w:val="40F0D7E5"/>
    <w:rsid w:val="411A0096"/>
    <w:rsid w:val="4149A99E"/>
    <w:rsid w:val="41505DAD"/>
    <w:rsid w:val="4175FDAC"/>
    <w:rsid w:val="41BFEB9A"/>
    <w:rsid w:val="41C5E950"/>
    <w:rsid w:val="41ECC7AD"/>
    <w:rsid w:val="41F23EAA"/>
    <w:rsid w:val="42B07BA6"/>
    <w:rsid w:val="42F8A5B0"/>
    <w:rsid w:val="43511AE1"/>
    <w:rsid w:val="43B970DC"/>
    <w:rsid w:val="43BA5055"/>
    <w:rsid w:val="43CB6B99"/>
    <w:rsid w:val="43DD114B"/>
    <w:rsid w:val="43DE898A"/>
    <w:rsid w:val="43EAFC4A"/>
    <w:rsid w:val="43FEE447"/>
    <w:rsid w:val="4427EAEE"/>
    <w:rsid w:val="44392281"/>
    <w:rsid w:val="443FA1D6"/>
    <w:rsid w:val="4444F85D"/>
    <w:rsid w:val="44947611"/>
    <w:rsid w:val="44F1CFB5"/>
    <w:rsid w:val="4555413D"/>
    <w:rsid w:val="457A59EB"/>
    <w:rsid w:val="45A25D80"/>
    <w:rsid w:val="45B88C65"/>
    <w:rsid w:val="45C44908"/>
    <w:rsid w:val="45DB7237"/>
    <w:rsid w:val="45E81C68"/>
    <w:rsid w:val="4607507E"/>
    <w:rsid w:val="46732B83"/>
    <w:rsid w:val="46928313"/>
    <w:rsid w:val="46ACECAF"/>
    <w:rsid w:val="46D7E941"/>
    <w:rsid w:val="472B12EC"/>
    <w:rsid w:val="4752D950"/>
    <w:rsid w:val="4774E8EE"/>
    <w:rsid w:val="47C05790"/>
    <w:rsid w:val="47CF64A9"/>
    <w:rsid w:val="47D4A2EC"/>
    <w:rsid w:val="4829A076"/>
    <w:rsid w:val="483345A7"/>
    <w:rsid w:val="4851DD2E"/>
    <w:rsid w:val="4873B9A2"/>
    <w:rsid w:val="4883C94B"/>
    <w:rsid w:val="48B1FAAD"/>
    <w:rsid w:val="48BB1529"/>
    <w:rsid w:val="48C2F151"/>
    <w:rsid w:val="491312F9"/>
    <w:rsid w:val="49609A5B"/>
    <w:rsid w:val="498C9655"/>
    <w:rsid w:val="49AF19E3"/>
    <w:rsid w:val="49DB83B5"/>
    <w:rsid w:val="4A188F9B"/>
    <w:rsid w:val="4A39321B"/>
    <w:rsid w:val="4A7AE1EE"/>
    <w:rsid w:val="4A926182"/>
    <w:rsid w:val="4AA6AF52"/>
    <w:rsid w:val="4AF9C59E"/>
    <w:rsid w:val="4B01E09D"/>
    <w:rsid w:val="4B782114"/>
    <w:rsid w:val="4BA4835A"/>
    <w:rsid w:val="4BE99B6F"/>
    <w:rsid w:val="4C293A2C"/>
    <w:rsid w:val="4C428429"/>
    <w:rsid w:val="4C6B35D6"/>
    <w:rsid w:val="4C6F4C80"/>
    <w:rsid w:val="4CB48657"/>
    <w:rsid w:val="4CD5269E"/>
    <w:rsid w:val="4CE9D122"/>
    <w:rsid w:val="4D38B879"/>
    <w:rsid w:val="4D4F6F79"/>
    <w:rsid w:val="4D68A454"/>
    <w:rsid w:val="4D88C907"/>
    <w:rsid w:val="4DC50A8D"/>
    <w:rsid w:val="4DE6841C"/>
    <w:rsid w:val="4E0438A3"/>
    <w:rsid w:val="4E18AE75"/>
    <w:rsid w:val="4E1DBA14"/>
    <w:rsid w:val="4E9FEA5D"/>
    <w:rsid w:val="4EC508CC"/>
    <w:rsid w:val="4EFB00E1"/>
    <w:rsid w:val="4EFED3FC"/>
    <w:rsid w:val="4F8AA698"/>
    <w:rsid w:val="4F8C7326"/>
    <w:rsid w:val="4FAAECF7"/>
    <w:rsid w:val="4FE43A4A"/>
    <w:rsid w:val="503B448B"/>
    <w:rsid w:val="5061BE41"/>
    <w:rsid w:val="508552AC"/>
    <w:rsid w:val="510F862D"/>
    <w:rsid w:val="511F930F"/>
    <w:rsid w:val="5134CBF1"/>
    <w:rsid w:val="514D93AE"/>
    <w:rsid w:val="5236EFDF"/>
    <w:rsid w:val="52F5EB78"/>
    <w:rsid w:val="53422925"/>
    <w:rsid w:val="5352C25E"/>
    <w:rsid w:val="53995F03"/>
    <w:rsid w:val="53A8E7E6"/>
    <w:rsid w:val="5444301B"/>
    <w:rsid w:val="5484D1DC"/>
    <w:rsid w:val="54853470"/>
    <w:rsid w:val="5489AEAC"/>
    <w:rsid w:val="54B5B83D"/>
    <w:rsid w:val="54C2CE66"/>
    <w:rsid w:val="54DC10A4"/>
    <w:rsid w:val="54F4EF48"/>
    <w:rsid w:val="55227D71"/>
    <w:rsid w:val="552BFD38"/>
    <w:rsid w:val="55306036"/>
    <w:rsid w:val="559C387D"/>
    <w:rsid w:val="55BFBEBD"/>
    <w:rsid w:val="55D9CC70"/>
    <w:rsid w:val="562104D1"/>
    <w:rsid w:val="5623C05A"/>
    <w:rsid w:val="563E3E4C"/>
    <w:rsid w:val="56571A2B"/>
    <w:rsid w:val="5658BAFD"/>
    <w:rsid w:val="5668827E"/>
    <w:rsid w:val="56960B89"/>
    <w:rsid w:val="56B7D768"/>
    <w:rsid w:val="56E74C42"/>
    <w:rsid w:val="570CDA3E"/>
    <w:rsid w:val="57856BC6"/>
    <w:rsid w:val="57BFF38A"/>
    <w:rsid w:val="5836FB0D"/>
    <w:rsid w:val="586681CA"/>
    <w:rsid w:val="586800F8"/>
    <w:rsid w:val="58ED62D8"/>
    <w:rsid w:val="595113F4"/>
    <w:rsid w:val="5A02522B"/>
    <w:rsid w:val="5A4673A1"/>
    <w:rsid w:val="5A5197F2"/>
    <w:rsid w:val="5AC0767E"/>
    <w:rsid w:val="5AC4C518"/>
    <w:rsid w:val="5ADC2FE6"/>
    <w:rsid w:val="5B32991D"/>
    <w:rsid w:val="5B4D3B0A"/>
    <w:rsid w:val="5C1409CA"/>
    <w:rsid w:val="5C4BB113"/>
    <w:rsid w:val="5C780047"/>
    <w:rsid w:val="5C7FF64B"/>
    <w:rsid w:val="5CC820A5"/>
    <w:rsid w:val="5CD0E6B4"/>
    <w:rsid w:val="5CF60DC5"/>
    <w:rsid w:val="5D08BD97"/>
    <w:rsid w:val="5D20CA90"/>
    <w:rsid w:val="5D2444A0"/>
    <w:rsid w:val="5D29D0DB"/>
    <w:rsid w:val="5D67D008"/>
    <w:rsid w:val="5D6820CC"/>
    <w:rsid w:val="5D6C7D91"/>
    <w:rsid w:val="5D8BFFB1"/>
    <w:rsid w:val="5DF81740"/>
    <w:rsid w:val="5DFC65DA"/>
    <w:rsid w:val="5E012978"/>
    <w:rsid w:val="5E0CEC93"/>
    <w:rsid w:val="5E0EAD06"/>
    <w:rsid w:val="5E30C6E3"/>
    <w:rsid w:val="5E5F4C69"/>
    <w:rsid w:val="5E6A39DF"/>
    <w:rsid w:val="5EF08E86"/>
    <w:rsid w:val="5F13B99E"/>
    <w:rsid w:val="5F164FB6"/>
    <w:rsid w:val="5F415758"/>
    <w:rsid w:val="5FCFE173"/>
    <w:rsid w:val="60148AB1"/>
    <w:rsid w:val="6042354E"/>
    <w:rsid w:val="607312DD"/>
    <w:rsid w:val="6076984B"/>
    <w:rsid w:val="60AAF045"/>
    <w:rsid w:val="619E1BFB"/>
    <w:rsid w:val="62853A3D"/>
    <w:rsid w:val="62953BC0"/>
    <w:rsid w:val="62CFEF0E"/>
    <w:rsid w:val="62F6BADA"/>
    <w:rsid w:val="6388AF40"/>
    <w:rsid w:val="63A30683"/>
    <w:rsid w:val="63B2A125"/>
    <w:rsid w:val="63C9CE87"/>
    <w:rsid w:val="63E2B880"/>
    <w:rsid w:val="640420FC"/>
    <w:rsid w:val="64105812"/>
    <w:rsid w:val="649D5C49"/>
    <w:rsid w:val="649E7692"/>
    <w:rsid w:val="64AC71AE"/>
    <w:rsid w:val="650A4ED9"/>
    <w:rsid w:val="651E010C"/>
    <w:rsid w:val="654E7186"/>
    <w:rsid w:val="656E0BD3"/>
    <w:rsid w:val="65903BA9"/>
    <w:rsid w:val="65E58090"/>
    <w:rsid w:val="66051820"/>
    <w:rsid w:val="669B82A0"/>
    <w:rsid w:val="66EA41E7"/>
    <w:rsid w:val="6747F8D4"/>
    <w:rsid w:val="674BE093"/>
    <w:rsid w:val="67D8A053"/>
    <w:rsid w:val="67F17893"/>
    <w:rsid w:val="682E4914"/>
    <w:rsid w:val="68334E87"/>
    <w:rsid w:val="6850D9F0"/>
    <w:rsid w:val="6852A918"/>
    <w:rsid w:val="6867AE33"/>
    <w:rsid w:val="696F2544"/>
    <w:rsid w:val="696FDD82"/>
    <w:rsid w:val="6A18D962"/>
    <w:rsid w:val="6A94A894"/>
    <w:rsid w:val="6AC97F38"/>
    <w:rsid w:val="6AF95EE7"/>
    <w:rsid w:val="6B79905D"/>
    <w:rsid w:val="6B89038E"/>
    <w:rsid w:val="6B89FC0E"/>
    <w:rsid w:val="6BCAB31E"/>
    <w:rsid w:val="6D473BF4"/>
    <w:rsid w:val="6D571A0E"/>
    <w:rsid w:val="6D578870"/>
    <w:rsid w:val="6D9350E3"/>
    <w:rsid w:val="6DAE57A6"/>
    <w:rsid w:val="6E0C4421"/>
    <w:rsid w:val="6E30FFA9"/>
    <w:rsid w:val="6E42D331"/>
    <w:rsid w:val="6E46F8DF"/>
    <w:rsid w:val="6E5D4267"/>
    <w:rsid w:val="6ECB17DC"/>
    <w:rsid w:val="6EF553CC"/>
    <w:rsid w:val="6F8C7880"/>
    <w:rsid w:val="6F96FAF1"/>
    <w:rsid w:val="6FDB4A1A"/>
    <w:rsid w:val="70036C7C"/>
    <w:rsid w:val="702D57A1"/>
    <w:rsid w:val="70505FDF"/>
    <w:rsid w:val="707E2209"/>
    <w:rsid w:val="7091242D"/>
    <w:rsid w:val="70B8A577"/>
    <w:rsid w:val="71427E21"/>
    <w:rsid w:val="714DC952"/>
    <w:rsid w:val="717A996A"/>
    <w:rsid w:val="71E857C2"/>
    <w:rsid w:val="71FCA302"/>
    <w:rsid w:val="72399EBF"/>
    <w:rsid w:val="727B41A4"/>
    <w:rsid w:val="730125FA"/>
    <w:rsid w:val="7339EB53"/>
    <w:rsid w:val="73598BA8"/>
    <w:rsid w:val="73D9668C"/>
    <w:rsid w:val="740004AB"/>
    <w:rsid w:val="745716BE"/>
    <w:rsid w:val="74708BBC"/>
    <w:rsid w:val="7476A1CA"/>
    <w:rsid w:val="74877424"/>
    <w:rsid w:val="7489D0BF"/>
    <w:rsid w:val="74A35F85"/>
    <w:rsid w:val="750DB5E1"/>
    <w:rsid w:val="750EB7FB"/>
    <w:rsid w:val="753443C4"/>
    <w:rsid w:val="753A64ED"/>
    <w:rsid w:val="7548FFD8"/>
    <w:rsid w:val="756EACEA"/>
    <w:rsid w:val="75713F81"/>
    <w:rsid w:val="757536ED"/>
    <w:rsid w:val="75CCF3C7"/>
    <w:rsid w:val="75E4D5CA"/>
    <w:rsid w:val="75FB0D39"/>
    <w:rsid w:val="760AF598"/>
    <w:rsid w:val="7638C6BC"/>
    <w:rsid w:val="7680C269"/>
    <w:rsid w:val="76868612"/>
    <w:rsid w:val="76D01425"/>
    <w:rsid w:val="76E17895"/>
    <w:rsid w:val="76E4BAA2"/>
    <w:rsid w:val="76F309B9"/>
    <w:rsid w:val="770CF4D0"/>
    <w:rsid w:val="777CAD63"/>
    <w:rsid w:val="779AECF4"/>
    <w:rsid w:val="77B86B36"/>
    <w:rsid w:val="77FCDCBB"/>
    <w:rsid w:val="789C3612"/>
    <w:rsid w:val="78C57CEE"/>
    <w:rsid w:val="78F50E96"/>
    <w:rsid w:val="78FB6620"/>
    <w:rsid w:val="79B1D47E"/>
    <w:rsid w:val="79BD53D1"/>
    <w:rsid w:val="79E2291E"/>
    <w:rsid w:val="7A31871E"/>
    <w:rsid w:val="7A58A493"/>
    <w:rsid w:val="7A8B03B6"/>
    <w:rsid w:val="7AB1BA93"/>
    <w:rsid w:val="7AD5EEF2"/>
    <w:rsid w:val="7AF0719A"/>
    <w:rsid w:val="7AFF2559"/>
    <w:rsid w:val="7B364E7D"/>
    <w:rsid w:val="7B950B66"/>
    <w:rsid w:val="7B9934E8"/>
    <w:rsid w:val="7C700640"/>
    <w:rsid w:val="7C71BF53"/>
    <w:rsid w:val="7C8DEC88"/>
    <w:rsid w:val="7C95490D"/>
    <w:rsid w:val="7CBAACB6"/>
    <w:rsid w:val="7CC91439"/>
    <w:rsid w:val="7D2A266D"/>
    <w:rsid w:val="7D350549"/>
    <w:rsid w:val="7D6A38A9"/>
    <w:rsid w:val="7D6FA735"/>
    <w:rsid w:val="7E0D8FB4"/>
    <w:rsid w:val="7E31196E"/>
    <w:rsid w:val="7E33189C"/>
    <w:rsid w:val="7E4D33E0"/>
    <w:rsid w:val="7E52F5E2"/>
    <w:rsid w:val="7ECEC43E"/>
    <w:rsid w:val="7ED0D5AA"/>
    <w:rsid w:val="7ED89418"/>
    <w:rsid w:val="7F1D3102"/>
    <w:rsid w:val="7F5E6682"/>
    <w:rsid w:val="7FB8D6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245A87"/>
  <w15:chartTrackingRefBased/>
  <w15:docId w15:val="{7FB82526-830B-4828-A24A-AD3D63BF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84E4A7F"/>
  </w:style>
  <w:style w:type="paragraph" w:styleId="Heading1">
    <w:name w:val="heading 1"/>
    <w:basedOn w:val="Normal"/>
    <w:next w:val="Normal"/>
    <w:link w:val="Heading1Char"/>
    <w:uiPriority w:val="9"/>
    <w:qFormat/>
    <w:rsid w:val="384E4A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84E4A7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84E4A7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84E4A7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84E4A7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84E4A7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84E4A7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84E4A7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84E4A7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384E4A7F"/>
    <w:pPr>
      <w:spacing w:after="0"/>
    </w:pPr>
    <w:rPr>
      <w:sz w:val="20"/>
      <w:szCs w:val="20"/>
    </w:rPr>
  </w:style>
  <w:style w:type="character" w:customStyle="1" w:styleId="FootnoteTextChar">
    <w:name w:val="Footnote Text Char"/>
    <w:basedOn w:val="DefaultParagraphFont"/>
    <w:link w:val="FootnoteText"/>
    <w:uiPriority w:val="99"/>
    <w:semiHidden/>
    <w:rsid w:val="384E4A7F"/>
    <w:rPr>
      <w:noProof w:val="0"/>
      <w:sz w:val="20"/>
      <w:szCs w:val="20"/>
      <w:lang w:val="en-US"/>
    </w:rPr>
  </w:style>
  <w:style w:type="character" w:styleId="FootnoteReference">
    <w:name w:val="footnote reference"/>
    <w:basedOn w:val="DefaultParagraphFont"/>
    <w:uiPriority w:val="99"/>
    <w:semiHidden/>
    <w:unhideWhenUsed/>
    <w:rsid w:val="00F40668"/>
    <w:rPr>
      <w:vertAlign w:val="superscript"/>
    </w:rPr>
  </w:style>
  <w:style w:type="character" w:styleId="PlaceholderText">
    <w:name w:val="Placeholder Text"/>
    <w:basedOn w:val="DefaultParagraphFont"/>
    <w:uiPriority w:val="99"/>
    <w:semiHidden/>
    <w:rsid w:val="0049490E"/>
    <w:rPr>
      <w:color w:val="808080"/>
    </w:rPr>
  </w:style>
  <w:style w:type="paragraph" w:styleId="NormalWeb">
    <w:name w:val="Normal (Web)"/>
    <w:basedOn w:val="Normal"/>
    <w:uiPriority w:val="99"/>
    <w:semiHidden/>
    <w:unhideWhenUsed/>
    <w:rsid w:val="384E4A7F"/>
    <w:pPr>
      <w:spacing w:beforeAutospacing="1" w:afterAutospacing="1"/>
    </w:pPr>
    <w:rPr>
      <w:rFonts w:ascii="Calibri" w:eastAsiaTheme="minorEastAsia" w:hAnsi="Calibri" w:cs="Calibri"/>
    </w:rPr>
  </w:style>
  <w:style w:type="paragraph" w:styleId="Header">
    <w:name w:val="header"/>
    <w:basedOn w:val="Normal"/>
    <w:link w:val="HeaderChar"/>
    <w:uiPriority w:val="99"/>
    <w:unhideWhenUsed/>
    <w:rsid w:val="384E4A7F"/>
    <w:pPr>
      <w:tabs>
        <w:tab w:val="center" w:pos="4680"/>
        <w:tab w:val="right" w:pos="9360"/>
      </w:tabs>
      <w:spacing w:after="0"/>
    </w:pPr>
  </w:style>
  <w:style w:type="character" w:customStyle="1" w:styleId="HeaderChar">
    <w:name w:val="Header Char"/>
    <w:basedOn w:val="DefaultParagraphFont"/>
    <w:link w:val="Header"/>
    <w:uiPriority w:val="99"/>
    <w:rsid w:val="384E4A7F"/>
    <w:rPr>
      <w:noProof w:val="0"/>
      <w:lang w:val="en-US"/>
    </w:rPr>
  </w:style>
  <w:style w:type="paragraph" w:styleId="Footer">
    <w:name w:val="footer"/>
    <w:basedOn w:val="Normal"/>
    <w:link w:val="FooterChar"/>
    <w:uiPriority w:val="99"/>
    <w:unhideWhenUsed/>
    <w:rsid w:val="384E4A7F"/>
    <w:pPr>
      <w:tabs>
        <w:tab w:val="center" w:pos="4680"/>
        <w:tab w:val="right" w:pos="9360"/>
      </w:tabs>
      <w:spacing w:after="0"/>
    </w:pPr>
  </w:style>
  <w:style w:type="character" w:customStyle="1" w:styleId="FooterChar">
    <w:name w:val="Footer Char"/>
    <w:basedOn w:val="DefaultParagraphFont"/>
    <w:link w:val="Footer"/>
    <w:uiPriority w:val="99"/>
    <w:rsid w:val="384E4A7F"/>
    <w:rPr>
      <w:noProof w:val="0"/>
      <w:lang w:val="en-US"/>
    </w:rPr>
  </w:style>
  <w:style w:type="paragraph" w:styleId="HTMLPreformatted">
    <w:name w:val="HTML Preformatted"/>
    <w:basedOn w:val="Normal"/>
    <w:link w:val="HTMLPreformattedChar"/>
    <w:uiPriority w:val="99"/>
    <w:semiHidden/>
    <w:unhideWhenUsed/>
    <w:rsid w:val="384E4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384E4A7F"/>
    <w:rPr>
      <w:rFonts w:ascii="Courier New" w:eastAsiaTheme="minorEastAsia" w:hAnsi="Courier New" w:cs="Courier New"/>
      <w:noProof w:val="0"/>
      <w:sz w:val="20"/>
      <w:szCs w:val="20"/>
      <w:lang w:val="en-US"/>
    </w:rPr>
  </w:style>
  <w:style w:type="character" w:customStyle="1" w:styleId="y2iqfc">
    <w:name w:val="y2iqfc"/>
    <w:basedOn w:val="DefaultParagraphFont"/>
    <w:rsid w:val="00915BAF"/>
  </w:style>
  <w:style w:type="character" w:styleId="Hyperlink">
    <w:name w:val="Hyperlink"/>
    <w:basedOn w:val="DefaultParagraphFont"/>
    <w:uiPriority w:val="99"/>
    <w:unhideWhenUsed/>
    <w:rsid w:val="007359CB"/>
    <w:rPr>
      <w:color w:val="0563C1" w:themeColor="hyperlink"/>
      <w:u w:val="single"/>
    </w:rPr>
  </w:style>
  <w:style w:type="character" w:styleId="UnresolvedMention">
    <w:name w:val="Unresolved Mention"/>
    <w:basedOn w:val="DefaultParagraphFont"/>
    <w:uiPriority w:val="99"/>
    <w:semiHidden/>
    <w:unhideWhenUsed/>
    <w:rsid w:val="007359CB"/>
    <w:rPr>
      <w:color w:val="605E5C"/>
      <w:shd w:val="clear" w:color="auto" w:fill="E1DFDD"/>
    </w:rPr>
  </w:style>
  <w:style w:type="paragraph" w:styleId="ListParagraph">
    <w:name w:val="List Paragraph"/>
    <w:basedOn w:val="Normal"/>
    <w:uiPriority w:val="34"/>
    <w:qFormat/>
    <w:rsid w:val="384E4A7F"/>
    <w:pPr>
      <w:ind w:left="720"/>
      <w:contextualSpacing/>
    </w:pPr>
  </w:style>
  <w:style w:type="paragraph" w:styleId="CommentText">
    <w:name w:val="annotation text"/>
    <w:basedOn w:val="Normal"/>
    <w:link w:val="CommentTextChar"/>
    <w:uiPriority w:val="99"/>
    <w:unhideWhenUsed/>
    <w:rsid w:val="384E4A7F"/>
    <w:rPr>
      <w:sz w:val="20"/>
      <w:szCs w:val="20"/>
    </w:rPr>
  </w:style>
  <w:style w:type="character" w:customStyle="1" w:styleId="CommentTextChar">
    <w:name w:val="Comment Text Char"/>
    <w:basedOn w:val="DefaultParagraphFont"/>
    <w:link w:val="CommentText"/>
    <w:uiPriority w:val="99"/>
    <w:rsid w:val="384E4A7F"/>
    <w:rPr>
      <w:noProof w:val="0"/>
      <w:sz w:val="20"/>
      <w:szCs w:val="20"/>
      <w:lang w:val="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384E4A7F"/>
    <w:rPr>
      <w:b/>
      <w:bCs/>
    </w:rPr>
  </w:style>
  <w:style w:type="character" w:customStyle="1" w:styleId="CommentSubjectChar">
    <w:name w:val="Comment Subject Char"/>
    <w:basedOn w:val="CommentTextChar"/>
    <w:link w:val="CommentSubject"/>
    <w:uiPriority w:val="99"/>
    <w:semiHidden/>
    <w:rsid w:val="384E4A7F"/>
    <w:rPr>
      <w:b/>
      <w:bCs/>
      <w:noProof w:val="0"/>
      <w:sz w:val="20"/>
      <w:szCs w:val="20"/>
      <w:lang w:val="en-US"/>
    </w:rPr>
  </w:style>
  <w:style w:type="paragraph" w:styleId="Revision">
    <w:name w:val="Revision"/>
    <w:hidden/>
    <w:uiPriority w:val="99"/>
    <w:semiHidden/>
    <w:rsid w:val="004523C4"/>
    <w:pPr>
      <w:spacing w:after="0" w:line="240" w:lineRule="auto"/>
    </w:pPr>
  </w:style>
  <w:style w:type="paragraph" w:styleId="Title">
    <w:name w:val="Title"/>
    <w:basedOn w:val="Normal"/>
    <w:next w:val="Normal"/>
    <w:link w:val="TitleChar"/>
    <w:uiPriority w:val="10"/>
    <w:qFormat/>
    <w:rsid w:val="384E4A7F"/>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384E4A7F"/>
    <w:rPr>
      <w:rFonts w:eastAsiaTheme="minorEastAsia"/>
      <w:color w:val="5A5A5A"/>
    </w:rPr>
  </w:style>
  <w:style w:type="paragraph" w:styleId="Quote">
    <w:name w:val="Quote"/>
    <w:basedOn w:val="Normal"/>
    <w:next w:val="Normal"/>
    <w:link w:val="QuoteChar"/>
    <w:uiPriority w:val="29"/>
    <w:qFormat/>
    <w:rsid w:val="384E4A7F"/>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384E4A7F"/>
    <w:pPr>
      <w:spacing w:before="360" w:after="360"/>
      <w:ind w:left="864" w:right="864"/>
      <w:jc w:val="center"/>
    </w:pPr>
    <w:rPr>
      <w:i/>
      <w:iCs/>
      <w:color w:val="4472C4" w:themeColor="accent1"/>
    </w:rPr>
  </w:style>
  <w:style w:type="character" w:customStyle="1" w:styleId="Heading1Char">
    <w:name w:val="Heading 1 Char"/>
    <w:basedOn w:val="DefaultParagraphFont"/>
    <w:link w:val="Heading1"/>
    <w:uiPriority w:val="9"/>
    <w:rsid w:val="384E4A7F"/>
    <w:rPr>
      <w:rFonts w:asciiTheme="majorHAnsi" w:eastAsiaTheme="majorEastAsia" w:hAnsiTheme="majorHAnsi" w:cstheme="majorBidi"/>
      <w:noProof w:val="0"/>
      <w:color w:val="2F5496" w:themeColor="accent1" w:themeShade="BF"/>
      <w:sz w:val="32"/>
      <w:szCs w:val="32"/>
      <w:lang w:val="en-US"/>
    </w:rPr>
  </w:style>
  <w:style w:type="character" w:customStyle="1" w:styleId="Heading2Char">
    <w:name w:val="Heading 2 Char"/>
    <w:basedOn w:val="DefaultParagraphFont"/>
    <w:link w:val="Heading2"/>
    <w:uiPriority w:val="9"/>
    <w:rsid w:val="384E4A7F"/>
    <w:rPr>
      <w:rFonts w:asciiTheme="majorHAnsi" w:eastAsiaTheme="majorEastAsia" w:hAnsiTheme="majorHAnsi" w:cstheme="majorBidi"/>
      <w:noProof w:val="0"/>
      <w:color w:val="2F5496" w:themeColor="accent1" w:themeShade="BF"/>
      <w:sz w:val="26"/>
      <w:szCs w:val="26"/>
      <w:lang w:val="en-US"/>
    </w:rPr>
  </w:style>
  <w:style w:type="character" w:customStyle="1" w:styleId="Heading3Char">
    <w:name w:val="Heading 3 Char"/>
    <w:basedOn w:val="DefaultParagraphFont"/>
    <w:link w:val="Heading3"/>
    <w:uiPriority w:val="9"/>
    <w:rsid w:val="384E4A7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384E4A7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384E4A7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384E4A7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384E4A7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384E4A7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384E4A7F"/>
    <w:rPr>
      <w:rFonts w:asciiTheme="majorHAnsi" w:eastAsiaTheme="majorEastAsia" w:hAnsiTheme="majorHAnsi" w:cstheme="majorBidi"/>
      <w:i/>
      <w:iCs/>
      <w:noProof w:val="0"/>
      <w:color w:val="272727"/>
      <w:sz w:val="21"/>
      <w:szCs w:val="21"/>
      <w:lang w:val="en-US"/>
    </w:rPr>
  </w:style>
  <w:style w:type="character" w:customStyle="1" w:styleId="TitleChar">
    <w:name w:val="Title Char"/>
    <w:basedOn w:val="DefaultParagraphFont"/>
    <w:link w:val="Title"/>
    <w:uiPriority w:val="10"/>
    <w:rsid w:val="384E4A7F"/>
    <w:rPr>
      <w:rFonts w:asciiTheme="majorHAnsi" w:eastAsiaTheme="majorEastAsia" w:hAnsiTheme="majorHAnsi" w:cstheme="majorBidi"/>
      <w:noProof w:val="0"/>
      <w:sz w:val="56"/>
      <w:szCs w:val="56"/>
      <w:lang w:val="en-US"/>
    </w:rPr>
  </w:style>
  <w:style w:type="character" w:customStyle="1" w:styleId="SubtitleChar">
    <w:name w:val="Subtitle Char"/>
    <w:basedOn w:val="DefaultParagraphFont"/>
    <w:link w:val="Subtitle"/>
    <w:uiPriority w:val="11"/>
    <w:rsid w:val="384E4A7F"/>
    <w:rPr>
      <w:rFonts w:asciiTheme="minorHAnsi" w:eastAsiaTheme="minorEastAsia" w:hAnsiTheme="minorHAnsi" w:cstheme="minorBidi"/>
      <w:noProof w:val="0"/>
      <w:color w:val="5A5A5A"/>
      <w:lang w:val="en-US"/>
    </w:rPr>
  </w:style>
  <w:style w:type="character" w:customStyle="1" w:styleId="QuoteChar">
    <w:name w:val="Quote Char"/>
    <w:basedOn w:val="DefaultParagraphFont"/>
    <w:link w:val="Quote"/>
    <w:uiPriority w:val="29"/>
    <w:rsid w:val="384E4A7F"/>
    <w:rPr>
      <w:i/>
      <w:iCs/>
      <w:noProof w:val="0"/>
      <w:color w:val="404040" w:themeColor="text1" w:themeTint="BF"/>
      <w:lang w:val="en-US"/>
    </w:rPr>
  </w:style>
  <w:style w:type="character" w:customStyle="1" w:styleId="IntenseQuoteChar">
    <w:name w:val="Intense Quote Char"/>
    <w:basedOn w:val="DefaultParagraphFont"/>
    <w:link w:val="IntenseQuote"/>
    <w:uiPriority w:val="30"/>
    <w:rsid w:val="384E4A7F"/>
    <w:rPr>
      <w:i/>
      <w:iCs/>
      <w:noProof w:val="0"/>
      <w:color w:val="4472C4" w:themeColor="accent1"/>
      <w:lang w:val="en-US"/>
    </w:rPr>
  </w:style>
  <w:style w:type="paragraph" w:styleId="TOC1">
    <w:name w:val="toc 1"/>
    <w:basedOn w:val="Normal"/>
    <w:next w:val="Normal"/>
    <w:uiPriority w:val="39"/>
    <w:unhideWhenUsed/>
    <w:rsid w:val="384E4A7F"/>
    <w:pPr>
      <w:spacing w:after="100"/>
    </w:pPr>
  </w:style>
  <w:style w:type="paragraph" w:styleId="TOC2">
    <w:name w:val="toc 2"/>
    <w:basedOn w:val="Normal"/>
    <w:next w:val="Normal"/>
    <w:uiPriority w:val="39"/>
    <w:unhideWhenUsed/>
    <w:rsid w:val="384E4A7F"/>
    <w:pPr>
      <w:spacing w:after="100"/>
      <w:ind w:left="220"/>
    </w:pPr>
  </w:style>
  <w:style w:type="paragraph" w:styleId="TOC3">
    <w:name w:val="toc 3"/>
    <w:basedOn w:val="Normal"/>
    <w:next w:val="Normal"/>
    <w:uiPriority w:val="39"/>
    <w:unhideWhenUsed/>
    <w:rsid w:val="384E4A7F"/>
    <w:pPr>
      <w:spacing w:after="100"/>
      <w:ind w:left="440"/>
    </w:pPr>
  </w:style>
  <w:style w:type="paragraph" w:styleId="TOC4">
    <w:name w:val="toc 4"/>
    <w:basedOn w:val="Normal"/>
    <w:next w:val="Normal"/>
    <w:uiPriority w:val="39"/>
    <w:unhideWhenUsed/>
    <w:rsid w:val="384E4A7F"/>
    <w:pPr>
      <w:spacing w:after="100"/>
      <w:ind w:left="660"/>
    </w:pPr>
  </w:style>
  <w:style w:type="paragraph" w:styleId="TOC5">
    <w:name w:val="toc 5"/>
    <w:basedOn w:val="Normal"/>
    <w:next w:val="Normal"/>
    <w:uiPriority w:val="39"/>
    <w:unhideWhenUsed/>
    <w:rsid w:val="384E4A7F"/>
    <w:pPr>
      <w:spacing w:after="100"/>
      <w:ind w:left="880"/>
    </w:pPr>
  </w:style>
  <w:style w:type="paragraph" w:styleId="TOC6">
    <w:name w:val="toc 6"/>
    <w:basedOn w:val="Normal"/>
    <w:next w:val="Normal"/>
    <w:uiPriority w:val="39"/>
    <w:unhideWhenUsed/>
    <w:rsid w:val="384E4A7F"/>
    <w:pPr>
      <w:spacing w:after="100"/>
      <w:ind w:left="1100"/>
    </w:pPr>
  </w:style>
  <w:style w:type="paragraph" w:styleId="TOC7">
    <w:name w:val="toc 7"/>
    <w:basedOn w:val="Normal"/>
    <w:next w:val="Normal"/>
    <w:uiPriority w:val="39"/>
    <w:unhideWhenUsed/>
    <w:rsid w:val="384E4A7F"/>
    <w:pPr>
      <w:spacing w:after="100"/>
      <w:ind w:left="1320"/>
    </w:pPr>
  </w:style>
  <w:style w:type="paragraph" w:styleId="TOC8">
    <w:name w:val="toc 8"/>
    <w:basedOn w:val="Normal"/>
    <w:next w:val="Normal"/>
    <w:uiPriority w:val="39"/>
    <w:unhideWhenUsed/>
    <w:rsid w:val="384E4A7F"/>
    <w:pPr>
      <w:spacing w:after="100"/>
      <w:ind w:left="1540"/>
    </w:pPr>
  </w:style>
  <w:style w:type="paragraph" w:styleId="TOC9">
    <w:name w:val="toc 9"/>
    <w:basedOn w:val="Normal"/>
    <w:next w:val="Normal"/>
    <w:uiPriority w:val="39"/>
    <w:unhideWhenUsed/>
    <w:rsid w:val="384E4A7F"/>
    <w:pPr>
      <w:spacing w:after="100"/>
      <w:ind w:left="1760"/>
    </w:pPr>
  </w:style>
  <w:style w:type="paragraph" w:styleId="EndnoteText">
    <w:name w:val="endnote text"/>
    <w:basedOn w:val="Normal"/>
    <w:link w:val="EndnoteTextChar"/>
    <w:uiPriority w:val="99"/>
    <w:semiHidden/>
    <w:unhideWhenUsed/>
    <w:rsid w:val="384E4A7F"/>
    <w:pPr>
      <w:spacing w:after="0"/>
    </w:pPr>
    <w:rPr>
      <w:sz w:val="20"/>
      <w:szCs w:val="20"/>
    </w:rPr>
  </w:style>
  <w:style w:type="character" w:customStyle="1" w:styleId="EndnoteTextChar">
    <w:name w:val="Endnote Text Char"/>
    <w:basedOn w:val="DefaultParagraphFont"/>
    <w:link w:val="EndnoteText"/>
    <w:uiPriority w:val="99"/>
    <w:semiHidden/>
    <w:rsid w:val="384E4A7F"/>
    <w:rPr>
      <w:noProof w:val="0"/>
      <w:sz w:val="20"/>
      <w:szCs w:val="20"/>
      <w:lang w:val="en-US"/>
    </w:rPr>
  </w:style>
  <w:style w:type="character" w:styleId="Mention">
    <w:name w:val="Mention"/>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75308B"/>
    <w:rPr>
      <w:color w:val="954F72" w:themeColor="followedHyperlink"/>
      <w:u w:val="single"/>
    </w:rPr>
  </w:style>
  <w:style w:type="paragraph" w:customStyle="1" w:styleId="pf0">
    <w:name w:val="pf0"/>
    <w:basedOn w:val="Normal"/>
    <w:rsid w:val="00837C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837CA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7913">
      <w:bodyDiv w:val="1"/>
      <w:marLeft w:val="0"/>
      <w:marRight w:val="0"/>
      <w:marTop w:val="0"/>
      <w:marBottom w:val="0"/>
      <w:divBdr>
        <w:top w:val="none" w:sz="0" w:space="0" w:color="auto"/>
        <w:left w:val="none" w:sz="0" w:space="0" w:color="auto"/>
        <w:bottom w:val="none" w:sz="0" w:space="0" w:color="auto"/>
        <w:right w:val="none" w:sz="0" w:space="0" w:color="auto"/>
      </w:divBdr>
    </w:div>
    <w:div w:id="89814206">
      <w:bodyDiv w:val="1"/>
      <w:marLeft w:val="0"/>
      <w:marRight w:val="0"/>
      <w:marTop w:val="0"/>
      <w:marBottom w:val="0"/>
      <w:divBdr>
        <w:top w:val="none" w:sz="0" w:space="0" w:color="auto"/>
        <w:left w:val="none" w:sz="0" w:space="0" w:color="auto"/>
        <w:bottom w:val="none" w:sz="0" w:space="0" w:color="auto"/>
        <w:right w:val="none" w:sz="0" w:space="0" w:color="auto"/>
      </w:divBdr>
    </w:div>
    <w:div w:id="99569693">
      <w:bodyDiv w:val="1"/>
      <w:marLeft w:val="0"/>
      <w:marRight w:val="0"/>
      <w:marTop w:val="0"/>
      <w:marBottom w:val="0"/>
      <w:divBdr>
        <w:top w:val="none" w:sz="0" w:space="0" w:color="auto"/>
        <w:left w:val="none" w:sz="0" w:space="0" w:color="auto"/>
        <w:bottom w:val="none" w:sz="0" w:space="0" w:color="auto"/>
        <w:right w:val="none" w:sz="0" w:space="0" w:color="auto"/>
      </w:divBdr>
    </w:div>
    <w:div w:id="117912765">
      <w:bodyDiv w:val="1"/>
      <w:marLeft w:val="0"/>
      <w:marRight w:val="0"/>
      <w:marTop w:val="0"/>
      <w:marBottom w:val="0"/>
      <w:divBdr>
        <w:top w:val="none" w:sz="0" w:space="0" w:color="auto"/>
        <w:left w:val="none" w:sz="0" w:space="0" w:color="auto"/>
        <w:bottom w:val="none" w:sz="0" w:space="0" w:color="auto"/>
        <w:right w:val="none" w:sz="0" w:space="0" w:color="auto"/>
      </w:divBdr>
    </w:div>
    <w:div w:id="150947328">
      <w:bodyDiv w:val="1"/>
      <w:marLeft w:val="0"/>
      <w:marRight w:val="0"/>
      <w:marTop w:val="0"/>
      <w:marBottom w:val="0"/>
      <w:divBdr>
        <w:top w:val="none" w:sz="0" w:space="0" w:color="auto"/>
        <w:left w:val="none" w:sz="0" w:space="0" w:color="auto"/>
        <w:bottom w:val="none" w:sz="0" w:space="0" w:color="auto"/>
        <w:right w:val="none" w:sz="0" w:space="0" w:color="auto"/>
      </w:divBdr>
    </w:div>
    <w:div w:id="223107406">
      <w:bodyDiv w:val="1"/>
      <w:marLeft w:val="0"/>
      <w:marRight w:val="0"/>
      <w:marTop w:val="0"/>
      <w:marBottom w:val="0"/>
      <w:divBdr>
        <w:top w:val="none" w:sz="0" w:space="0" w:color="auto"/>
        <w:left w:val="none" w:sz="0" w:space="0" w:color="auto"/>
        <w:bottom w:val="none" w:sz="0" w:space="0" w:color="auto"/>
        <w:right w:val="none" w:sz="0" w:space="0" w:color="auto"/>
      </w:divBdr>
    </w:div>
    <w:div w:id="232082881">
      <w:bodyDiv w:val="1"/>
      <w:marLeft w:val="0"/>
      <w:marRight w:val="0"/>
      <w:marTop w:val="0"/>
      <w:marBottom w:val="0"/>
      <w:divBdr>
        <w:top w:val="none" w:sz="0" w:space="0" w:color="auto"/>
        <w:left w:val="none" w:sz="0" w:space="0" w:color="auto"/>
        <w:bottom w:val="none" w:sz="0" w:space="0" w:color="auto"/>
        <w:right w:val="none" w:sz="0" w:space="0" w:color="auto"/>
      </w:divBdr>
    </w:div>
    <w:div w:id="246886691">
      <w:bodyDiv w:val="1"/>
      <w:marLeft w:val="0"/>
      <w:marRight w:val="0"/>
      <w:marTop w:val="0"/>
      <w:marBottom w:val="0"/>
      <w:divBdr>
        <w:top w:val="none" w:sz="0" w:space="0" w:color="auto"/>
        <w:left w:val="none" w:sz="0" w:space="0" w:color="auto"/>
        <w:bottom w:val="none" w:sz="0" w:space="0" w:color="auto"/>
        <w:right w:val="none" w:sz="0" w:space="0" w:color="auto"/>
      </w:divBdr>
      <w:divsChild>
        <w:div w:id="1585608889">
          <w:marLeft w:val="0"/>
          <w:marRight w:val="0"/>
          <w:marTop w:val="0"/>
          <w:marBottom w:val="0"/>
          <w:divBdr>
            <w:top w:val="none" w:sz="0" w:space="0" w:color="auto"/>
            <w:left w:val="none" w:sz="0" w:space="0" w:color="auto"/>
            <w:bottom w:val="none" w:sz="0" w:space="0" w:color="auto"/>
            <w:right w:val="none" w:sz="0" w:space="0" w:color="auto"/>
          </w:divBdr>
          <w:divsChild>
            <w:div w:id="1392995229">
              <w:marLeft w:val="0"/>
              <w:marRight w:val="0"/>
              <w:marTop w:val="0"/>
              <w:marBottom w:val="240"/>
              <w:divBdr>
                <w:top w:val="none" w:sz="0" w:space="0" w:color="auto"/>
                <w:left w:val="none" w:sz="0" w:space="0" w:color="auto"/>
                <w:bottom w:val="none" w:sz="0" w:space="0" w:color="auto"/>
                <w:right w:val="none" w:sz="0" w:space="0" w:color="auto"/>
              </w:divBdr>
              <w:divsChild>
                <w:div w:id="2023310957">
                  <w:marLeft w:val="0"/>
                  <w:marRight w:val="0"/>
                  <w:marTop w:val="0"/>
                  <w:marBottom w:val="0"/>
                  <w:divBdr>
                    <w:top w:val="none" w:sz="0" w:space="0" w:color="auto"/>
                    <w:left w:val="none" w:sz="0" w:space="0" w:color="auto"/>
                    <w:bottom w:val="none" w:sz="0" w:space="0" w:color="auto"/>
                    <w:right w:val="none" w:sz="0" w:space="0" w:color="auto"/>
                  </w:divBdr>
                </w:div>
              </w:divsChild>
            </w:div>
            <w:div w:id="43223881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258492123">
      <w:bodyDiv w:val="1"/>
      <w:marLeft w:val="0"/>
      <w:marRight w:val="0"/>
      <w:marTop w:val="0"/>
      <w:marBottom w:val="0"/>
      <w:divBdr>
        <w:top w:val="none" w:sz="0" w:space="0" w:color="auto"/>
        <w:left w:val="none" w:sz="0" w:space="0" w:color="auto"/>
        <w:bottom w:val="none" w:sz="0" w:space="0" w:color="auto"/>
        <w:right w:val="none" w:sz="0" w:space="0" w:color="auto"/>
      </w:divBdr>
    </w:div>
    <w:div w:id="285624941">
      <w:bodyDiv w:val="1"/>
      <w:marLeft w:val="0"/>
      <w:marRight w:val="0"/>
      <w:marTop w:val="0"/>
      <w:marBottom w:val="0"/>
      <w:divBdr>
        <w:top w:val="none" w:sz="0" w:space="0" w:color="auto"/>
        <w:left w:val="none" w:sz="0" w:space="0" w:color="auto"/>
        <w:bottom w:val="none" w:sz="0" w:space="0" w:color="auto"/>
        <w:right w:val="none" w:sz="0" w:space="0" w:color="auto"/>
      </w:divBdr>
    </w:div>
    <w:div w:id="299307984">
      <w:bodyDiv w:val="1"/>
      <w:marLeft w:val="0"/>
      <w:marRight w:val="0"/>
      <w:marTop w:val="0"/>
      <w:marBottom w:val="0"/>
      <w:divBdr>
        <w:top w:val="none" w:sz="0" w:space="0" w:color="auto"/>
        <w:left w:val="none" w:sz="0" w:space="0" w:color="auto"/>
        <w:bottom w:val="none" w:sz="0" w:space="0" w:color="auto"/>
        <w:right w:val="none" w:sz="0" w:space="0" w:color="auto"/>
      </w:divBdr>
    </w:div>
    <w:div w:id="342050658">
      <w:bodyDiv w:val="1"/>
      <w:marLeft w:val="0"/>
      <w:marRight w:val="0"/>
      <w:marTop w:val="0"/>
      <w:marBottom w:val="0"/>
      <w:divBdr>
        <w:top w:val="none" w:sz="0" w:space="0" w:color="auto"/>
        <w:left w:val="none" w:sz="0" w:space="0" w:color="auto"/>
        <w:bottom w:val="none" w:sz="0" w:space="0" w:color="auto"/>
        <w:right w:val="none" w:sz="0" w:space="0" w:color="auto"/>
      </w:divBdr>
    </w:div>
    <w:div w:id="357242989">
      <w:bodyDiv w:val="1"/>
      <w:marLeft w:val="0"/>
      <w:marRight w:val="0"/>
      <w:marTop w:val="0"/>
      <w:marBottom w:val="0"/>
      <w:divBdr>
        <w:top w:val="none" w:sz="0" w:space="0" w:color="auto"/>
        <w:left w:val="none" w:sz="0" w:space="0" w:color="auto"/>
        <w:bottom w:val="none" w:sz="0" w:space="0" w:color="auto"/>
        <w:right w:val="none" w:sz="0" w:space="0" w:color="auto"/>
      </w:divBdr>
    </w:div>
    <w:div w:id="365953025">
      <w:bodyDiv w:val="1"/>
      <w:marLeft w:val="0"/>
      <w:marRight w:val="0"/>
      <w:marTop w:val="0"/>
      <w:marBottom w:val="0"/>
      <w:divBdr>
        <w:top w:val="none" w:sz="0" w:space="0" w:color="auto"/>
        <w:left w:val="none" w:sz="0" w:space="0" w:color="auto"/>
        <w:bottom w:val="none" w:sz="0" w:space="0" w:color="auto"/>
        <w:right w:val="none" w:sz="0" w:space="0" w:color="auto"/>
      </w:divBdr>
    </w:div>
    <w:div w:id="429664019">
      <w:bodyDiv w:val="1"/>
      <w:marLeft w:val="0"/>
      <w:marRight w:val="0"/>
      <w:marTop w:val="0"/>
      <w:marBottom w:val="0"/>
      <w:divBdr>
        <w:top w:val="none" w:sz="0" w:space="0" w:color="auto"/>
        <w:left w:val="none" w:sz="0" w:space="0" w:color="auto"/>
        <w:bottom w:val="none" w:sz="0" w:space="0" w:color="auto"/>
        <w:right w:val="none" w:sz="0" w:space="0" w:color="auto"/>
      </w:divBdr>
    </w:div>
    <w:div w:id="459884634">
      <w:bodyDiv w:val="1"/>
      <w:marLeft w:val="0"/>
      <w:marRight w:val="0"/>
      <w:marTop w:val="0"/>
      <w:marBottom w:val="0"/>
      <w:divBdr>
        <w:top w:val="none" w:sz="0" w:space="0" w:color="auto"/>
        <w:left w:val="none" w:sz="0" w:space="0" w:color="auto"/>
        <w:bottom w:val="none" w:sz="0" w:space="0" w:color="auto"/>
        <w:right w:val="none" w:sz="0" w:space="0" w:color="auto"/>
      </w:divBdr>
    </w:div>
    <w:div w:id="484394768">
      <w:bodyDiv w:val="1"/>
      <w:marLeft w:val="0"/>
      <w:marRight w:val="0"/>
      <w:marTop w:val="0"/>
      <w:marBottom w:val="0"/>
      <w:divBdr>
        <w:top w:val="none" w:sz="0" w:space="0" w:color="auto"/>
        <w:left w:val="none" w:sz="0" w:space="0" w:color="auto"/>
        <w:bottom w:val="none" w:sz="0" w:space="0" w:color="auto"/>
        <w:right w:val="none" w:sz="0" w:space="0" w:color="auto"/>
      </w:divBdr>
    </w:div>
    <w:div w:id="507870835">
      <w:bodyDiv w:val="1"/>
      <w:marLeft w:val="0"/>
      <w:marRight w:val="0"/>
      <w:marTop w:val="0"/>
      <w:marBottom w:val="0"/>
      <w:divBdr>
        <w:top w:val="none" w:sz="0" w:space="0" w:color="auto"/>
        <w:left w:val="none" w:sz="0" w:space="0" w:color="auto"/>
        <w:bottom w:val="none" w:sz="0" w:space="0" w:color="auto"/>
        <w:right w:val="none" w:sz="0" w:space="0" w:color="auto"/>
      </w:divBdr>
    </w:div>
    <w:div w:id="576331206">
      <w:bodyDiv w:val="1"/>
      <w:marLeft w:val="0"/>
      <w:marRight w:val="0"/>
      <w:marTop w:val="0"/>
      <w:marBottom w:val="0"/>
      <w:divBdr>
        <w:top w:val="none" w:sz="0" w:space="0" w:color="auto"/>
        <w:left w:val="none" w:sz="0" w:space="0" w:color="auto"/>
        <w:bottom w:val="none" w:sz="0" w:space="0" w:color="auto"/>
        <w:right w:val="none" w:sz="0" w:space="0" w:color="auto"/>
      </w:divBdr>
    </w:div>
    <w:div w:id="607928253">
      <w:bodyDiv w:val="1"/>
      <w:marLeft w:val="0"/>
      <w:marRight w:val="0"/>
      <w:marTop w:val="0"/>
      <w:marBottom w:val="0"/>
      <w:divBdr>
        <w:top w:val="none" w:sz="0" w:space="0" w:color="auto"/>
        <w:left w:val="none" w:sz="0" w:space="0" w:color="auto"/>
        <w:bottom w:val="none" w:sz="0" w:space="0" w:color="auto"/>
        <w:right w:val="none" w:sz="0" w:space="0" w:color="auto"/>
      </w:divBdr>
    </w:div>
    <w:div w:id="610212045">
      <w:bodyDiv w:val="1"/>
      <w:marLeft w:val="0"/>
      <w:marRight w:val="0"/>
      <w:marTop w:val="0"/>
      <w:marBottom w:val="0"/>
      <w:divBdr>
        <w:top w:val="none" w:sz="0" w:space="0" w:color="auto"/>
        <w:left w:val="none" w:sz="0" w:space="0" w:color="auto"/>
        <w:bottom w:val="none" w:sz="0" w:space="0" w:color="auto"/>
        <w:right w:val="none" w:sz="0" w:space="0" w:color="auto"/>
      </w:divBdr>
    </w:div>
    <w:div w:id="646665269">
      <w:bodyDiv w:val="1"/>
      <w:marLeft w:val="0"/>
      <w:marRight w:val="0"/>
      <w:marTop w:val="0"/>
      <w:marBottom w:val="0"/>
      <w:divBdr>
        <w:top w:val="none" w:sz="0" w:space="0" w:color="auto"/>
        <w:left w:val="none" w:sz="0" w:space="0" w:color="auto"/>
        <w:bottom w:val="none" w:sz="0" w:space="0" w:color="auto"/>
        <w:right w:val="none" w:sz="0" w:space="0" w:color="auto"/>
      </w:divBdr>
    </w:div>
    <w:div w:id="769735390">
      <w:bodyDiv w:val="1"/>
      <w:marLeft w:val="0"/>
      <w:marRight w:val="0"/>
      <w:marTop w:val="0"/>
      <w:marBottom w:val="0"/>
      <w:divBdr>
        <w:top w:val="none" w:sz="0" w:space="0" w:color="auto"/>
        <w:left w:val="none" w:sz="0" w:space="0" w:color="auto"/>
        <w:bottom w:val="none" w:sz="0" w:space="0" w:color="auto"/>
        <w:right w:val="none" w:sz="0" w:space="0" w:color="auto"/>
      </w:divBdr>
    </w:div>
    <w:div w:id="770666872">
      <w:bodyDiv w:val="1"/>
      <w:marLeft w:val="0"/>
      <w:marRight w:val="0"/>
      <w:marTop w:val="0"/>
      <w:marBottom w:val="0"/>
      <w:divBdr>
        <w:top w:val="none" w:sz="0" w:space="0" w:color="auto"/>
        <w:left w:val="none" w:sz="0" w:space="0" w:color="auto"/>
        <w:bottom w:val="none" w:sz="0" w:space="0" w:color="auto"/>
        <w:right w:val="none" w:sz="0" w:space="0" w:color="auto"/>
      </w:divBdr>
    </w:div>
    <w:div w:id="817186586">
      <w:bodyDiv w:val="1"/>
      <w:marLeft w:val="0"/>
      <w:marRight w:val="0"/>
      <w:marTop w:val="0"/>
      <w:marBottom w:val="0"/>
      <w:divBdr>
        <w:top w:val="none" w:sz="0" w:space="0" w:color="auto"/>
        <w:left w:val="none" w:sz="0" w:space="0" w:color="auto"/>
        <w:bottom w:val="none" w:sz="0" w:space="0" w:color="auto"/>
        <w:right w:val="none" w:sz="0" w:space="0" w:color="auto"/>
      </w:divBdr>
    </w:div>
    <w:div w:id="908346591">
      <w:bodyDiv w:val="1"/>
      <w:marLeft w:val="0"/>
      <w:marRight w:val="0"/>
      <w:marTop w:val="0"/>
      <w:marBottom w:val="0"/>
      <w:divBdr>
        <w:top w:val="none" w:sz="0" w:space="0" w:color="auto"/>
        <w:left w:val="none" w:sz="0" w:space="0" w:color="auto"/>
        <w:bottom w:val="none" w:sz="0" w:space="0" w:color="auto"/>
        <w:right w:val="none" w:sz="0" w:space="0" w:color="auto"/>
      </w:divBdr>
    </w:div>
    <w:div w:id="920333550">
      <w:bodyDiv w:val="1"/>
      <w:marLeft w:val="0"/>
      <w:marRight w:val="0"/>
      <w:marTop w:val="0"/>
      <w:marBottom w:val="0"/>
      <w:divBdr>
        <w:top w:val="none" w:sz="0" w:space="0" w:color="auto"/>
        <w:left w:val="none" w:sz="0" w:space="0" w:color="auto"/>
        <w:bottom w:val="none" w:sz="0" w:space="0" w:color="auto"/>
        <w:right w:val="none" w:sz="0" w:space="0" w:color="auto"/>
      </w:divBdr>
    </w:div>
    <w:div w:id="965279803">
      <w:bodyDiv w:val="1"/>
      <w:marLeft w:val="0"/>
      <w:marRight w:val="0"/>
      <w:marTop w:val="0"/>
      <w:marBottom w:val="0"/>
      <w:divBdr>
        <w:top w:val="none" w:sz="0" w:space="0" w:color="auto"/>
        <w:left w:val="none" w:sz="0" w:space="0" w:color="auto"/>
        <w:bottom w:val="none" w:sz="0" w:space="0" w:color="auto"/>
        <w:right w:val="none" w:sz="0" w:space="0" w:color="auto"/>
      </w:divBdr>
    </w:div>
    <w:div w:id="983200194">
      <w:bodyDiv w:val="1"/>
      <w:marLeft w:val="0"/>
      <w:marRight w:val="0"/>
      <w:marTop w:val="0"/>
      <w:marBottom w:val="0"/>
      <w:divBdr>
        <w:top w:val="none" w:sz="0" w:space="0" w:color="auto"/>
        <w:left w:val="none" w:sz="0" w:space="0" w:color="auto"/>
        <w:bottom w:val="none" w:sz="0" w:space="0" w:color="auto"/>
        <w:right w:val="none" w:sz="0" w:space="0" w:color="auto"/>
      </w:divBdr>
    </w:div>
    <w:div w:id="999120533">
      <w:bodyDiv w:val="1"/>
      <w:marLeft w:val="0"/>
      <w:marRight w:val="0"/>
      <w:marTop w:val="0"/>
      <w:marBottom w:val="0"/>
      <w:divBdr>
        <w:top w:val="none" w:sz="0" w:space="0" w:color="auto"/>
        <w:left w:val="none" w:sz="0" w:space="0" w:color="auto"/>
        <w:bottom w:val="none" w:sz="0" w:space="0" w:color="auto"/>
        <w:right w:val="none" w:sz="0" w:space="0" w:color="auto"/>
      </w:divBdr>
    </w:div>
    <w:div w:id="1009336574">
      <w:bodyDiv w:val="1"/>
      <w:marLeft w:val="0"/>
      <w:marRight w:val="0"/>
      <w:marTop w:val="0"/>
      <w:marBottom w:val="0"/>
      <w:divBdr>
        <w:top w:val="none" w:sz="0" w:space="0" w:color="auto"/>
        <w:left w:val="none" w:sz="0" w:space="0" w:color="auto"/>
        <w:bottom w:val="none" w:sz="0" w:space="0" w:color="auto"/>
        <w:right w:val="none" w:sz="0" w:space="0" w:color="auto"/>
      </w:divBdr>
    </w:div>
    <w:div w:id="1188329755">
      <w:bodyDiv w:val="1"/>
      <w:marLeft w:val="0"/>
      <w:marRight w:val="0"/>
      <w:marTop w:val="0"/>
      <w:marBottom w:val="0"/>
      <w:divBdr>
        <w:top w:val="none" w:sz="0" w:space="0" w:color="auto"/>
        <w:left w:val="none" w:sz="0" w:space="0" w:color="auto"/>
        <w:bottom w:val="none" w:sz="0" w:space="0" w:color="auto"/>
        <w:right w:val="none" w:sz="0" w:space="0" w:color="auto"/>
      </w:divBdr>
    </w:div>
    <w:div w:id="1215266388">
      <w:bodyDiv w:val="1"/>
      <w:marLeft w:val="0"/>
      <w:marRight w:val="0"/>
      <w:marTop w:val="0"/>
      <w:marBottom w:val="0"/>
      <w:divBdr>
        <w:top w:val="none" w:sz="0" w:space="0" w:color="auto"/>
        <w:left w:val="none" w:sz="0" w:space="0" w:color="auto"/>
        <w:bottom w:val="none" w:sz="0" w:space="0" w:color="auto"/>
        <w:right w:val="none" w:sz="0" w:space="0" w:color="auto"/>
      </w:divBdr>
    </w:div>
    <w:div w:id="1221594862">
      <w:bodyDiv w:val="1"/>
      <w:marLeft w:val="0"/>
      <w:marRight w:val="0"/>
      <w:marTop w:val="0"/>
      <w:marBottom w:val="0"/>
      <w:divBdr>
        <w:top w:val="none" w:sz="0" w:space="0" w:color="auto"/>
        <w:left w:val="none" w:sz="0" w:space="0" w:color="auto"/>
        <w:bottom w:val="none" w:sz="0" w:space="0" w:color="auto"/>
        <w:right w:val="none" w:sz="0" w:space="0" w:color="auto"/>
      </w:divBdr>
    </w:div>
    <w:div w:id="1386493521">
      <w:bodyDiv w:val="1"/>
      <w:marLeft w:val="0"/>
      <w:marRight w:val="0"/>
      <w:marTop w:val="0"/>
      <w:marBottom w:val="0"/>
      <w:divBdr>
        <w:top w:val="none" w:sz="0" w:space="0" w:color="auto"/>
        <w:left w:val="none" w:sz="0" w:space="0" w:color="auto"/>
        <w:bottom w:val="none" w:sz="0" w:space="0" w:color="auto"/>
        <w:right w:val="none" w:sz="0" w:space="0" w:color="auto"/>
      </w:divBdr>
    </w:div>
    <w:div w:id="1427727198">
      <w:bodyDiv w:val="1"/>
      <w:marLeft w:val="0"/>
      <w:marRight w:val="0"/>
      <w:marTop w:val="0"/>
      <w:marBottom w:val="0"/>
      <w:divBdr>
        <w:top w:val="none" w:sz="0" w:space="0" w:color="auto"/>
        <w:left w:val="none" w:sz="0" w:space="0" w:color="auto"/>
        <w:bottom w:val="none" w:sz="0" w:space="0" w:color="auto"/>
        <w:right w:val="none" w:sz="0" w:space="0" w:color="auto"/>
      </w:divBdr>
    </w:div>
    <w:div w:id="1438404453">
      <w:bodyDiv w:val="1"/>
      <w:marLeft w:val="0"/>
      <w:marRight w:val="0"/>
      <w:marTop w:val="0"/>
      <w:marBottom w:val="0"/>
      <w:divBdr>
        <w:top w:val="none" w:sz="0" w:space="0" w:color="auto"/>
        <w:left w:val="none" w:sz="0" w:space="0" w:color="auto"/>
        <w:bottom w:val="none" w:sz="0" w:space="0" w:color="auto"/>
        <w:right w:val="none" w:sz="0" w:space="0" w:color="auto"/>
      </w:divBdr>
    </w:div>
    <w:div w:id="1441216157">
      <w:bodyDiv w:val="1"/>
      <w:marLeft w:val="0"/>
      <w:marRight w:val="0"/>
      <w:marTop w:val="0"/>
      <w:marBottom w:val="0"/>
      <w:divBdr>
        <w:top w:val="none" w:sz="0" w:space="0" w:color="auto"/>
        <w:left w:val="none" w:sz="0" w:space="0" w:color="auto"/>
        <w:bottom w:val="none" w:sz="0" w:space="0" w:color="auto"/>
        <w:right w:val="none" w:sz="0" w:space="0" w:color="auto"/>
      </w:divBdr>
    </w:div>
    <w:div w:id="1459756569">
      <w:bodyDiv w:val="1"/>
      <w:marLeft w:val="0"/>
      <w:marRight w:val="0"/>
      <w:marTop w:val="0"/>
      <w:marBottom w:val="0"/>
      <w:divBdr>
        <w:top w:val="none" w:sz="0" w:space="0" w:color="auto"/>
        <w:left w:val="none" w:sz="0" w:space="0" w:color="auto"/>
        <w:bottom w:val="none" w:sz="0" w:space="0" w:color="auto"/>
        <w:right w:val="none" w:sz="0" w:space="0" w:color="auto"/>
      </w:divBdr>
      <w:divsChild>
        <w:div w:id="14968149">
          <w:marLeft w:val="0"/>
          <w:marRight w:val="0"/>
          <w:marTop w:val="0"/>
          <w:marBottom w:val="0"/>
          <w:divBdr>
            <w:top w:val="none" w:sz="0" w:space="0" w:color="auto"/>
            <w:left w:val="none" w:sz="0" w:space="0" w:color="auto"/>
            <w:bottom w:val="none" w:sz="0" w:space="0" w:color="auto"/>
            <w:right w:val="none" w:sz="0" w:space="0" w:color="auto"/>
          </w:divBdr>
        </w:div>
        <w:div w:id="70466206">
          <w:marLeft w:val="0"/>
          <w:marRight w:val="0"/>
          <w:marTop w:val="0"/>
          <w:marBottom w:val="0"/>
          <w:divBdr>
            <w:top w:val="none" w:sz="0" w:space="0" w:color="auto"/>
            <w:left w:val="none" w:sz="0" w:space="0" w:color="auto"/>
            <w:bottom w:val="none" w:sz="0" w:space="0" w:color="auto"/>
            <w:right w:val="none" w:sz="0" w:space="0" w:color="auto"/>
          </w:divBdr>
        </w:div>
        <w:div w:id="255595428">
          <w:marLeft w:val="0"/>
          <w:marRight w:val="0"/>
          <w:marTop w:val="0"/>
          <w:marBottom w:val="0"/>
          <w:divBdr>
            <w:top w:val="none" w:sz="0" w:space="0" w:color="auto"/>
            <w:left w:val="none" w:sz="0" w:space="0" w:color="auto"/>
            <w:bottom w:val="none" w:sz="0" w:space="0" w:color="auto"/>
            <w:right w:val="none" w:sz="0" w:space="0" w:color="auto"/>
          </w:divBdr>
          <w:divsChild>
            <w:div w:id="131793895">
              <w:marLeft w:val="0"/>
              <w:marRight w:val="0"/>
              <w:marTop w:val="0"/>
              <w:marBottom w:val="0"/>
              <w:divBdr>
                <w:top w:val="none" w:sz="0" w:space="0" w:color="auto"/>
                <w:left w:val="none" w:sz="0" w:space="0" w:color="auto"/>
                <w:bottom w:val="none" w:sz="0" w:space="0" w:color="auto"/>
                <w:right w:val="none" w:sz="0" w:space="0" w:color="auto"/>
              </w:divBdr>
            </w:div>
            <w:div w:id="231041142">
              <w:marLeft w:val="0"/>
              <w:marRight w:val="0"/>
              <w:marTop w:val="0"/>
              <w:marBottom w:val="0"/>
              <w:divBdr>
                <w:top w:val="none" w:sz="0" w:space="0" w:color="auto"/>
                <w:left w:val="none" w:sz="0" w:space="0" w:color="auto"/>
                <w:bottom w:val="none" w:sz="0" w:space="0" w:color="auto"/>
                <w:right w:val="none" w:sz="0" w:space="0" w:color="auto"/>
              </w:divBdr>
            </w:div>
            <w:div w:id="261185651">
              <w:marLeft w:val="0"/>
              <w:marRight w:val="0"/>
              <w:marTop w:val="0"/>
              <w:marBottom w:val="0"/>
              <w:divBdr>
                <w:top w:val="none" w:sz="0" w:space="0" w:color="auto"/>
                <w:left w:val="none" w:sz="0" w:space="0" w:color="auto"/>
                <w:bottom w:val="none" w:sz="0" w:space="0" w:color="auto"/>
                <w:right w:val="none" w:sz="0" w:space="0" w:color="auto"/>
              </w:divBdr>
            </w:div>
            <w:div w:id="436368956">
              <w:marLeft w:val="0"/>
              <w:marRight w:val="0"/>
              <w:marTop w:val="0"/>
              <w:marBottom w:val="0"/>
              <w:divBdr>
                <w:top w:val="none" w:sz="0" w:space="0" w:color="auto"/>
                <w:left w:val="none" w:sz="0" w:space="0" w:color="auto"/>
                <w:bottom w:val="none" w:sz="0" w:space="0" w:color="auto"/>
                <w:right w:val="none" w:sz="0" w:space="0" w:color="auto"/>
              </w:divBdr>
            </w:div>
            <w:div w:id="660083602">
              <w:marLeft w:val="0"/>
              <w:marRight w:val="0"/>
              <w:marTop w:val="0"/>
              <w:marBottom w:val="0"/>
              <w:divBdr>
                <w:top w:val="none" w:sz="0" w:space="0" w:color="auto"/>
                <w:left w:val="none" w:sz="0" w:space="0" w:color="auto"/>
                <w:bottom w:val="none" w:sz="0" w:space="0" w:color="auto"/>
                <w:right w:val="none" w:sz="0" w:space="0" w:color="auto"/>
              </w:divBdr>
            </w:div>
            <w:div w:id="878975755">
              <w:marLeft w:val="0"/>
              <w:marRight w:val="0"/>
              <w:marTop w:val="0"/>
              <w:marBottom w:val="0"/>
              <w:divBdr>
                <w:top w:val="none" w:sz="0" w:space="0" w:color="auto"/>
                <w:left w:val="none" w:sz="0" w:space="0" w:color="auto"/>
                <w:bottom w:val="none" w:sz="0" w:space="0" w:color="auto"/>
                <w:right w:val="none" w:sz="0" w:space="0" w:color="auto"/>
              </w:divBdr>
            </w:div>
            <w:div w:id="1036009340">
              <w:marLeft w:val="0"/>
              <w:marRight w:val="0"/>
              <w:marTop w:val="0"/>
              <w:marBottom w:val="0"/>
              <w:divBdr>
                <w:top w:val="none" w:sz="0" w:space="0" w:color="auto"/>
                <w:left w:val="none" w:sz="0" w:space="0" w:color="auto"/>
                <w:bottom w:val="none" w:sz="0" w:space="0" w:color="auto"/>
                <w:right w:val="none" w:sz="0" w:space="0" w:color="auto"/>
              </w:divBdr>
            </w:div>
            <w:div w:id="1240286238">
              <w:marLeft w:val="0"/>
              <w:marRight w:val="0"/>
              <w:marTop w:val="0"/>
              <w:marBottom w:val="0"/>
              <w:divBdr>
                <w:top w:val="none" w:sz="0" w:space="0" w:color="auto"/>
                <w:left w:val="none" w:sz="0" w:space="0" w:color="auto"/>
                <w:bottom w:val="none" w:sz="0" w:space="0" w:color="auto"/>
                <w:right w:val="none" w:sz="0" w:space="0" w:color="auto"/>
              </w:divBdr>
            </w:div>
            <w:div w:id="1263107742">
              <w:marLeft w:val="0"/>
              <w:marRight w:val="0"/>
              <w:marTop w:val="0"/>
              <w:marBottom w:val="0"/>
              <w:divBdr>
                <w:top w:val="none" w:sz="0" w:space="0" w:color="auto"/>
                <w:left w:val="none" w:sz="0" w:space="0" w:color="auto"/>
                <w:bottom w:val="none" w:sz="0" w:space="0" w:color="auto"/>
                <w:right w:val="none" w:sz="0" w:space="0" w:color="auto"/>
              </w:divBdr>
            </w:div>
            <w:div w:id="1511291780">
              <w:marLeft w:val="0"/>
              <w:marRight w:val="0"/>
              <w:marTop w:val="0"/>
              <w:marBottom w:val="0"/>
              <w:divBdr>
                <w:top w:val="none" w:sz="0" w:space="0" w:color="auto"/>
                <w:left w:val="none" w:sz="0" w:space="0" w:color="auto"/>
                <w:bottom w:val="none" w:sz="0" w:space="0" w:color="auto"/>
                <w:right w:val="none" w:sz="0" w:space="0" w:color="auto"/>
              </w:divBdr>
            </w:div>
            <w:div w:id="1682312285">
              <w:marLeft w:val="0"/>
              <w:marRight w:val="0"/>
              <w:marTop w:val="0"/>
              <w:marBottom w:val="0"/>
              <w:divBdr>
                <w:top w:val="none" w:sz="0" w:space="0" w:color="auto"/>
                <w:left w:val="none" w:sz="0" w:space="0" w:color="auto"/>
                <w:bottom w:val="none" w:sz="0" w:space="0" w:color="auto"/>
                <w:right w:val="none" w:sz="0" w:space="0" w:color="auto"/>
              </w:divBdr>
            </w:div>
            <w:div w:id="1695961533">
              <w:marLeft w:val="0"/>
              <w:marRight w:val="0"/>
              <w:marTop w:val="0"/>
              <w:marBottom w:val="0"/>
              <w:divBdr>
                <w:top w:val="none" w:sz="0" w:space="0" w:color="auto"/>
                <w:left w:val="none" w:sz="0" w:space="0" w:color="auto"/>
                <w:bottom w:val="none" w:sz="0" w:space="0" w:color="auto"/>
                <w:right w:val="none" w:sz="0" w:space="0" w:color="auto"/>
              </w:divBdr>
            </w:div>
            <w:div w:id="1850369444">
              <w:marLeft w:val="0"/>
              <w:marRight w:val="0"/>
              <w:marTop w:val="0"/>
              <w:marBottom w:val="0"/>
              <w:divBdr>
                <w:top w:val="none" w:sz="0" w:space="0" w:color="auto"/>
                <w:left w:val="none" w:sz="0" w:space="0" w:color="auto"/>
                <w:bottom w:val="none" w:sz="0" w:space="0" w:color="auto"/>
                <w:right w:val="none" w:sz="0" w:space="0" w:color="auto"/>
              </w:divBdr>
            </w:div>
          </w:divsChild>
        </w:div>
        <w:div w:id="526605519">
          <w:marLeft w:val="0"/>
          <w:marRight w:val="0"/>
          <w:marTop w:val="0"/>
          <w:marBottom w:val="0"/>
          <w:divBdr>
            <w:top w:val="none" w:sz="0" w:space="0" w:color="auto"/>
            <w:left w:val="none" w:sz="0" w:space="0" w:color="auto"/>
            <w:bottom w:val="none" w:sz="0" w:space="0" w:color="auto"/>
            <w:right w:val="none" w:sz="0" w:space="0" w:color="auto"/>
          </w:divBdr>
        </w:div>
        <w:div w:id="532616927">
          <w:marLeft w:val="0"/>
          <w:marRight w:val="0"/>
          <w:marTop w:val="0"/>
          <w:marBottom w:val="0"/>
          <w:divBdr>
            <w:top w:val="none" w:sz="0" w:space="0" w:color="auto"/>
            <w:left w:val="none" w:sz="0" w:space="0" w:color="auto"/>
            <w:bottom w:val="none" w:sz="0" w:space="0" w:color="auto"/>
            <w:right w:val="none" w:sz="0" w:space="0" w:color="auto"/>
          </w:divBdr>
          <w:divsChild>
            <w:div w:id="1487553332">
              <w:marLeft w:val="0"/>
              <w:marRight w:val="0"/>
              <w:marTop w:val="0"/>
              <w:marBottom w:val="0"/>
              <w:divBdr>
                <w:top w:val="none" w:sz="0" w:space="0" w:color="auto"/>
                <w:left w:val="none" w:sz="0" w:space="0" w:color="auto"/>
                <w:bottom w:val="none" w:sz="0" w:space="0" w:color="auto"/>
                <w:right w:val="none" w:sz="0" w:space="0" w:color="auto"/>
              </w:divBdr>
            </w:div>
            <w:div w:id="1879274275">
              <w:marLeft w:val="0"/>
              <w:marRight w:val="0"/>
              <w:marTop w:val="0"/>
              <w:marBottom w:val="0"/>
              <w:divBdr>
                <w:top w:val="none" w:sz="0" w:space="0" w:color="auto"/>
                <w:left w:val="none" w:sz="0" w:space="0" w:color="auto"/>
                <w:bottom w:val="none" w:sz="0" w:space="0" w:color="auto"/>
                <w:right w:val="none" w:sz="0" w:space="0" w:color="auto"/>
              </w:divBdr>
            </w:div>
          </w:divsChild>
        </w:div>
        <w:div w:id="763644980">
          <w:marLeft w:val="0"/>
          <w:marRight w:val="0"/>
          <w:marTop w:val="0"/>
          <w:marBottom w:val="0"/>
          <w:divBdr>
            <w:top w:val="none" w:sz="0" w:space="0" w:color="auto"/>
            <w:left w:val="none" w:sz="0" w:space="0" w:color="auto"/>
            <w:bottom w:val="none" w:sz="0" w:space="0" w:color="auto"/>
            <w:right w:val="none" w:sz="0" w:space="0" w:color="auto"/>
          </w:divBdr>
        </w:div>
        <w:div w:id="1026980199">
          <w:marLeft w:val="0"/>
          <w:marRight w:val="0"/>
          <w:marTop w:val="0"/>
          <w:marBottom w:val="0"/>
          <w:divBdr>
            <w:top w:val="none" w:sz="0" w:space="0" w:color="auto"/>
            <w:left w:val="none" w:sz="0" w:space="0" w:color="auto"/>
            <w:bottom w:val="none" w:sz="0" w:space="0" w:color="auto"/>
            <w:right w:val="none" w:sz="0" w:space="0" w:color="auto"/>
          </w:divBdr>
        </w:div>
        <w:div w:id="1271351657">
          <w:marLeft w:val="0"/>
          <w:marRight w:val="0"/>
          <w:marTop w:val="0"/>
          <w:marBottom w:val="0"/>
          <w:divBdr>
            <w:top w:val="none" w:sz="0" w:space="0" w:color="auto"/>
            <w:left w:val="none" w:sz="0" w:space="0" w:color="auto"/>
            <w:bottom w:val="none" w:sz="0" w:space="0" w:color="auto"/>
            <w:right w:val="none" w:sz="0" w:space="0" w:color="auto"/>
          </w:divBdr>
        </w:div>
        <w:div w:id="1353149937">
          <w:marLeft w:val="0"/>
          <w:marRight w:val="0"/>
          <w:marTop w:val="0"/>
          <w:marBottom w:val="0"/>
          <w:divBdr>
            <w:top w:val="none" w:sz="0" w:space="0" w:color="auto"/>
            <w:left w:val="none" w:sz="0" w:space="0" w:color="auto"/>
            <w:bottom w:val="none" w:sz="0" w:space="0" w:color="auto"/>
            <w:right w:val="none" w:sz="0" w:space="0" w:color="auto"/>
          </w:divBdr>
        </w:div>
        <w:div w:id="1440493291">
          <w:marLeft w:val="0"/>
          <w:marRight w:val="0"/>
          <w:marTop w:val="0"/>
          <w:marBottom w:val="0"/>
          <w:divBdr>
            <w:top w:val="none" w:sz="0" w:space="0" w:color="auto"/>
            <w:left w:val="none" w:sz="0" w:space="0" w:color="auto"/>
            <w:bottom w:val="none" w:sz="0" w:space="0" w:color="auto"/>
            <w:right w:val="none" w:sz="0" w:space="0" w:color="auto"/>
          </w:divBdr>
          <w:divsChild>
            <w:div w:id="1088116037">
              <w:marLeft w:val="0"/>
              <w:marRight w:val="0"/>
              <w:marTop w:val="0"/>
              <w:marBottom w:val="0"/>
              <w:divBdr>
                <w:top w:val="none" w:sz="0" w:space="0" w:color="auto"/>
                <w:left w:val="none" w:sz="0" w:space="0" w:color="auto"/>
                <w:bottom w:val="none" w:sz="0" w:space="0" w:color="auto"/>
                <w:right w:val="none" w:sz="0" w:space="0" w:color="auto"/>
              </w:divBdr>
              <w:divsChild>
                <w:div w:id="3985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682">
          <w:marLeft w:val="0"/>
          <w:marRight w:val="0"/>
          <w:marTop w:val="0"/>
          <w:marBottom w:val="0"/>
          <w:divBdr>
            <w:top w:val="none" w:sz="0" w:space="0" w:color="auto"/>
            <w:left w:val="none" w:sz="0" w:space="0" w:color="auto"/>
            <w:bottom w:val="none" w:sz="0" w:space="0" w:color="auto"/>
            <w:right w:val="none" w:sz="0" w:space="0" w:color="auto"/>
          </w:divBdr>
        </w:div>
        <w:div w:id="1947083013">
          <w:marLeft w:val="0"/>
          <w:marRight w:val="0"/>
          <w:marTop w:val="0"/>
          <w:marBottom w:val="0"/>
          <w:divBdr>
            <w:top w:val="none" w:sz="0" w:space="0" w:color="auto"/>
            <w:left w:val="none" w:sz="0" w:space="0" w:color="auto"/>
            <w:bottom w:val="none" w:sz="0" w:space="0" w:color="auto"/>
            <w:right w:val="none" w:sz="0" w:space="0" w:color="auto"/>
          </w:divBdr>
          <w:divsChild>
            <w:div w:id="99025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51530">
      <w:bodyDiv w:val="1"/>
      <w:marLeft w:val="0"/>
      <w:marRight w:val="0"/>
      <w:marTop w:val="0"/>
      <w:marBottom w:val="0"/>
      <w:divBdr>
        <w:top w:val="none" w:sz="0" w:space="0" w:color="auto"/>
        <w:left w:val="none" w:sz="0" w:space="0" w:color="auto"/>
        <w:bottom w:val="none" w:sz="0" w:space="0" w:color="auto"/>
        <w:right w:val="none" w:sz="0" w:space="0" w:color="auto"/>
      </w:divBdr>
    </w:div>
    <w:div w:id="1602838640">
      <w:bodyDiv w:val="1"/>
      <w:marLeft w:val="0"/>
      <w:marRight w:val="0"/>
      <w:marTop w:val="0"/>
      <w:marBottom w:val="0"/>
      <w:divBdr>
        <w:top w:val="none" w:sz="0" w:space="0" w:color="auto"/>
        <w:left w:val="none" w:sz="0" w:space="0" w:color="auto"/>
        <w:bottom w:val="none" w:sz="0" w:space="0" w:color="auto"/>
        <w:right w:val="none" w:sz="0" w:space="0" w:color="auto"/>
      </w:divBdr>
    </w:div>
    <w:div w:id="1676952324">
      <w:bodyDiv w:val="1"/>
      <w:marLeft w:val="0"/>
      <w:marRight w:val="0"/>
      <w:marTop w:val="0"/>
      <w:marBottom w:val="0"/>
      <w:divBdr>
        <w:top w:val="none" w:sz="0" w:space="0" w:color="auto"/>
        <w:left w:val="none" w:sz="0" w:space="0" w:color="auto"/>
        <w:bottom w:val="none" w:sz="0" w:space="0" w:color="auto"/>
        <w:right w:val="none" w:sz="0" w:space="0" w:color="auto"/>
      </w:divBdr>
    </w:div>
    <w:div w:id="1706982493">
      <w:bodyDiv w:val="1"/>
      <w:marLeft w:val="0"/>
      <w:marRight w:val="0"/>
      <w:marTop w:val="0"/>
      <w:marBottom w:val="0"/>
      <w:divBdr>
        <w:top w:val="none" w:sz="0" w:space="0" w:color="auto"/>
        <w:left w:val="none" w:sz="0" w:space="0" w:color="auto"/>
        <w:bottom w:val="none" w:sz="0" w:space="0" w:color="auto"/>
        <w:right w:val="none" w:sz="0" w:space="0" w:color="auto"/>
      </w:divBdr>
    </w:div>
    <w:div w:id="1712151880">
      <w:bodyDiv w:val="1"/>
      <w:marLeft w:val="0"/>
      <w:marRight w:val="0"/>
      <w:marTop w:val="0"/>
      <w:marBottom w:val="0"/>
      <w:divBdr>
        <w:top w:val="none" w:sz="0" w:space="0" w:color="auto"/>
        <w:left w:val="none" w:sz="0" w:space="0" w:color="auto"/>
        <w:bottom w:val="none" w:sz="0" w:space="0" w:color="auto"/>
        <w:right w:val="none" w:sz="0" w:space="0" w:color="auto"/>
      </w:divBdr>
    </w:div>
    <w:div w:id="1786847519">
      <w:bodyDiv w:val="1"/>
      <w:marLeft w:val="0"/>
      <w:marRight w:val="0"/>
      <w:marTop w:val="0"/>
      <w:marBottom w:val="0"/>
      <w:divBdr>
        <w:top w:val="none" w:sz="0" w:space="0" w:color="auto"/>
        <w:left w:val="none" w:sz="0" w:space="0" w:color="auto"/>
        <w:bottom w:val="none" w:sz="0" w:space="0" w:color="auto"/>
        <w:right w:val="none" w:sz="0" w:space="0" w:color="auto"/>
      </w:divBdr>
    </w:div>
    <w:div w:id="1795294079">
      <w:bodyDiv w:val="1"/>
      <w:marLeft w:val="0"/>
      <w:marRight w:val="0"/>
      <w:marTop w:val="0"/>
      <w:marBottom w:val="0"/>
      <w:divBdr>
        <w:top w:val="none" w:sz="0" w:space="0" w:color="auto"/>
        <w:left w:val="none" w:sz="0" w:space="0" w:color="auto"/>
        <w:bottom w:val="none" w:sz="0" w:space="0" w:color="auto"/>
        <w:right w:val="none" w:sz="0" w:space="0" w:color="auto"/>
      </w:divBdr>
    </w:div>
    <w:div w:id="1833715200">
      <w:bodyDiv w:val="1"/>
      <w:marLeft w:val="0"/>
      <w:marRight w:val="0"/>
      <w:marTop w:val="0"/>
      <w:marBottom w:val="0"/>
      <w:divBdr>
        <w:top w:val="none" w:sz="0" w:space="0" w:color="auto"/>
        <w:left w:val="none" w:sz="0" w:space="0" w:color="auto"/>
        <w:bottom w:val="none" w:sz="0" w:space="0" w:color="auto"/>
        <w:right w:val="none" w:sz="0" w:space="0" w:color="auto"/>
      </w:divBdr>
    </w:div>
    <w:div w:id="1836341124">
      <w:bodyDiv w:val="1"/>
      <w:marLeft w:val="0"/>
      <w:marRight w:val="0"/>
      <w:marTop w:val="0"/>
      <w:marBottom w:val="0"/>
      <w:divBdr>
        <w:top w:val="none" w:sz="0" w:space="0" w:color="auto"/>
        <w:left w:val="none" w:sz="0" w:space="0" w:color="auto"/>
        <w:bottom w:val="none" w:sz="0" w:space="0" w:color="auto"/>
        <w:right w:val="none" w:sz="0" w:space="0" w:color="auto"/>
      </w:divBdr>
    </w:div>
    <w:div w:id="1893424083">
      <w:bodyDiv w:val="1"/>
      <w:marLeft w:val="0"/>
      <w:marRight w:val="0"/>
      <w:marTop w:val="0"/>
      <w:marBottom w:val="0"/>
      <w:divBdr>
        <w:top w:val="none" w:sz="0" w:space="0" w:color="auto"/>
        <w:left w:val="none" w:sz="0" w:space="0" w:color="auto"/>
        <w:bottom w:val="none" w:sz="0" w:space="0" w:color="auto"/>
        <w:right w:val="none" w:sz="0" w:space="0" w:color="auto"/>
      </w:divBdr>
    </w:div>
    <w:div w:id="1959143179">
      <w:bodyDiv w:val="1"/>
      <w:marLeft w:val="0"/>
      <w:marRight w:val="0"/>
      <w:marTop w:val="0"/>
      <w:marBottom w:val="0"/>
      <w:divBdr>
        <w:top w:val="none" w:sz="0" w:space="0" w:color="auto"/>
        <w:left w:val="none" w:sz="0" w:space="0" w:color="auto"/>
        <w:bottom w:val="none" w:sz="0" w:space="0" w:color="auto"/>
        <w:right w:val="none" w:sz="0" w:space="0" w:color="auto"/>
      </w:divBdr>
    </w:div>
    <w:div w:id="200435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numbering" Target="numbering.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4CC6867E-F57B-4E6E-9977-A1BAA284FB6A}">
    <t:Anchor>
      <t:Comment id="2126488686"/>
    </t:Anchor>
    <t:History>
      <t:Event id="{34F804DA-CB36-47B8-9757-A506FD03CEFE}" time="2023-09-24T22:55:33.471Z">
        <t:Attribution userId="S::sstretton@worldbank.org::da8c780b-1aa2-4e36-94fb-871dc8111504" userProvider="AD" userName="Stephen John Stretton"/>
        <t:Anchor>
          <t:Comment id="2126488686"/>
        </t:Anchor>
        <t:Create/>
      </t:Event>
      <t:Event id="{2899CE1D-C105-4195-A2EC-4AADF5DAB8DB}" time="2023-09-24T22:55:33.471Z">
        <t:Attribution userId="S::sstretton@worldbank.org::da8c780b-1aa2-4e36-94fb-871dc8111504" userProvider="AD" userName="Stephen John Stretton"/>
        <t:Anchor>
          <t:Comment id="2126488686"/>
        </t:Anchor>
        <t:Assign userId="S::nzimmermann@worldbank.org::ff02bda6-aa1d-49f9-bc1c-920e1083daef" userProvider="AD" userName="Nils Burkhard Patrik Zimmermann"/>
      </t:Event>
      <t:Event id="{EBC265FA-C4D6-4744-B82D-1B38F4CF5794}" time="2023-09-24T22:55:33.471Z">
        <t:Attribution userId="S::sstretton@worldbank.org::da8c780b-1aa2-4e36-94fb-871dc8111504" userProvider="AD" userName="Stephen John Stretton"/>
        <t:Anchor>
          <t:Comment id="2126488686"/>
        </t:Anchor>
        <t:SetTitle title="@Nils Burkhard Patrik Zimmermann potentially add reference here? A little old but this image https://www.nature.com/articles/s41467-021-24305-3/figures/2"/>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55ED8-BE27-4D53-B1BA-86FEF76FE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TotalTime>
  <Pages>10</Pages>
  <Words>4070</Words>
  <Characters>23205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Marcello Estevao</dc:creator>
  <cp:keywords/>
  <dc:description/>
  <cp:lastModifiedBy>Stephen John Stretton</cp:lastModifiedBy>
  <cp:revision>12</cp:revision>
  <cp:lastPrinted>2023-10-19T19:55:00Z</cp:lastPrinted>
  <dcterms:created xsi:type="dcterms:W3CDTF">2024-04-01T20:45:00Z</dcterms:created>
  <dcterms:modified xsi:type="dcterms:W3CDTF">2024-04-17T09:30:00Z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71343aa1e437b4d458a5d72c2bc7da24f9b9f6725cb1589aebad7ebe6ac2136d</vt:lpwstr>
  </property>
</Properties>
</file>