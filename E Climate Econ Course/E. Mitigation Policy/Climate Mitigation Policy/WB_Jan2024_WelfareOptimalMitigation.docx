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0C8FB" w14:textId="77777777" w:rsidR="00BC4DB4" w:rsidRPr="00BA1092" w:rsidRDefault="00BC4DB4" w:rsidP="00C5573B">
      <w:pPr>
        <w:spacing w:after="0"/>
        <w:jc w:val="center"/>
        <w:rPr>
          <w:b/>
          <w:caps/>
          <w:sz w:val="24"/>
          <w:szCs w:val="24"/>
        </w:rPr>
      </w:pPr>
      <w:r w:rsidRPr="00BA1092">
        <w:rPr>
          <w:b/>
          <w:caps/>
          <w:sz w:val="24"/>
          <w:szCs w:val="24"/>
        </w:rPr>
        <w:t>The World Bank</w:t>
      </w:r>
    </w:p>
    <w:p w14:paraId="71D18F0C" w14:textId="427DDDD2" w:rsidR="00F776F7" w:rsidRPr="00F776F7" w:rsidRDefault="00471E8F" w:rsidP="00F776F7">
      <w:pPr>
        <w:pBdr>
          <w:bottom w:val="single" w:sz="18" w:space="1" w:color="auto"/>
        </w:pBdr>
        <w:spacing w:after="0" w:line="240" w:lineRule="auto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Welfare optimal climate mitigation</w:t>
      </w:r>
    </w:p>
    <w:p w14:paraId="7211701F" w14:textId="77777777" w:rsidR="00BC4DB4" w:rsidRPr="00BA1092" w:rsidRDefault="00BC4DB4" w:rsidP="00BC4DB4">
      <w:pPr>
        <w:pBdr>
          <w:bottom w:val="single" w:sz="18" w:space="1" w:color="auto"/>
        </w:pBdr>
        <w:spacing w:after="0" w:line="240" w:lineRule="auto"/>
        <w:jc w:val="center"/>
        <w:rPr>
          <w:b/>
          <w:caps/>
          <w:sz w:val="12"/>
          <w:szCs w:val="12"/>
        </w:rPr>
      </w:pPr>
    </w:p>
    <w:p w14:paraId="220757CA" w14:textId="77777777" w:rsidR="00BC4DB4" w:rsidRPr="00BA1092" w:rsidRDefault="00BC4DB4" w:rsidP="00BC4DB4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BC4DB4" w:rsidRPr="00A9278F" w14:paraId="6D2A20E0" w14:textId="77777777" w:rsidTr="0048706A">
        <w:trPr>
          <w:trHeight w:val="4553"/>
          <w:jc w:val="center"/>
        </w:trPr>
        <w:tc>
          <w:tcPr>
            <w:tcW w:w="9350" w:type="dxa"/>
          </w:tcPr>
          <w:p w14:paraId="0EBFA40C" w14:textId="2FDB14B6" w:rsidR="00BC4DB4" w:rsidRPr="00665A85" w:rsidRDefault="00BC4DB4" w:rsidP="00B832C7">
            <w:pPr>
              <w:pStyle w:val="ListParagraph"/>
              <w:numPr>
                <w:ilvl w:val="0"/>
                <w:numId w:val="5"/>
              </w:numPr>
              <w:spacing w:after="0"/>
              <w:ind w:left="365"/>
              <w:contextualSpacing/>
              <w:jc w:val="both"/>
              <w:rPr>
                <w:b/>
                <w:caps/>
              </w:rPr>
            </w:pPr>
            <w:r>
              <w:rPr>
                <w:b/>
                <w:caps/>
              </w:rPr>
              <w:t>Assignment</w:t>
            </w:r>
            <w:r w:rsidRPr="00665A85">
              <w:rPr>
                <w:b/>
                <w:caps/>
              </w:rPr>
              <w:t xml:space="preserve"> Background</w:t>
            </w:r>
            <w:r w:rsidR="003E6E90">
              <w:rPr>
                <w:b/>
                <w:caps/>
              </w:rPr>
              <w:t>,</w:t>
            </w:r>
            <w:r w:rsidRPr="00665A85">
              <w:rPr>
                <w:b/>
                <w:caps/>
              </w:rPr>
              <w:t xml:space="preserve"> Objectives</w:t>
            </w:r>
            <w:r w:rsidR="003E6E90">
              <w:rPr>
                <w:b/>
                <w:caps/>
              </w:rPr>
              <w:t>, And deliverables</w:t>
            </w:r>
          </w:p>
          <w:p w14:paraId="690514A8" w14:textId="77777777" w:rsidR="00E63C9E" w:rsidRDefault="00E63C9E" w:rsidP="002B037E">
            <w:pPr>
              <w:ind w:left="5"/>
              <w:contextualSpacing/>
              <w:jc w:val="both"/>
              <w:rPr>
                <w:b/>
              </w:rPr>
            </w:pPr>
          </w:p>
          <w:p w14:paraId="67AA2807" w14:textId="03E29145" w:rsidR="002B037E" w:rsidRPr="002B037E" w:rsidRDefault="002B037E" w:rsidP="002B037E">
            <w:pPr>
              <w:ind w:left="5"/>
              <w:contextualSpacing/>
              <w:jc w:val="both"/>
              <w:rPr>
                <w:bCs/>
              </w:rPr>
            </w:pPr>
            <w:r w:rsidRPr="002B037E">
              <w:rPr>
                <w:bCs/>
              </w:rPr>
              <w:t xml:space="preserve">This </w:t>
            </w:r>
            <w:r>
              <w:rPr>
                <w:bCs/>
              </w:rPr>
              <w:t xml:space="preserve">assignment </w:t>
            </w:r>
            <w:r w:rsidR="00A32683">
              <w:rPr>
                <w:bCs/>
              </w:rPr>
              <w:t xml:space="preserve">is </w:t>
            </w:r>
            <w:r w:rsidR="00863866">
              <w:rPr>
                <w:bCs/>
              </w:rPr>
              <w:t xml:space="preserve">for </w:t>
            </w:r>
            <w:r w:rsidR="00386C2D">
              <w:rPr>
                <w:bCs/>
              </w:rPr>
              <w:t>estimating welfare optimal</w:t>
            </w:r>
            <w:r w:rsidR="00FC39B2">
              <w:rPr>
                <w:bCs/>
              </w:rPr>
              <w:t xml:space="preserve"> spending for climate mitigation on a country basis</w:t>
            </w:r>
            <w:r w:rsidR="002B21BF">
              <w:rPr>
                <w:bCs/>
              </w:rPr>
              <w:t>.</w:t>
            </w:r>
          </w:p>
          <w:p w14:paraId="77808F97" w14:textId="77777777" w:rsidR="002B037E" w:rsidRPr="002B037E" w:rsidRDefault="002B037E" w:rsidP="002B037E">
            <w:pPr>
              <w:contextualSpacing/>
              <w:jc w:val="both"/>
              <w:rPr>
                <w:b/>
              </w:rPr>
            </w:pPr>
          </w:p>
          <w:p w14:paraId="02F668FF" w14:textId="77777777" w:rsidR="00BC4DB4" w:rsidRDefault="00BC4DB4" w:rsidP="00B832C7">
            <w:pPr>
              <w:pStyle w:val="ListParagraph"/>
              <w:numPr>
                <w:ilvl w:val="0"/>
                <w:numId w:val="6"/>
              </w:numPr>
              <w:spacing w:after="0"/>
              <w:contextualSpacing/>
              <w:jc w:val="both"/>
              <w:rPr>
                <w:b/>
              </w:rPr>
            </w:pPr>
            <w:r w:rsidRPr="00312759">
              <w:rPr>
                <w:b/>
              </w:rPr>
              <w:t>CONTEXT</w:t>
            </w:r>
            <w:r w:rsidR="00A02E0B">
              <w:rPr>
                <w:b/>
              </w:rPr>
              <w:t xml:space="preserve"> </w:t>
            </w:r>
          </w:p>
          <w:p w14:paraId="3B441913" w14:textId="19028AC6" w:rsidR="004F11E2" w:rsidRDefault="004E4A8B" w:rsidP="00B832C7">
            <w:pPr>
              <w:jc w:val="both"/>
            </w:pPr>
            <w:r>
              <w:t>The World Bank</w:t>
            </w:r>
            <w:r w:rsidR="009A2088">
              <w:t>’s</w:t>
            </w:r>
            <w:r>
              <w:t xml:space="preserve"> </w:t>
            </w:r>
            <w:r w:rsidR="00355C1E">
              <w:t xml:space="preserve">Climate </w:t>
            </w:r>
            <w:r w:rsidR="009A2088">
              <w:t>Finance</w:t>
            </w:r>
            <w:r w:rsidR="00355C1E">
              <w:t xml:space="preserve"> Mobilization Unit is interested in </w:t>
            </w:r>
            <w:r w:rsidR="0096232A">
              <w:t xml:space="preserve">developing new approaches to climate mitigation finance increasing </w:t>
            </w:r>
            <w:r w:rsidR="00583963">
              <w:t>the</w:t>
            </w:r>
            <w:r w:rsidR="0096232A">
              <w:t xml:space="preserve"> effectiveness</w:t>
            </w:r>
            <w:r w:rsidR="00583963">
              <w:t xml:space="preserve"> of </w:t>
            </w:r>
            <w:r w:rsidR="001C0946">
              <w:t>its</w:t>
            </w:r>
            <w:r w:rsidR="00583963">
              <w:t xml:space="preserve"> financial support pro</w:t>
            </w:r>
            <w:r w:rsidR="00DC0D60">
              <w:t xml:space="preserve">vided to developing countries </w:t>
            </w:r>
            <w:r w:rsidR="008F00E1">
              <w:t>in reaching a 2050 net zero global climate target.</w:t>
            </w:r>
            <w:r w:rsidR="0096232A">
              <w:t xml:space="preserve"> </w:t>
            </w:r>
            <w:r w:rsidR="0035284D">
              <w:t xml:space="preserve">A fundamental question </w:t>
            </w:r>
            <w:r w:rsidR="005C2F35">
              <w:t>in that context is the Willingness-</w:t>
            </w:r>
            <w:r w:rsidR="00E71144">
              <w:t>to-P</w:t>
            </w:r>
            <w:r w:rsidR="005C2F35">
              <w:t xml:space="preserve">ay </w:t>
            </w:r>
            <w:r w:rsidR="00816FD3">
              <w:t xml:space="preserve">for </w:t>
            </w:r>
            <w:r w:rsidR="00E71144">
              <w:t>C</w:t>
            </w:r>
            <w:r w:rsidR="00816FD3">
              <w:t xml:space="preserve">limate </w:t>
            </w:r>
            <w:r w:rsidR="00E71144">
              <w:t>M</w:t>
            </w:r>
            <w:r w:rsidR="00816FD3">
              <w:t>itigation</w:t>
            </w:r>
            <w:r w:rsidR="00240E3E">
              <w:t xml:space="preserve"> (WTPCM)</w:t>
            </w:r>
            <w:r w:rsidR="00816FD3">
              <w:t xml:space="preserve"> of different countries</w:t>
            </w:r>
            <w:r w:rsidR="005C53D8">
              <w:t>, i.e., their welfare optimizing mitigation spending</w:t>
            </w:r>
            <w:r w:rsidR="00816FD3">
              <w:t xml:space="preserve">. </w:t>
            </w:r>
            <w:r w:rsidR="00C52452">
              <w:t xml:space="preserve">The </w:t>
            </w:r>
            <w:r w:rsidR="00D55269">
              <w:t>country specific</w:t>
            </w:r>
            <w:r w:rsidR="00C82D07">
              <w:t xml:space="preserve"> WTPCM </w:t>
            </w:r>
            <w:r w:rsidR="00C52452">
              <w:t>will determine if a country is a supplier of international climate finance or a recipient and to what degree</w:t>
            </w:r>
            <w:r w:rsidR="00D55269">
              <w:t>.</w:t>
            </w:r>
          </w:p>
          <w:p w14:paraId="26FE507E" w14:textId="77777777" w:rsidR="00D55269" w:rsidRDefault="00D55269" w:rsidP="00B832C7">
            <w:pPr>
              <w:jc w:val="both"/>
            </w:pPr>
          </w:p>
          <w:p w14:paraId="3644A496" w14:textId="3F829BDC" w:rsidR="00D55269" w:rsidRDefault="00D55269" w:rsidP="00B832C7">
            <w:pPr>
              <w:jc w:val="both"/>
            </w:pPr>
            <w:r>
              <w:t xml:space="preserve">This will help to determine optimal </w:t>
            </w:r>
            <w:r w:rsidR="00AF4F61">
              <w:t xml:space="preserve">climate finance supply levels and </w:t>
            </w:r>
            <w:r w:rsidR="008E6483">
              <w:t>optimal own mitigation effort levels of recipient countries</w:t>
            </w:r>
            <w:r w:rsidR="00116C9E">
              <w:t xml:space="preserve"> crucial to develop </w:t>
            </w:r>
            <w:r w:rsidR="00510DAF">
              <w:t>effective</w:t>
            </w:r>
            <w:r w:rsidR="00291B0A">
              <w:t>,</w:t>
            </w:r>
            <w:r w:rsidR="00510DAF">
              <w:t xml:space="preserve"> welfare</w:t>
            </w:r>
            <w:r w:rsidR="00291B0A">
              <w:t xml:space="preserve"> optimizing </w:t>
            </w:r>
            <w:r w:rsidR="00510DAF">
              <w:t>international climate finance collaboration modalities</w:t>
            </w:r>
            <w:r w:rsidR="00291B0A">
              <w:t>.</w:t>
            </w:r>
          </w:p>
          <w:p w14:paraId="73FB69FC" w14:textId="77777777" w:rsidR="000463D5" w:rsidRPr="00D55AE3" w:rsidRDefault="000463D5" w:rsidP="00B832C7">
            <w:pPr>
              <w:jc w:val="both"/>
            </w:pPr>
          </w:p>
          <w:p w14:paraId="1F3D128E" w14:textId="45EBE290" w:rsidR="00BC4DB4" w:rsidRDefault="00BC4DB4" w:rsidP="00B832C7">
            <w:pPr>
              <w:pStyle w:val="ListParagraph"/>
              <w:numPr>
                <w:ilvl w:val="0"/>
                <w:numId w:val="6"/>
              </w:numPr>
              <w:spacing w:after="0"/>
              <w:contextualSpacing/>
              <w:jc w:val="both"/>
              <w:rPr>
                <w:b/>
              </w:rPr>
            </w:pPr>
            <w:r w:rsidRPr="00312759">
              <w:rPr>
                <w:b/>
              </w:rPr>
              <w:t xml:space="preserve">OBJECTIVES </w:t>
            </w:r>
            <w:r w:rsidR="00323B63">
              <w:rPr>
                <w:b/>
              </w:rPr>
              <w:t>AND SCOPE</w:t>
            </w:r>
          </w:p>
          <w:p w14:paraId="3645B0B8" w14:textId="0C221E1A" w:rsidR="00291B0A" w:rsidRDefault="00291B0A" w:rsidP="00291B0A">
            <w:pPr>
              <w:contextualSpacing/>
              <w:jc w:val="both"/>
              <w:rPr>
                <w:bCs/>
              </w:rPr>
            </w:pPr>
            <w:r>
              <w:rPr>
                <w:bCs/>
              </w:rPr>
              <w:t>The objective of this assignment is to de</w:t>
            </w:r>
            <w:r w:rsidR="006E1561">
              <w:rPr>
                <w:bCs/>
              </w:rPr>
              <w:t xml:space="preserve">velop a heuristic approach based on existing literature, existing data, and existing models </w:t>
            </w:r>
            <w:r w:rsidR="00E72890">
              <w:rPr>
                <w:bCs/>
              </w:rPr>
              <w:t xml:space="preserve">to determine the WTPCM on a country level and to apply </w:t>
            </w:r>
            <w:r w:rsidR="008A5E49">
              <w:rPr>
                <w:bCs/>
              </w:rPr>
              <w:t>this approach to real world countries</w:t>
            </w:r>
            <w:r w:rsidR="002540DF">
              <w:rPr>
                <w:bCs/>
              </w:rPr>
              <w:t xml:space="preserve"> – ideally </w:t>
            </w:r>
            <w:r w:rsidR="00593710">
              <w:rPr>
                <w:bCs/>
              </w:rPr>
              <w:t xml:space="preserve">to </w:t>
            </w:r>
            <w:r w:rsidR="002540DF">
              <w:rPr>
                <w:bCs/>
              </w:rPr>
              <w:t>all countries with sufficient data availability</w:t>
            </w:r>
            <w:r w:rsidR="005B5BB4">
              <w:rPr>
                <w:bCs/>
              </w:rPr>
              <w:t xml:space="preserve"> generating country-specific WTPCM estimates.</w:t>
            </w:r>
            <w:ins w:id="0" w:author="Klaus Oppermann" w:date="2024-01-16T10:00:00Z">
              <w:r w:rsidR="004957BE">
                <w:rPr>
                  <w:bCs/>
                </w:rPr>
                <w:t xml:space="preserve"> This work will assume that all countries undertake welfare optimal </w:t>
              </w:r>
              <w:r w:rsidR="00737F7F">
                <w:rPr>
                  <w:bCs/>
                </w:rPr>
                <w:t>mitigation, i.</w:t>
              </w:r>
            </w:ins>
            <w:ins w:id="1" w:author="Klaus Oppermann" w:date="2024-01-16T10:01:00Z">
              <w:r w:rsidR="00737F7F">
                <w:rPr>
                  <w:bCs/>
                </w:rPr>
                <w:t xml:space="preserve">e., assume that there is no freeriding. </w:t>
              </w:r>
            </w:ins>
            <w:ins w:id="2" w:author="Klaus Oppermann" w:date="2024-01-16T10:04:00Z">
              <w:r w:rsidR="000831FA">
                <w:rPr>
                  <w:bCs/>
                </w:rPr>
                <w:t xml:space="preserve">The </w:t>
              </w:r>
              <w:r w:rsidR="007609E5">
                <w:rPr>
                  <w:bCs/>
                </w:rPr>
                <w:t xml:space="preserve">work can build on the </w:t>
              </w:r>
              <w:r w:rsidR="000831FA">
                <w:rPr>
                  <w:bCs/>
                </w:rPr>
                <w:t xml:space="preserve">World Bank-IMF Climate Policy Assessment Tool </w:t>
              </w:r>
            </w:ins>
            <w:ins w:id="3" w:author="Klaus Oppermann" w:date="2024-01-16T10:05:00Z">
              <w:r w:rsidR="007609E5">
                <w:rPr>
                  <w:bCs/>
                </w:rPr>
                <w:t>where possible (</w:t>
              </w:r>
              <w:r w:rsidR="007609E5">
                <w:rPr>
                  <w:bCs/>
                </w:rPr>
                <w:fldChar w:fldCharType="begin"/>
              </w:r>
              <w:r w:rsidR="007609E5">
                <w:rPr>
                  <w:bCs/>
                </w:rPr>
                <w:instrText xml:space="preserve"> HYPERLINK "</w:instrText>
              </w:r>
              <w:r w:rsidR="007609E5" w:rsidRPr="007609E5">
                <w:rPr>
                  <w:bCs/>
                </w:rPr>
                <w:instrText>https://www.worldbank.org/en/topic/climatechange/brief/climate-policy-assessment-tool</w:instrText>
              </w:r>
              <w:r w:rsidR="007609E5">
                <w:rPr>
                  <w:bCs/>
                </w:rPr>
                <w:instrText xml:space="preserve">" </w:instrText>
              </w:r>
              <w:r w:rsidR="007609E5">
                <w:rPr>
                  <w:bCs/>
                </w:rPr>
                <w:fldChar w:fldCharType="separate"/>
              </w:r>
              <w:r w:rsidR="007609E5" w:rsidRPr="00610C0D">
                <w:rPr>
                  <w:rStyle w:val="Hyperlink"/>
                  <w:bCs/>
                </w:rPr>
                <w:t>https://www.worldbank.org/en/topic/climatechange/brief/climate-policy-assessment-tool</w:t>
              </w:r>
              <w:r w:rsidR="007609E5">
                <w:rPr>
                  <w:bCs/>
                </w:rPr>
                <w:fldChar w:fldCharType="end"/>
              </w:r>
              <w:r w:rsidR="007609E5">
                <w:rPr>
                  <w:bCs/>
                </w:rPr>
                <w:t xml:space="preserve">). </w:t>
              </w:r>
            </w:ins>
          </w:p>
          <w:p w14:paraId="4898D614" w14:textId="77777777" w:rsidR="005B5BB4" w:rsidRDefault="005B5BB4" w:rsidP="00291B0A">
            <w:pPr>
              <w:contextualSpacing/>
              <w:jc w:val="both"/>
              <w:rPr>
                <w:bCs/>
              </w:rPr>
            </w:pPr>
          </w:p>
          <w:p w14:paraId="4C20404C" w14:textId="6032C187" w:rsidR="005B5BB4" w:rsidDel="007609E5" w:rsidRDefault="00B23EC8" w:rsidP="00291B0A">
            <w:pPr>
              <w:contextualSpacing/>
              <w:jc w:val="both"/>
              <w:rPr>
                <w:del w:id="4" w:author="Klaus Oppermann" w:date="2024-01-16T10:05:00Z"/>
                <w:bCs/>
              </w:rPr>
            </w:pPr>
            <w:r>
              <w:rPr>
                <w:bCs/>
              </w:rPr>
              <w:t>The scope of the work include</w:t>
            </w:r>
            <w:r w:rsidR="006541B3">
              <w:rPr>
                <w:bCs/>
              </w:rPr>
              <w:t>s</w:t>
            </w:r>
            <w:r>
              <w:rPr>
                <w:bCs/>
              </w:rPr>
              <w:t xml:space="preserve"> both welfare gains from mitigation in avoiding climate damages</w:t>
            </w:r>
            <w:r w:rsidR="00A578B2">
              <w:rPr>
                <w:bCs/>
              </w:rPr>
              <w:t xml:space="preserve"> and in realizing climate co-benefits such as clean air benefits</w:t>
            </w:r>
            <w:r w:rsidR="00B617E8">
              <w:rPr>
                <w:bCs/>
              </w:rPr>
              <w:t>, energy security benefits, and other direct benefits following from domestic mitigation activity</w:t>
            </w:r>
            <w:r w:rsidR="00EA0588">
              <w:rPr>
                <w:bCs/>
              </w:rPr>
              <w:t xml:space="preserve">. </w:t>
            </w:r>
            <w:r w:rsidR="002852C3">
              <w:rPr>
                <w:bCs/>
              </w:rPr>
              <w:t>D</w:t>
            </w:r>
            <w:r w:rsidR="00F4171D">
              <w:rPr>
                <w:bCs/>
              </w:rPr>
              <w:t xml:space="preserve">ifferentiation of discount rates by countries </w:t>
            </w:r>
            <w:r w:rsidR="00605245">
              <w:rPr>
                <w:bCs/>
              </w:rPr>
              <w:t>need</w:t>
            </w:r>
            <w:r w:rsidR="00B617E8">
              <w:rPr>
                <w:bCs/>
              </w:rPr>
              <w:t>s</w:t>
            </w:r>
            <w:r w:rsidR="00605245">
              <w:rPr>
                <w:bCs/>
              </w:rPr>
              <w:t xml:space="preserve"> to</w:t>
            </w:r>
            <w:r w:rsidR="00536FF9">
              <w:rPr>
                <w:bCs/>
              </w:rPr>
              <w:t xml:space="preserve"> be considered</w:t>
            </w:r>
            <w:r w:rsidR="003A03FD">
              <w:rPr>
                <w:bCs/>
              </w:rPr>
              <w:t xml:space="preserve">. Acknowledging </w:t>
            </w:r>
            <w:r w:rsidR="00B13E00">
              <w:rPr>
                <w:bCs/>
              </w:rPr>
              <w:t>research</w:t>
            </w:r>
            <w:r w:rsidR="00285690">
              <w:rPr>
                <w:bCs/>
              </w:rPr>
              <w:t>/</w:t>
            </w:r>
            <w:r w:rsidR="00B13E00">
              <w:rPr>
                <w:bCs/>
              </w:rPr>
              <w:t xml:space="preserve">data </w:t>
            </w:r>
            <w:r w:rsidR="007D49BA">
              <w:rPr>
                <w:bCs/>
              </w:rPr>
              <w:t>gaps and uncertainties</w:t>
            </w:r>
            <w:r w:rsidR="00480786">
              <w:rPr>
                <w:bCs/>
              </w:rPr>
              <w:t>,</w:t>
            </w:r>
            <w:r w:rsidR="007D49BA">
              <w:rPr>
                <w:bCs/>
              </w:rPr>
              <w:t xml:space="preserve"> </w:t>
            </w:r>
            <w:r w:rsidR="0042362E">
              <w:rPr>
                <w:bCs/>
              </w:rPr>
              <w:t>a conservative approach is expected</w:t>
            </w:r>
            <w:r w:rsidR="001766E2">
              <w:rPr>
                <w:bCs/>
              </w:rPr>
              <w:t xml:space="preserve"> using simplifying </w:t>
            </w:r>
            <w:r w:rsidR="00AB67CE">
              <w:rPr>
                <w:bCs/>
              </w:rPr>
              <w:t xml:space="preserve">but substantiated </w:t>
            </w:r>
            <w:r w:rsidR="001766E2">
              <w:rPr>
                <w:bCs/>
              </w:rPr>
              <w:t>assumptions.</w:t>
            </w:r>
            <w:r w:rsidR="00F4171D">
              <w:rPr>
                <w:bCs/>
              </w:rPr>
              <w:t xml:space="preserve"> </w:t>
            </w:r>
            <w:r w:rsidR="00E079FD">
              <w:rPr>
                <w:bCs/>
              </w:rPr>
              <w:t xml:space="preserve">Mitigation costs will need to be </w:t>
            </w:r>
            <w:r w:rsidR="00566C8F">
              <w:rPr>
                <w:bCs/>
              </w:rPr>
              <w:t xml:space="preserve">considered in determining which share of </w:t>
            </w:r>
            <w:r w:rsidR="00DD74AC">
              <w:rPr>
                <w:bCs/>
              </w:rPr>
              <w:t>WT</w:t>
            </w:r>
            <w:r w:rsidR="00B617E8">
              <w:rPr>
                <w:bCs/>
              </w:rPr>
              <w:t>P</w:t>
            </w:r>
            <w:r w:rsidR="00DD74AC">
              <w:rPr>
                <w:bCs/>
              </w:rPr>
              <w:t>CMs can translate in the supply of international climate finance beyond spending for domestic mitigation.</w:t>
            </w:r>
          </w:p>
          <w:p w14:paraId="1D8B855D" w14:textId="77777777" w:rsidR="00162649" w:rsidRDefault="00162649" w:rsidP="00162649">
            <w:pPr>
              <w:contextualSpacing/>
              <w:jc w:val="both"/>
              <w:rPr>
                <w:ins w:id="5" w:author="Klaus Oppermann" w:date="2024-01-16T09:57:00Z"/>
                <w:bCs/>
              </w:rPr>
            </w:pPr>
          </w:p>
          <w:p w14:paraId="0BA7EE14" w14:textId="3F8955D9" w:rsidR="00162649" w:rsidRDefault="008613C8" w:rsidP="00162649">
            <w:pPr>
              <w:contextualSpacing/>
              <w:jc w:val="both"/>
              <w:rPr>
                <w:ins w:id="6" w:author="Klaus Oppermann" w:date="2024-01-16T09:57:00Z"/>
                <w:bCs/>
              </w:rPr>
            </w:pPr>
            <w:ins w:id="7" w:author="Klaus Oppermann" w:date="2024-01-16T10:03:00Z">
              <w:r>
                <w:rPr>
                  <w:bCs/>
                </w:rPr>
                <w:t>A</w:t>
              </w:r>
              <w:r w:rsidR="000831FA">
                <w:rPr>
                  <w:bCs/>
                </w:rPr>
                <w:t>ll e</w:t>
              </w:r>
            </w:ins>
            <w:ins w:id="8" w:author="Klaus Oppermann" w:date="2024-01-16T09:57:00Z">
              <w:r w:rsidR="00162649">
                <w:rPr>
                  <w:bCs/>
                </w:rPr>
                <w:t>stimates will need to consider uncertainty ranges</w:t>
              </w:r>
            </w:ins>
            <w:ins w:id="9" w:author="Klaus Oppermann" w:date="2024-01-16T09:58:00Z">
              <w:r w:rsidR="00F5167D">
                <w:rPr>
                  <w:bCs/>
                </w:rPr>
                <w:t xml:space="preserve"> and work with likelihood quantiles. </w:t>
              </w:r>
            </w:ins>
          </w:p>
          <w:p w14:paraId="5D12993C" w14:textId="77777777" w:rsidR="009D53B6" w:rsidRDefault="009D53B6" w:rsidP="00291B0A">
            <w:pPr>
              <w:contextualSpacing/>
              <w:jc w:val="both"/>
              <w:rPr>
                <w:bCs/>
              </w:rPr>
            </w:pPr>
          </w:p>
          <w:p w14:paraId="35D363F1" w14:textId="77777777" w:rsidR="00EA251B" w:rsidRDefault="00EA251B" w:rsidP="00291B0A">
            <w:pPr>
              <w:contextualSpacing/>
              <w:jc w:val="both"/>
              <w:rPr>
                <w:bCs/>
              </w:rPr>
            </w:pPr>
          </w:p>
          <w:p w14:paraId="71FC9187" w14:textId="4516C085" w:rsidR="00B55B11" w:rsidRDefault="00B55B11" w:rsidP="00B832C7">
            <w:pPr>
              <w:pStyle w:val="ListParagraph"/>
              <w:numPr>
                <w:ilvl w:val="0"/>
                <w:numId w:val="6"/>
              </w:numPr>
              <w:spacing w:after="0"/>
              <w:contextualSpacing/>
              <w:jc w:val="both"/>
              <w:rPr>
                <w:b/>
              </w:rPr>
            </w:pPr>
            <w:r w:rsidRPr="00F776F7">
              <w:rPr>
                <w:b/>
              </w:rPr>
              <w:t xml:space="preserve">DELIVERABLES/SPECIFIC OUTPUTS EXPECTED </w:t>
            </w:r>
          </w:p>
          <w:p w14:paraId="5D7BC0A5" w14:textId="0D4E49A9" w:rsidR="0086375E" w:rsidRDefault="0086375E" w:rsidP="0086375E">
            <w:pPr>
              <w:pStyle w:val="ListParagraph"/>
              <w:numPr>
                <w:ilvl w:val="0"/>
                <w:numId w:val="28"/>
              </w:numPr>
              <w:spacing w:after="0"/>
              <w:contextualSpacing/>
              <w:jc w:val="both"/>
              <w:rPr>
                <w:bCs/>
              </w:rPr>
            </w:pPr>
            <w:r w:rsidRPr="0086375E">
              <w:rPr>
                <w:bCs/>
              </w:rPr>
              <w:t>A</w:t>
            </w:r>
            <w:r w:rsidR="004239D3" w:rsidRPr="0086375E">
              <w:rPr>
                <w:bCs/>
              </w:rPr>
              <w:t xml:space="preserve"> simple formula to conservatively estimate country specific WT</w:t>
            </w:r>
            <w:r w:rsidR="00B617E8">
              <w:rPr>
                <w:bCs/>
              </w:rPr>
              <w:t>P</w:t>
            </w:r>
            <w:r w:rsidR="004239D3" w:rsidRPr="0086375E">
              <w:rPr>
                <w:bCs/>
              </w:rPr>
              <w:t>CM</w:t>
            </w:r>
            <w:r w:rsidR="004F1FD9" w:rsidRPr="0086375E">
              <w:rPr>
                <w:bCs/>
              </w:rPr>
              <w:t xml:space="preserve">s and </w:t>
            </w:r>
            <w:r>
              <w:rPr>
                <w:bCs/>
              </w:rPr>
              <w:t>from there country</w:t>
            </w:r>
            <w:r w:rsidR="00E72E4A">
              <w:rPr>
                <w:bCs/>
              </w:rPr>
              <w:t xml:space="preserve"> specific own effort levels and – if relevant – international climate finance supply</w:t>
            </w:r>
            <w:r w:rsidR="0077623C">
              <w:rPr>
                <w:bCs/>
              </w:rPr>
              <w:t xml:space="preserve"> </w:t>
            </w:r>
            <w:proofErr w:type="gramStart"/>
            <w:r w:rsidR="0077623C">
              <w:rPr>
                <w:bCs/>
              </w:rPr>
              <w:t>levels;</w:t>
            </w:r>
            <w:proofErr w:type="gramEnd"/>
          </w:p>
          <w:p w14:paraId="20AC7CA9" w14:textId="6C9398F7" w:rsidR="00285690" w:rsidRDefault="0077623C" w:rsidP="0086375E">
            <w:pPr>
              <w:pStyle w:val="ListParagraph"/>
              <w:numPr>
                <w:ilvl w:val="0"/>
                <w:numId w:val="28"/>
              </w:numPr>
              <w:spacing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A</w:t>
            </w:r>
            <w:r w:rsidR="004F1FD9" w:rsidRPr="0086375E">
              <w:rPr>
                <w:bCs/>
              </w:rPr>
              <w:t xml:space="preserve"> country list with quantitative estimates of </w:t>
            </w:r>
            <w:r w:rsidR="009F0C5C" w:rsidRPr="0086375E">
              <w:rPr>
                <w:bCs/>
              </w:rPr>
              <w:t>such WT</w:t>
            </w:r>
            <w:r w:rsidR="00B617E8">
              <w:rPr>
                <w:bCs/>
              </w:rPr>
              <w:t>P</w:t>
            </w:r>
            <w:r w:rsidR="009F0C5C" w:rsidRPr="0086375E">
              <w:rPr>
                <w:bCs/>
              </w:rPr>
              <w:t>CMs</w:t>
            </w:r>
            <w:r w:rsidR="00103CDF">
              <w:rPr>
                <w:bCs/>
              </w:rPr>
              <w:t>, own effort levels, and international climate finance supply levels where relevant</w:t>
            </w:r>
            <w:r w:rsidR="009F0C5C" w:rsidRPr="0086375E">
              <w:rPr>
                <w:bCs/>
              </w:rPr>
              <w:t>.</w:t>
            </w:r>
          </w:p>
          <w:p w14:paraId="667757FC" w14:textId="77777777" w:rsidR="00790EDB" w:rsidRDefault="00790EDB" w:rsidP="00790EDB">
            <w:pPr>
              <w:contextualSpacing/>
              <w:jc w:val="both"/>
              <w:rPr>
                <w:bCs/>
              </w:rPr>
            </w:pPr>
          </w:p>
          <w:p w14:paraId="752E51C0" w14:textId="557478AF" w:rsidR="0060669B" w:rsidRDefault="0060669B" w:rsidP="00790EDB">
            <w:pPr>
              <w:contextualSpacing/>
              <w:jc w:val="both"/>
              <w:rPr>
                <w:bCs/>
              </w:rPr>
            </w:pPr>
            <w:r>
              <w:rPr>
                <w:bCs/>
              </w:rPr>
              <w:t>Accordingly, the assignment foresees three deliverables:</w:t>
            </w:r>
          </w:p>
          <w:p w14:paraId="2B286857" w14:textId="3C08BB9D" w:rsidR="0060669B" w:rsidRDefault="000755B4" w:rsidP="0060669B">
            <w:pPr>
              <w:pStyle w:val="ListParagraph"/>
              <w:numPr>
                <w:ilvl w:val="0"/>
                <w:numId w:val="29"/>
              </w:numPr>
              <w:spacing w:after="0"/>
              <w:contextualSpacing/>
              <w:jc w:val="both"/>
              <w:rPr>
                <w:bCs/>
              </w:rPr>
            </w:pPr>
            <w:r w:rsidRPr="00C90271">
              <w:rPr>
                <w:b/>
              </w:rPr>
              <w:lastRenderedPageBreak/>
              <w:t xml:space="preserve">Methodology </w:t>
            </w:r>
            <w:proofErr w:type="gramStart"/>
            <w:r w:rsidRPr="00C90271">
              <w:rPr>
                <w:b/>
              </w:rPr>
              <w:t>note</w:t>
            </w:r>
            <w:proofErr w:type="gramEnd"/>
            <w:r>
              <w:rPr>
                <w:bCs/>
              </w:rPr>
              <w:t xml:space="preserve"> presenting</w:t>
            </w:r>
            <w:r w:rsidR="00E257DC">
              <w:rPr>
                <w:bCs/>
              </w:rPr>
              <w:t>, explaining, and justifying</w:t>
            </w:r>
            <w:r>
              <w:rPr>
                <w:bCs/>
              </w:rPr>
              <w:t xml:space="preserve"> the estimation formula</w:t>
            </w:r>
            <w:r w:rsidR="00C90271">
              <w:rPr>
                <w:bCs/>
              </w:rPr>
              <w:t>.</w:t>
            </w:r>
            <w:r w:rsidR="00E257DC">
              <w:rPr>
                <w:bCs/>
              </w:rPr>
              <w:t xml:space="preserve"> </w:t>
            </w:r>
          </w:p>
          <w:p w14:paraId="4B76D8BB" w14:textId="03EA823D" w:rsidR="00A505C9" w:rsidRDefault="00A505C9" w:rsidP="0060669B">
            <w:pPr>
              <w:pStyle w:val="ListParagraph"/>
              <w:numPr>
                <w:ilvl w:val="0"/>
                <w:numId w:val="29"/>
              </w:numPr>
              <w:spacing w:after="0"/>
              <w:contextualSpacing/>
              <w:jc w:val="both"/>
              <w:rPr>
                <w:bCs/>
              </w:rPr>
            </w:pPr>
            <w:r w:rsidRPr="00C90271">
              <w:rPr>
                <w:b/>
              </w:rPr>
              <w:t>WT</w:t>
            </w:r>
            <w:r w:rsidR="00B617E8">
              <w:rPr>
                <w:b/>
              </w:rPr>
              <w:t>P</w:t>
            </w:r>
            <w:r w:rsidRPr="00C90271">
              <w:rPr>
                <w:b/>
              </w:rPr>
              <w:t>CM sample</w:t>
            </w:r>
            <w:r>
              <w:rPr>
                <w:bCs/>
              </w:rPr>
              <w:t xml:space="preserve"> of 4-5 countries </w:t>
            </w:r>
            <w:r w:rsidR="006A592A">
              <w:rPr>
                <w:bCs/>
              </w:rPr>
              <w:t xml:space="preserve">different in income levels, economic structure, and climate change </w:t>
            </w:r>
            <w:r w:rsidR="00C90271">
              <w:rPr>
                <w:bCs/>
              </w:rPr>
              <w:t>exposure.</w:t>
            </w:r>
          </w:p>
          <w:p w14:paraId="6F3BD74B" w14:textId="279A7D5E" w:rsidR="006A592A" w:rsidRPr="0060669B" w:rsidRDefault="00934F64" w:rsidP="0060669B">
            <w:pPr>
              <w:pStyle w:val="ListParagraph"/>
              <w:numPr>
                <w:ilvl w:val="0"/>
                <w:numId w:val="29"/>
              </w:numPr>
              <w:spacing w:after="0"/>
              <w:contextualSpacing/>
              <w:jc w:val="both"/>
              <w:rPr>
                <w:bCs/>
              </w:rPr>
            </w:pPr>
            <w:r w:rsidRPr="00C90271">
              <w:rPr>
                <w:b/>
              </w:rPr>
              <w:t>WT</w:t>
            </w:r>
            <w:r w:rsidR="00B617E8">
              <w:rPr>
                <w:b/>
              </w:rPr>
              <w:t>P</w:t>
            </w:r>
            <w:r w:rsidRPr="00C90271">
              <w:rPr>
                <w:b/>
              </w:rPr>
              <w:t>CM full list</w:t>
            </w:r>
            <w:r w:rsidR="00C90271">
              <w:rPr>
                <w:bCs/>
              </w:rPr>
              <w:t>.</w:t>
            </w:r>
          </w:p>
          <w:p w14:paraId="20D86C19" w14:textId="77777777" w:rsidR="00790EDB" w:rsidRPr="00790EDB" w:rsidRDefault="00790EDB" w:rsidP="00790EDB">
            <w:pPr>
              <w:contextualSpacing/>
              <w:jc w:val="both"/>
              <w:rPr>
                <w:bCs/>
              </w:rPr>
            </w:pPr>
          </w:p>
          <w:p w14:paraId="637AFB71" w14:textId="77777777" w:rsidR="00285690" w:rsidRDefault="00285690" w:rsidP="00285690">
            <w:pPr>
              <w:contextualSpacing/>
              <w:jc w:val="both"/>
              <w:rPr>
                <w:b/>
              </w:rPr>
            </w:pPr>
          </w:p>
          <w:p w14:paraId="25B13460" w14:textId="472767C2" w:rsidR="00B55B11" w:rsidRDefault="00B55B11" w:rsidP="00B832C7">
            <w:pPr>
              <w:jc w:val="both"/>
              <w:rPr>
                <w:b/>
                <w:bCs/>
                <w:i/>
                <w:iCs/>
              </w:rPr>
            </w:pPr>
            <w:r w:rsidRPr="00E95197">
              <w:rPr>
                <w:b/>
                <w:bCs/>
                <w:i/>
                <w:iCs/>
              </w:rPr>
              <w:t>TIMETABLE OF DELIVERABLES</w:t>
            </w:r>
          </w:p>
          <w:p w14:paraId="4DC44BDA" w14:textId="77777777" w:rsidR="00ED7016" w:rsidRPr="00E95197" w:rsidRDefault="00ED7016" w:rsidP="00B832C7">
            <w:pPr>
              <w:jc w:val="both"/>
              <w:rPr>
                <w:b/>
                <w:bCs/>
                <w:i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5"/>
              <w:gridCol w:w="3267"/>
              <w:gridCol w:w="3142"/>
            </w:tblGrid>
            <w:tr w:rsidR="009C3AF5" w:rsidRPr="00E95197" w14:paraId="45134629" w14:textId="2998CB6A" w:rsidTr="009C3AF5">
              <w:tc>
                <w:tcPr>
                  <w:tcW w:w="2715" w:type="dxa"/>
                </w:tcPr>
                <w:p w14:paraId="1A332058" w14:textId="77777777" w:rsidR="009C3AF5" w:rsidRPr="00E95197" w:rsidRDefault="009C3AF5" w:rsidP="00B832C7">
                  <w:pPr>
                    <w:jc w:val="both"/>
                    <w:rPr>
                      <w:b/>
                      <w:bCs/>
                      <w:iCs/>
                    </w:rPr>
                  </w:pPr>
                  <w:r w:rsidRPr="00E95197">
                    <w:rPr>
                      <w:b/>
                      <w:bCs/>
                      <w:iCs/>
                    </w:rPr>
                    <w:t>Deliverable</w:t>
                  </w:r>
                </w:p>
              </w:tc>
              <w:tc>
                <w:tcPr>
                  <w:tcW w:w="3267" w:type="dxa"/>
                </w:tcPr>
                <w:p w14:paraId="366C7ECD" w14:textId="77777777" w:rsidR="009C3AF5" w:rsidRPr="00E95197" w:rsidRDefault="009C3AF5" w:rsidP="00B832C7">
                  <w:pPr>
                    <w:jc w:val="both"/>
                    <w:rPr>
                      <w:b/>
                      <w:bCs/>
                      <w:iCs/>
                    </w:rPr>
                  </w:pPr>
                  <w:r w:rsidRPr="00E95197">
                    <w:rPr>
                      <w:b/>
                      <w:bCs/>
                      <w:iCs/>
                    </w:rPr>
                    <w:t>Estimated Timeline</w:t>
                  </w:r>
                </w:p>
              </w:tc>
              <w:tc>
                <w:tcPr>
                  <w:tcW w:w="3142" w:type="dxa"/>
                </w:tcPr>
                <w:p w14:paraId="65C067A4" w14:textId="60716EA5" w:rsidR="009C3AF5" w:rsidRPr="00E95197" w:rsidRDefault="009C3AF5" w:rsidP="00B832C7">
                  <w:pPr>
                    <w:jc w:val="both"/>
                    <w:rPr>
                      <w:b/>
                      <w:bCs/>
                      <w:iCs/>
                    </w:rPr>
                  </w:pPr>
                  <w:r>
                    <w:rPr>
                      <w:b/>
                      <w:bCs/>
                      <w:iCs/>
                    </w:rPr>
                    <w:t>Payment schedule</w:t>
                  </w:r>
                </w:p>
              </w:tc>
            </w:tr>
            <w:tr w:rsidR="009C3AF5" w:rsidRPr="00E95197" w14:paraId="7DB84514" w14:textId="2641C703" w:rsidTr="009C3AF5">
              <w:tc>
                <w:tcPr>
                  <w:tcW w:w="2715" w:type="dxa"/>
                </w:tcPr>
                <w:p w14:paraId="0F777055" w14:textId="77777777" w:rsidR="009C3AF5" w:rsidRPr="00E95197" w:rsidRDefault="009C3AF5" w:rsidP="00B832C7">
                  <w:pPr>
                    <w:jc w:val="both"/>
                    <w:rPr>
                      <w:bCs/>
                      <w:iCs/>
                    </w:rPr>
                  </w:pPr>
                  <w:r w:rsidRPr="00E95197">
                    <w:rPr>
                      <w:bCs/>
                      <w:iCs/>
                    </w:rPr>
                    <w:t>Signing of the contract</w:t>
                  </w:r>
                </w:p>
              </w:tc>
              <w:tc>
                <w:tcPr>
                  <w:tcW w:w="3267" w:type="dxa"/>
                </w:tcPr>
                <w:p w14:paraId="741D33C2" w14:textId="51FD8B1D" w:rsidR="009C3AF5" w:rsidRPr="00E95197" w:rsidRDefault="003C5998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March</w:t>
                  </w:r>
                  <w:r w:rsidR="00C90271">
                    <w:rPr>
                      <w:bCs/>
                      <w:iCs/>
                    </w:rPr>
                    <w:t xml:space="preserve"> 2024</w:t>
                  </w:r>
                </w:p>
              </w:tc>
              <w:tc>
                <w:tcPr>
                  <w:tcW w:w="3142" w:type="dxa"/>
                </w:tcPr>
                <w:p w14:paraId="447C8F50" w14:textId="5CDA926E" w:rsidR="009C3AF5" w:rsidRDefault="00103CDF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10%</w:t>
                  </w:r>
                </w:p>
              </w:tc>
            </w:tr>
            <w:tr w:rsidR="009C3AF5" w:rsidRPr="00E95197" w14:paraId="0CDB6082" w14:textId="69301C14" w:rsidTr="009C3AF5">
              <w:tc>
                <w:tcPr>
                  <w:tcW w:w="2715" w:type="dxa"/>
                </w:tcPr>
                <w:p w14:paraId="213EF9C4" w14:textId="58DB6209" w:rsidR="002D0975" w:rsidRPr="00103CDF" w:rsidRDefault="00C90271" w:rsidP="00103CDF">
                  <w:pPr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 xml:space="preserve">Methodology </w:t>
                  </w:r>
                  <w:proofErr w:type="gramStart"/>
                  <w:r>
                    <w:rPr>
                      <w:bCs/>
                      <w:iCs/>
                    </w:rPr>
                    <w:t>note</w:t>
                  </w:r>
                  <w:proofErr w:type="gramEnd"/>
                </w:p>
              </w:tc>
              <w:tc>
                <w:tcPr>
                  <w:tcW w:w="3267" w:type="dxa"/>
                </w:tcPr>
                <w:p w14:paraId="0800A474" w14:textId="02C19212" w:rsidR="009C3AF5" w:rsidRPr="00E95197" w:rsidRDefault="003C5998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May</w:t>
                  </w:r>
                  <w:r w:rsidR="00C90271">
                    <w:rPr>
                      <w:bCs/>
                      <w:iCs/>
                    </w:rPr>
                    <w:t xml:space="preserve"> 2024</w:t>
                  </w:r>
                </w:p>
              </w:tc>
              <w:tc>
                <w:tcPr>
                  <w:tcW w:w="3142" w:type="dxa"/>
                </w:tcPr>
                <w:p w14:paraId="75B21A4E" w14:textId="38B3D2F9" w:rsidR="009C3AF5" w:rsidRDefault="00456E8E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30</w:t>
                  </w:r>
                  <w:r w:rsidR="00E10707">
                    <w:rPr>
                      <w:bCs/>
                      <w:iCs/>
                    </w:rPr>
                    <w:t>%</w:t>
                  </w:r>
                </w:p>
              </w:tc>
            </w:tr>
            <w:tr w:rsidR="00E03F14" w:rsidRPr="00E95197" w14:paraId="1DD798D4" w14:textId="77777777" w:rsidTr="009C3AF5">
              <w:tc>
                <w:tcPr>
                  <w:tcW w:w="2715" w:type="dxa"/>
                </w:tcPr>
                <w:p w14:paraId="10276D84" w14:textId="2DCFC0B7" w:rsidR="00E03F14" w:rsidRDefault="00E03F14" w:rsidP="00103CDF">
                  <w:pPr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WTCM sample</w:t>
                  </w:r>
                </w:p>
              </w:tc>
              <w:tc>
                <w:tcPr>
                  <w:tcW w:w="3267" w:type="dxa"/>
                </w:tcPr>
                <w:p w14:paraId="53A123CA" w14:textId="314E18AF" w:rsidR="00E03F14" w:rsidRDefault="00A0285C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June</w:t>
                  </w:r>
                  <w:r w:rsidR="00822E29">
                    <w:rPr>
                      <w:bCs/>
                      <w:iCs/>
                    </w:rPr>
                    <w:t xml:space="preserve"> </w:t>
                  </w:r>
                  <w:r w:rsidR="00FB5C14">
                    <w:rPr>
                      <w:bCs/>
                      <w:iCs/>
                    </w:rPr>
                    <w:t>2024</w:t>
                  </w:r>
                </w:p>
              </w:tc>
              <w:tc>
                <w:tcPr>
                  <w:tcW w:w="3142" w:type="dxa"/>
                </w:tcPr>
                <w:p w14:paraId="67E6D71E" w14:textId="0E5043ED" w:rsidR="00E03F14" w:rsidRDefault="00456E8E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20</w:t>
                  </w:r>
                  <w:r w:rsidR="00822E29">
                    <w:rPr>
                      <w:bCs/>
                      <w:iCs/>
                    </w:rPr>
                    <w:t>%</w:t>
                  </w:r>
                </w:p>
              </w:tc>
            </w:tr>
            <w:tr w:rsidR="00822E29" w:rsidRPr="00E95197" w14:paraId="1286877F" w14:textId="77777777" w:rsidTr="009C3AF5">
              <w:tc>
                <w:tcPr>
                  <w:tcW w:w="2715" w:type="dxa"/>
                </w:tcPr>
                <w:p w14:paraId="55B6FB96" w14:textId="275583A3" w:rsidR="00822E29" w:rsidRDefault="00822E29" w:rsidP="00103CDF">
                  <w:pPr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WTCM full list</w:t>
                  </w:r>
                </w:p>
              </w:tc>
              <w:tc>
                <w:tcPr>
                  <w:tcW w:w="3267" w:type="dxa"/>
                </w:tcPr>
                <w:p w14:paraId="67DE911E" w14:textId="01800B37" w:rsidR="00822E29" w:rsidRDefault="00260F6B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 xml:space="preserve">August </w:t>
                  </w:r>
                  <w:r w:rsidR="00822E29">
                    <w:rPr>
                      <w:bCs/>
                      <w:iCs/>
                    </w:rPr>
                    <w:t>2024</w:t>
                  </w:r>
                </w:p>
              </w:tc>
              <w:tc>
                <w:tcPr>
                  <w:tcW w:w="3142" w:type="dxa"/>
                </w:tcPr>
                <w:p w14:paraId="60720DC1" w14:textId="0DD94175" w:rsidR="00822E29" w:rsidRDefault="00456E8E" w:rsidP="00B832C7">
                  <w:pPr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>4</w:t>
                  </w:r>
                  <w:r w:rsidR="001114C7">
                    <w:rPr>
                      <w:bCs/>
                      <w:iCs/>
                    </w:rPr>
                    <w:t>0%</w:t>
                  </w:r>
                </w:p>
              </w:tc>
            </w:tr>
          </w:tbl>
          <w:p w14:paraId="05A575E7" w14:textId="77777777" w:rsidR="00B55B11" w:rsidRPr="00E95197" w:rsidRDefault="00B55B11" w:rsidP="00B832C7">
            <w:pPr>
              <w:jc w:val="both"/>
            </w:pPr>
          </w:p>
          <w:p w14:paraId="410DB736" w14:textId="572A9471" w:rsidR="00D534A7" w:rsidRDefault="00000000" w:rsidP="00B832C7">
            <w:pPr>
              <w:jc w:val="both"/>
            </w:pPr>
            <w:r>
              <w:pict w14:anchorId="178D9D9A">
                <v:rect id="_x0000_i1025" style="width:0;height:1.5pt" o:hralign="center" o:hrstd="t" o:hr="t" fillcolor="#a0a0a0" stroked="f"/>
              </w:pict>
            </w:r>
          </w:p>
          <w:p w14:paraId="463A7A3E" w14:textId="77777777" w:rsidR="00D534A7" w:rsidRDefault="00D534A7" w:rsidP="00B832C7">
            <w:pPr>
              <w:jc w:val="both"/>
            </w:pPr>
          </w:p>
          <w:p w14:paraId="4C707E61" w14:textId="49C97147" w:rsidR="00D534A7" w:rsidRPr="001114C7" w:rsidRDefault="00D534A7" w:rsidP="001114C7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b/>
                <w:bCs/>
              </w:rPr>
            </w:pPr>
            <w:r w:rsidRPr="001114C7">
              <w:rPr>
                <w:b/>
                <w:bCs/>
              </w:rPr>
              <w:t>SPECIFIC INPUTS TO BE PRESENTED BY THE CLIENT</w:t>
            </w:r>
          </w:p>
          <w:p w14:paraId="538FAC15" w14:textId="494024CD" w:rsidR="001114C7" w:rsidRDefault="00DE022C" w:rsidP="001114C7">
            <w:pPr>
              <w:pStyle w:val="ListParagraph"/>
              <w:numPr>
                <w:ilvl w:val="0"/>
                <w:numId w:val="30"/>
              </w:numPr>
              <w:spacing w:after="0"/>
              <w:jc w:val="both"/>
            </w:pPr>
            <w:r w:rsidRPr="00DE022C">
              <w:t xml:space="preserve">Preparatory research work undertaken at the World </w:t>
            </w:r>
            <w:proofErr w:type="gramStart"/>
            <w:r w:rsidRPr="00DE022C">
              <w:t>Bank</w:t>
            </w:r>
            <w:r w:rsidR="009659B2">
              <w:t>;</w:t>
            </w:r>
            <w:proofErr w:type="gramEnd"/>
          </w:p>
          <w:p w14:paraId="2C3594FA" w14:textId="63914F43" w:rsidR="009659B2" w:rsidRDefault="009659B2" w:rsidP="001114C7">
            <w:pPr>
              <w:pStyle w:val="ListParagraph"/>
              <w:numPr>
                <w:ilvl w:val="0"/>
                <w:numId w:val="30"/>
              </w:numPr>
              <w:spacing w:after="0"/>
              <w:jc w:val="both"/>
            </w:pPr>
            <w:r>
              <w:t xml:space="preserve">Literature </w:t>
            </w:r>
            <w:proofErr w:type="gramStart"/>
            <w:r>
              <w:t>recommendations</w:t>
            </w:r>
            <w:r w:rsidR="00DF374C">
              <w:t>;</w:t>
            </w:r>
            <w:proofErr w:type="gramEnd"/>
          </w:p>
          <w:p w14:paraId="3FEB3742" w14:textId="322A7C64" w:rsidR="00DF374C" w:rsidRPr="00DE022C" w:rsidRDefault="00DF374C" w:rsidP="001114C7">
            <w:pPr>
              <w:pStyle w:val="ListParagraph"/>
              <w:numPr>
                <w:ilvl w:val="0"/>
                <w:numId w:val="30"/>
              </w:numPr>
              <w:spacing w:after="0"/>
              <w:jc w:val="both"/>
            </w:pPr>
            <w:r>
              <w:t xml:space="preserve">Intelligence from ongoing internal research work on developing a WTCM </w:t>
            </w:r>
            <w:r w:rsidR="000D5A4B">
              <w:t>methodology.</w:t>
            </w:r>
          </w:p>
          <w:p w14:paraId="203E0F41" w14:textId="537538AB" w:rsidR="00D17C95" w:rsidRDefault="00000000" w:rsidP="00B832C7">
            <w:pPr>
              <w:jc w:val="both"/>
            </w:pPr>
            <w:r>
              <w:pict w14:anchorId="7E3BB3FF">
                <v:rect id="_x0000_i1026" style="width:0;height:1.5pt" o:hralign="center" o:hrstd="t" o:hr="t" fillcolor="#a0a0a0" stroked="f"/>
              </w:pict>
            </w:r>
          </w:p>
          <w:p w14:paraId="036559B1" w14:textId="77777777" w:rsidR="00D534A7" w:rsidRDefault="00D534A7" w:rsidP="00B832C7">
            <w:pPr>
              <w:jc w:val="both"/>
            </w:pPr>
          </w:p>
          <w:p w14:paraId="622E7DB1" w14:textId="17D9E505" w:rsidR="00D534A7" w:rsidRPr="00AC21A9" w:rsidRDefault="00D534A7" w:rsidP="00B832C7">
            <w:pPr>
              <w:jc w:val="both"/>
              <w:rPr>
                <w:b/>
                <w:bCs/>
              </w:rPr>
            </w:pPr>
            <w:r w:rsidRPr="00AC21A9">
              <w:rPr>
                <w:b/>
                <w:bCs/>
              </w:rPr>
              <w:t>C.</w:t>
            </w:r>
            <w:r w:rsidRPr="00AC21A9">
              <w:rPr>
                <w:b/>
                <w:bCs/>
              </w:rPr>
              <w:tab/>
              <w:t>SPECIAL TERMS &amp; CONDITIONS / SPECIFIC CRITERIA</w:t>
            </w:r>
          </w:p>
          <w:p w14:paraId="2C98D774" w14:textId="77777777" w:rsidR="00D534A7" w:rsidRDefault="00D534A7" w:rsidP="00B832C7">
            <w:pPr>
              <w:jc w:val="both"/>
            </w:pPr>
          </w:p>
          <w:p w14:paraId="7E8E430C" w14:textId="6C6F0667" w:rsidR="00D534A7" w:rsidRDefault="00D534A7" w:rsidP="00B832C7">
            <w:pPr>
              <w:jc w:val="both"/>
            </w:pPr>
            <w:r>
              <w:t xml:space="preserve">Selection of Consultant: </w:t>
            </w:r>
            <w:r w:rsidR="00B37E52">
              <w:t>Competitive</w:t>
            </w:r>
            <w:r w:rsidR="00530E3E">
              <w:t xml:space="preserve"> sourcing</w:t>
            </w:r>
          </w:p>
          <w:p w14:paraId="32AF0F42" w14:textId="77777777" w:rsidR="00D534A7" w:rsidRDefault="00D534A7" w:rsidP="00B832C7">
            <w:pPr>
              <w:jc w:val="both"/>
            </w:pPr>
            <w:r>
              <w:t xml:space="preserve">Type of Contract: Fixed fee </w:t>
            </w:r>
            <w:proofErr w:type="gramStart"/>
            <w:r>
              <w:t>based</w:t>
            </w:r>
            <w:proofErr w:type="gramEnd"/>
            <w:r>
              <w:t xml:space="preserve"> </w:t>
            </w:r>
          </w:p>
          <w:p w14:paraId="3E8EAA33" w14:textId="77777777" w:rsidR="00774D64" w:rsidRDefault="00D534A7" w:rsidP="00ED7016">
            <w:pPr>
              <w:jc w:val="both"/>
            </w:pPr>
            <w:r>
              <w:t xml:space="preserve">Payment terms: Against key deliverables </w:t>
            </w:r>
          </w:p>
          <w:p w14:paraId="42DD524C" w14:textId="77777777" w:rsidR="008F520D" w:rsidRDefault="008F520D" w:rsidP="00ED7016">
            <w:pPr>
              <w:jc w:val="both"/>
            </w:pPr>
          </w:p>
          <w:p w14:paraId="1D80A404" w14:textId="787BFEBD" w:rsidR="008F520D" w:rsidRDefault="008F520D" w:rsidP="00ED7016">
            <w:pPr>
              <w:jc w:val="both"/>
              <w:rPr>
                <w:b/>
                <w:bCs/>
              </w:rPr>
            </w:pPr>
            <w:r w:rsidRPr="008F520D">
              <w:rPr>
                <w:b/>
                <w:bCs/>
              </w:rPr>
              <w:t>D.</w:t>
            </w:r>
            <w:r w:rsidRPr="008F520D">
              <w:rPr>
                <w:b/>
                <w:bCs/>
              </w:rPr>
              <w:tab/>
              <w:t>REQUIRED QUALIFICATION</w:t>
            </w:r>
          </w:p>
          <w:p w14:paraId="3E74481B" w14:textId="62ADAD10" w:rsidR="008F520D" w:rsidRDefault="00F72D54" w:rsidP="008F520D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 w:rsidRPr="00F72D54">
              <w:t xml:space="preserve">Expertise </w:t>
            </w:r>
            <w:r w:rsidR="00517076">
              <w:t>in climate damage a</w:t>
            </w:r>
            <w:r w:rsidR="002448C3">
              <w:t>nd</w:t>
            </w:r>
            <w:r w:rsidR="00517076">
              <w:t xml:space="preserve"> co-benefit</w:t>
            </w:r>
            <w:r w:rsidR="00D37F96">
              <w:t xml:space="preserve"> analytics and</w:t>
            </w:r>
            <w:r w:rsidR="00517076">
              <w:t xml:space="preserve"> </w:t>
            </w:r>
            <w:proofErr w:type="gramStart"/>
            <w:r w:rsidR="002448C3">
              <w:t>modelling</w:t>
            </w:r>
            <w:r w:rsidR="006C7773">
              <w:t>;</w:t>
            </w:r>
            <w:proofErr w:type="gramEnd"/>
          </w:p>
          <w:p w14:paraId="7D5E05AE" w14:textId="5339FB50" w:rsidR="006C7773" w:rsidRDefault="006C7773" w:rsidP="008F520D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>
              <w:t>Excellent understanding of climate economics</w:t>
            </w:r>
            <w:r w:rsidR="00F55B09">
              <w:t>, climate mitigation</w:t>
            </w:r>
            <w:r>
              <w:t xml:space="preserve"> and climate </w:t>
            </w:r>
            <w:proofErr w:type="gramStart"/>
            <w:r>
              <w:t>finance</w:t>
            </w:r>
            <w:r w:rsidR="00E2632B">
              <w:t>;</w:t>
            </w:r>
            <w:proofErr w:type="gramEnd"/>
          </w:p>
          <w:p w14:paraId="3D690031" w14:textId="4EB2C59C" w:rsidR="00E2632B" w:rsidRDefault="00E2632B" w:rsidP="008F520D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>
              <w:t xml:space="preserve">Excellence </w:t>
            </w:r>
            <w:r w:rsidR="00BE1162">
              <w:t xml:space="preserve">and experience </w:t>
            </w:r>
            <w:r>
              <w:t xml:space="preserve">both in theoretical </w:t>
            </w:r>
            <w:r w:rsidR="0042746B">
              <w:t xml:space="preserve">climate </w:t>
            </w:r>
            <w:r>
              <w:t>economic</w:t>
            </w:r>
            <w:r w:rsidR="0042746B">
              <w:t xml:space="preserve"> analyzes as well as in </w:t>
            </w:r>
            <w:r w:rsidR="00BE1162">
              <w:t xml:space="preserve">related empirical </w:t>
            </w:r>
            <w:proofErr w:type="gramStart"/>
            <w:r w:rsidR="00BE1162">
              <w:t>work;</w:t>
            </w:r>
            <w:proofErr w:type="gramEnd"/>
          </w:p>
          <w:p w14:paraId="6C2A650A" w14:textId="6EB952B9" w:rsidR="008F520D" w:rsidRDefault="00FA77A4" w:rsidP="00FA77A4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>
              <w:t xml:space="preserve">Experience in using </w:t>
            </w:r>
            <w:r w:rsidR="003C1DC5">
              <w:t xml:space="preserve">climate economic models including IAMs and in handling large data </w:t>
            </w:r>
            <w:proofErr w:type="gramStart"/>
            <w:r w:rsidR="003C1DC5">
              <w:t>sets</w:t>
            </w:r>
            <w:r w:rsidR="00E23204">
              <w:t>;</w:t>
            </w:r>
            <w:proofErr w:type="gramEnd"/>
          </w:p>
          <w:p w14:paraId="71D996CA" w14:textId="216D626F" w:rsidR="00E23204" w:rsidRDefault="00E23204" w:rsidP="00FA77A4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>
              <w:t xml:space="preserve">Capability to write on complex technical topics </w:t>
            </w:r>
            <w:r w:rsidR="00F812AB">
              <w:t xml:space="preserve">in a clear and easily accessible </w:t>
            </w:r>
            <w:proofErr w:type="gramStart"/>
            <w:r w:rsidR="00F812AB">
              <w:t>manner;</w:t>
            </w:r>
            <w:proofErr w:type="gramEnd"/>
          </w:p>
          <w:p w14:paraId="728A0525" w14:textId="57FBBA76" w:rsidR="00F812AB" w:rsidRDefault="00F812AB" w:rsidP="00FA77A4">
            <w:pPr>
              <w:pStyle w:val="ListParagraph"/>
              <w:numPr>
                <w:ilvl w:val="0"/>
                <w:numId w:val="31"/>
              </w:numPr>
              <w:spacing w:after="0"/>
              <w:jc w:val="both"/>
            </w:pPr>
            <w:r>
              <w:t>Willingness to engage in a close collaboration with the World Bank task team throughout the project.</w:t>
            </w:r>
          </w:p>
          <w:p w14:paraId="26B306B4" w14:textId="77777777" w:rsidR="008F520D" w:rsidRDefault="008F520D" w:rsidP="00ED7016">
            <w:pPr>
              <w:jc w:val="both"/>
            </w:pPr>
          </w:p>
          <w:p w14:paraId="0E4AF874" w14:textId="3173132A" w:rsidR="008F520D" w:rsidRPr="00774D64" w:rsidRDefault="008F520D" w:rsidP="00ED7016">
            <w:pPr>
              <w:jc w:val="both"/>
            </w:pPr>
          </w:p>
        </w:tc>
      </w:tr>
    </w:tbl>
    <w:p w14:paraId="556F99F8" w14:textId="77777777" w:rsidR="00BC4DB4" w:rsidRPr="00BA1092" w:rsidRDefault="00BC4DB4" w:rsidP="00BC4DB4">
      <w:pPr>
        <w:spacing w:after="0" w:line="240" w:lineRule="auto"/>
        <w:rPr>
          <w:sz w:val="8"/>
          <w:szCs w:val="8"/>
        </w:rPr>
      </w:pPr>
    </w:p>
    <w:sectPr w:rsidR="00BC4DB4" w:rsidRPr="00BA1092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E2372" w14:textId="77777777" w:rsidR="000459BE" w:rsidRDefault="000459BE" w:rsidP="00216495">
      <w:pPr>
        <w:spacing w:after="0" w:line="240" w:lineRule="auto"/>
      </w:pPr>
      <w:r>
        <w:separator/>
      </w:r>
    </w:p>
  </w:endnote>
  <w:endnote w:type="continuationSeparator" w:id="0">
    <w:p w14:paraId="3FB159AA" w14:textId="77777777" w:rsidR="000459BE" w:rsidRDefault="000459BE" w:rsidP="00216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537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DE4CE" w14:textId="4B5F539F" w:rsidR="00AD656D" w:rsidRDefault="00AD65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B37DD2" w14:textId="77777777" w:rsidR="00AD656D" w:rsidRDefault="00AD6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A872E" w14:textId="77777777" w:rsidR="000459BE" w:rsidRDefault="000459BE" w:rsidP="00216495">
      <w:pPr>
        <w:spacing w:after="0" w:line="240" w:lineRule="auto"/>
      </w:pPr>
      <w:r>
        <w:separator/>
      </w:r>
    </w:p>
  </w:footnote>
  <w:footnote w:type="continuationSeparator" w:id="0">
    <w:p w14:paraId="1CA15511" w14:textId="77777777" w:rsidR="000459BE" w:rsidRDefault="000459BE" w:rsidP="00216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23E"/>
    <w:multiLevelType w:val="multilevel"/>
    <w:tmpl w:val="6D3AC1C4"/>
    <w:lvl w:ilvl="0">
      <w:start w:val="1"/>
      <w:numFmt w:val="decimal"/>
      <w:lvlText w:val="%1."/>
      <w:lvlJc w:val="left"/>
      <w:pPr>
        <w:ind w:left="365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3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5" w:hanging="1800"/>
      </w:pPr>
      <w:rPr>
        <w:rFonts w:hint="default"/>
      </w:rPr>
    </w:lvl>
  </w:abstractNum>
  <w:abstractNum w:abstractNumId="1" w15:restartNumberingAfterBreak="0">
    <w:nsid w:val="08DB769F"/>
    <w:multiLevelType w:val="hybridMultilevel"/>
    <w:tmpl w:val="58B21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F58DC"/>
    <w:multiLevelType w:val="hybridMultilevel"/>
    <w:tmpl w:val="0720B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B3ACD"/>
    <w:multiLevelType w:val="hybridMultilevel"/>
    <w:tmpl w:val="0BAE6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803F6D"/>
    <w:multiLevelType w:val="hybridMultilevel"/>
    <w:tmpl w:val="DC12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C2C38"/>
    <w:multiLevelType w:val="hybridMultilevel"/>
    <w:tmpl w:val="4C8624BE"/>
    <w:lvl w:ilvl="0" w:tplc="FF2A8B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679C"/>
    <w:multiLevelType w:val="hybridMultilevel"/>
    <w:tmpl w:val="27E0F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61BFD"/>
    <w:multiLevelType w:val="hybridMultilevel"/>
    <w:tmpl w:val="C326F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124308"/>
    <w:multiLevelType w:val="hybridMultilevel"/>
    <w:tmpl w:val="B9B01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15F3C"/>
    <w:multiLevelType w:val="hybridMultilevel"/>
    <w:tmpl w:val="BB5AE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40988"/>
    <w:multiLevelType w:val="hybridMultilevel"/>
    <w:tmpl w:val="68B8CEAE"/>
    <w:lvl w:ilvl="0" w:tplc="AE1046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06956"/>
    <w:multiLevelType w:val="hybridMultilevel"/>
    <w:tmpl w:val="B53A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A257B"/>
    <w:multiLevelType w:val="hybridMultilevel"/>
    <w:tmpl w:val="9EA0DDCC"/>
    <w:lvl w:ilvl="0" w:tplc="6D665BE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E26B1"/>
    <w:multiLevelType w:val="hybridMultilevel"/>
    <w:tmpl w:val="BE44E790"/>
    <w:lvl w:ilvl="0" w:tplc="7B5C0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53207"/>
    <w:multiLevelType w:val="hybridMultilevel"/>
    <w:tmpl w:val="F6B8972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5" w15:restartNumberingAfterBreak="0">
    <w:nsid w:val="3DC44293"/>
    <w:multiLevelType w:val="hybridMultilevel"/>
    <w:tmpl w:val="F5F8EBA2"/>
    <w:lvl w:ilvl="0" w:tplc="8018AC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81564"/>
    <w:multiLevelType w:val="hybridMultilevel"/>
    <w:tmpl w:val="F880E714"/>
    <w:lvl w:ilvl="0" w:tplc="1478BE74">
      <w:start w:val="1"/>
      <w:numFmt w:val="decimal"/>
      <w:lvlText w:val="%1)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7" w15:restartNumberingAfterBreak="0">
    <w:nsid w:val="4819388F"/>
    <w:multiLevelType w:val="hybridMultilevel"/>
    <w:tmpl w:val="CC0EB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05457"/>
    <w:multiLevelType w:val="hybridMultilevel"/>
    <w:tmpl w:val="932C9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D69BE"/>
    <w:multiLevelType w:val="hybridMultilevel"/>
    <w:tmpl w:val="4B741008"/>
    <w:lvl w:ilvl="0" w:tplc="47BA09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3C72"/>
    <w:multiLevelType w:val="hybridMultilevel"/>
    <w:tmpl w:val="4EBE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52452"/>
    <w:multiLevelType w:val="hybridMultilevel"/>
    <w:tmpl w:val="F3742948"/>
    <w:lvl w:ilvl="0" w:tplc="47BA09E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246AF"/>
    <w:multiLevelType w:val="hybridMultilevel"/>
    <w:tmpl w:val="BB5AE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354FC"/>
    <w:multiLevelType w:val="hybridMultilevel"/>
    <w:tmpl w:val="6D54A0E6"/>
    <w:lvl w:ilvl="0" w:tplc="D77A23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B77FAC"/>
    <w:multiLevelType w:val="hybridMultilevel"/>
    <w:tmpl w:val="3294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3150F"/>
    <w:multiLevelType w:val="hybridMultilevel"/>
    <w:tmpl w:val="1A52F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83F81"/>
    <w:multiLevelType w:val="hybridMultilevel"/>
    <w:tmpl w:val="DD20D850"/>
    <w:lvl w:ilvl="0" w:tplc="8E802C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3506F"/>
    <w:multiLevelType w:val="hybridMultilevel"/>
    <w:tmpl w:val="E530F492"/>
    <w:lvl w:ilvl="0" w:tplc="8E802C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A00BBE"/>
    <w:multiLevelType w:val="hybridMultilevel"/>
    <w:tmpl w:val="7020E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9D6637"/>
    <w:multiLevelType w:val="hybridMultilevel"/>
    <w:tmpl w:val="8B6C2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4700C"/>
    <w:multiLevelType w:val="hybridMultilevel"/>
    <w:tmpl w:val="6D303FA8"/>
    <w:lvl w:ilvl="0" w:tplc="4B10213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700561">
    <w:abstractNumId w:val="23"/>
  </w:num>
  <w:num w:numId="2" w16cid:durableId="1012490902">
    <w:abstractNumId w:val="28"/>
  </w:num>
  <w:num w:numId="3" w16cid:durableId="279344818">
    <w:abstractNumId w:val="13"/>
  </w:num>
  <w:num w:numId="4" w16cid:durableId="1996105305">
    <w:abstractNumId w:val="3"/>
  </w:num>
  <w:num w:numId="5" w16cid:durableId="22095171">
    <w:abstractNumId w:val="21"/>
  </w:num>
  <w:num w:numId="6" w16cid:durableId="760028209">
    <w:abstractNumId w:val="0"/>
  </w:num>
  <w:num w:numId="7" w16cid:durableId="942885300">
    <w:abstractNumId w:val="5"/>
  </w:num>
  <w:num w:numId="8" w16cid:durableId="1865628717">
    <w:abstractNumId w:val="12"/>
  </w:num>
  <w:num w:numId="9" w16cid:durableId="42995695">
    <w:abstractNumId w:val="29"/>
  </w:num>
  <w:num w:numId="10" w16cid:durableId="1231883856">
    <w:abstractNumId w:val="22"/>
  </w:num>
  <w:num w:numId="11" w16cid:durableId="631252082">
    <w:abstractNumId w:val="10"/>
  </w:num>
  <w:num w:numId="12" w16cid:durableId="931476269">
    <w:abstractNumId w:val="4"/>
  </w:num>
  <w:num w:numId="13" w16cid:durableId="972443683">
    <w:abstractNumId w:val="26"/>
  </w:num>
  <w:num w:numId="14" w16cid:durableId="612172526">
    <w:abstractNumId w:val="27"/>
  </w:num>
  <w:num w:numId="15" w16cid:durableId="712534922">
    <w:abstractNumId w:val="8"/>
  </w:num>
  <w:num w:numId="16" w16cid:durableId="639960078">
    <w:abstractNumId w:val="9"/>
  </w:num>
  <w:num w:numId="17" w16cid:durableId="1047797026">
    <w:abstractNumId w:val="2"/>
  </w:num>
  <w:num w:numId="18" w16cid:durableId="1167524466">
    <w:abstractNumId w:val="1"/>
  </w:num>
  <w:num w:numId="19" w16cid:durableId="1619144692">
    <w:abstractNumId w:val="25"/>
  </w:num>
  <w:num w:numId="20" w16cid:durableId="909383164">
    <w:abstractNumId w:val="19"/>
  </w:num>
  <w:num w:numId="21" w16cid:durableId="1795321256">
    <w:abstractNumId w:val="15"/>
  </w:num>
  <w:num w:numId="22" w16cid:durableId="306323148">
    <w:abstractNumId w:val="18"/>
  </w:num>
  <w:num w:numId="23" w16cid:durableId="435367504">
    <w:abstractNumId w:val="30"/>
  </w:num>
  <w:num w:numId="24" w16cid:durableId="1836796752">
    <w:abstractNumId w:val="16"/>
  </w:num>
  <w:num w:numId="25" w16cid:durableId="1250889008">
    <w:abstractNumId w:val="17"/>
  </w:num>
  <w:num w:numId="26" w16cid:durableId="499933135">
    <w:abstractNumId w:val="20"/>
  </w:num>
  <w:num w:numId="27" w16cid:durableId="1311136600">
    <w:abstractNumId w:val="24"/>
  </w:num>
  <w:num w:numId="28" w16cid:durableId="2060861822">
    <w:abstractNumId w:val="14"/>
  </w:num>
  <w:num w:numId="29" w16cid:durableId="789864068">
    <w:abstractNumId w:val="11"/>
  </w:num>
  <w:num w:numId="30" w16cid:durableId="1345935169">
    <w:abstractNumId w:val="7"/>
  </w:num>
  <w:num w:numId="31" w16cid:durableId="149764489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laus Oppermann">
    <w15:presenceInfo w15:providerId="AD" w15:userId="S::koppermann@worldbank.org::4375f623-86b5-4b8e-a9f0-c5bb8e24ab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0EA"/>
    <w:rsid w:val="00001D7C"/>
    <w:rsid w:val="00002217"/>
    <w:rsid w:val="000025DD"/>
    <w:rsid w:val="00004435"/>
    <w:rsid w:val="00006610"/>
    <w:rsid w:val="00024E1A"/>
    <w:rsid w:val="00031FFB"/>
    <w:rsid w:val="00040B88"/>
    <w:rsid w:val="00043275"/>
    <w:rsid w:val="000459BE"/>
    <w:rsid w:val="000463D5"/>
    <w:rsid w:val="0005324C"/>
    <w:rsid w:val="000559EA"/>
    <w:rsid w:val="00061D99"/>
    <w:rsid w:val="000620ED"/>
    <w:rsid w:val="000632D6"/>
    <w:rsid w:val="00065F4C"/>
    <w:rsid w:val="000703D5"/>
    <w:rsid w:val="00071B79"/>
    <w:rsid w:val="00073F5C"/>
    <w:rsid w:val="000755B4"/>
    <w:rsid w:val="000759E5"/>
    <w:rsid w:val="00080CEC"/>
    <w:rsid w:val="000831FA"/>
    <w:rsid w:val="00083E71"/>
    <w:rsid w:val="00086A57"/>
    <w:rsid w:val="00086FD7"/>
    <w:rsid w:val="000911A6"/>
    <w:rsid w:val="0009166E"/>
    <w:rsid w:val="00096814"/>
    <w:rsid w:val="000A2A18"/>
    <w:rsid w:val="000A6038"/>
    <w:rsid w:val="000B031F"/>
    <w:rsid w:val="000B0609"/>
    <w:rsid w:val="000B2602"/>
    <w:rsid w:val="000B6BE7"/>
    <w:rsid w:val="000C2464"/>
    <w:rsid w:val="000C6F0F"/>
    <w:rsid w:val="000D0B09"/>
    <w:rsid w:val="000D1D06"/>
    <w:rsid w:val="000D5A4B"/>
    <w:rsid w:val="000E289E"/>
    <w:rsid w:val="000E291C"/>
    <w:rsid w:val="000E2C1A"/>
    <w:rsid w:val="000E3237"/>
    <w:rsid w:val="000F1722"/>
    <w:rsid w:val="000F2B17"/>
    <w:rsid w:val="000F62F0"/>
    <w:rsid w:val="000F7D0F"/>
    <w:rsid w:val="00100D2A"/>
    <w:rsid w:val="00100FB5"/>
    <w:rsid w:val="0010300D"/>
    <w:rsid w:val="001033EC"/>
    <w:rsid w:val="00103CDF"/>
    <w:rsid w:val="0010474A"/>
    <w:rsid w:val="00105695"/>
    <w:rsid w:val="00106BED"/>
    <w:rsid w:val="001114C7"/>
    <w:rsid w:val="00116C9E"/>
    <w:rsid w:val="00120AA4"/>
    <w:rsid w:val="0012359E"/>
    <w:rsid w:val="00124E1D"/>
    <w:rsid w:val="001252BB"/>
    <w:rsid w:val="00125304"/>
    <w:rsid w:val="00125CBA"/>
    <w:rsid w:val="00130B56"/>
    <w:rsid w:val="00131289"/>
    <w:rsid w:val="001345D7"/>
    <w:rsid w:val="00140448"/>
    <w:rsid w:val="00143B9E"/>
    <w:rsid w:val="001464D3"/>
    <w:rsid w:val="00153016"/>
    <w:rsid w:val="00160313"/>
    <w:rsid w:val="00160637"/>
    <w:rsid w:val="00162649"/>
    <w:rsid w:val="00172815"/>
    <w:rsid w:val="00173305"/>
    <w:rsid w:val="001766E2"/>
    <w:rsid w:val="0018187A"/>
    <w:rsid w:val="0018229C"/>
    <w:rsid w:val="00185191"/>
    <w:rsid w:val="00187CBE"/>
    <w:rsid w:val="00190AAA"/>
    <w:rsid w:val="00197C31"/>
    <w:rsid w:val="001A1A85"/>
    <w:rsid w:val="001A26C6"/>
    <w:rsid w:val="001A60D1"/>
    <w:rsid w:val="001B24A8"/>
    <w:rsid w:val="001B301A"/>
    <w:rsid w:val="001B42DF"/>
    <w:rsid w:val="001B7EB8"/>
    <w:rsid w:val="001C0946"/>
    <w:rsid w:val="001C73B5"/>
    <w:rsid w:val="001D2716"/>
    <w:rsid w:val="001D475C"/>
    <w:rsid w:val="001D4DEB"/>
    <w:rsid w:val="001E058F"/>
    <w:rsid w:val="001E7551"/>
    <w:rsid w:val="002019A7"/>
    <w:rsid w:val="00201EB8"/>
    <w:rsid w:val="00202C21"/>
    <w:rsid w:val="002037A0"/>
    <w:rsid w:val="00210C94"/>
    <w:rsid w:val="002121E9"/>
    <w:rsid w:val="00216495"/>
    <w:rsid w:val="002219B0"/>
    <w:rsid w:val="002222D4"/>
    <w:rsid w:val="00224291"/>
    <w:rsid w:val="00224DE1"/>
    <w:rsid w:val="002260F3"/>
    <w:rsid w:val="002279CB"/>
    <w:rsid w:val="00227A4A"/>
    <w:rsid w:val="00227D2A"/>
    <w:rsid w:val="002302AF"/>
    <w:rsid w:val="0023212E"/>
    <w:rsid w:val="00232630"/>
    <w:rsid w:val="00240E3E"/>
    <w:rsid w:val="002430AB"/>
    <w:rsid w:val="00243188"/>
    <w:rsid w:val="002448C3"/>
    <w:rsid w:val="00251885"/>
    <w:rsid w:val="002528DF"/>
    <w:rsid w:val="00252AD9"/>
    <w:rsid w:val="002540DF"/>
    <w:rsid w:val="0025545A"/>
    <w:rsid w:val="00260F6B"/>
    <w:rsid w:val="00267C8C"/>
    <w:rsid w:val="00275244"/>
    <w:rsid w:val="002777F4"/>
    <w:rsid w:val="00277845"/>
    <w:rsid w:val="00280936"/>
    <w:rsid w:val="00282E18"/>
    <w:rsid w:val="002834D6"/>
    <w:rsid w:val="002852C3"/>
    <w:rsid w:val="00285690"/>
    <w:rsid w:val="0029137B"/>
    <w:rsid w:val="002916CB"/>
    <w:rsid w:val="00291B0A"/>
    <w:rsid w:val="002923EB"/>
    <w:rsid w:val="00296071"/>
    <w:rsid w:val="002B037E"/>
    <w:rsid w:val="002B13F1"/>
    <w:rsid w:val="002B21BF"/>
    <w:rsid w:val="002B26C6"/>
    <w:rsid w:val="002B464A"/>
    <w:rsid w:val="002B48AE"/>
    <w:rsid w:val="002B5CA6"/>
    <w:rsid w:val="002B6C85"/>
    <w:rsid w:val="002B700C"/>
    <w:rsid w:val="002B7174"/>
    <w:rsid w:val="002B7377"/>
    <w:rsid w:val="002C242F"/>
    <w:rsid w:val="002C4E2F"/>
    <w:rsid w:val="002D0049"/>
    <w:rsid w:val="002D0975"/>
    <w:rsid w:val="002D0F48"/>
    <w:rsid w:val="002D1FDC"/>
    <w:rsid w:val="002D6DA8"/>
    <w:rsid w:val="002E0E88"/>
    <w:rsid w:val="002E2253"/>
    <w:rsid w:val="002E6BD1"/>
    <w:rsid w:val="00305162"/>
    <w:rsid w:val="0030723C"/>
    <w:rsid w:val="00312208"/>
    <w:rsid w:val="00312785"/>
    <w:rsid w:val="00312B65"/>
    <w:rsid w:val="00312D86"/>
    <w:rsid w:val="0031436D"/>
    <w:rsid w:val="0031597F"/>
    <w:rsid w:val="00316A24"/>
    <w:rsid w:val="00323B63"/>
    <w:rsid w:val="00325796"/>
    <w:rsid w:val="00327B1C"/>
    <w:rsid w:val="00330EAB"/>
    <w:rsid w:val="00331CE0"/>
    <w:rsid w:val="003326E5"/>
    <w:rsid w:val="00333004"/>
    <w:rsid w:val="003337AF"/>
    <w:rsid w:val="003359BC"/>
    <w:rsid w:val="00336158"/>
    <w:rsid w:val="003361FA"/>
    <w:rsid w:val="0033701C"/>
    <w:rsid w:val="00341EBA"/>
    <w:rsid w:val="003436A7"/>
    <w:rsid w:val="0034509B"/>
    <w:rsid w:val="00345112"/>
    <w:rsid w:val="00351AE6"/>
    <w:rsid w:val="00352447"/>
    <w:rsid w:val="0035284D"/>
    <w:rsid w:val="00354603"/>
    <w:rsid w:val="00355C1E"/>
    <w:rsid w:val="00355E58"/>
    <w:rsid w:val="003603CF"/>
    <w:rsid w:val="00362143"/>
    <w:rsid w:val="003639E7"/>
    <w:rsid w:val="003661AF"/>
    <w:rsid w:val="00366964"/>
    <w:rsid w:val="00366D61"/>
    <w:rsid w:val="00373A31"/>
    <w:rsid w:val="0037502F"/>
    <w:rsid w:val="00375782"/>
    <w:rsid w:val="0038110E"/>
    <w:rsid w:val="003816DC"/>
    <w:rsid w:val="00385A3A"/>
    <w:rsid w:val="00386C2D"/>
    <w:rsid w:val="00390144"/>
    <w:rsid w:val="0039182A"/>
    <w:rsid w:val="003A03FD"/>
    <w:rsid w:val="003A4797"/>
    <w:rsid w:val="003B24DE"/>
    <w:rsid w:val="003B2B50"/>
    <w:rsid w:val="003B35B3"/>
    <w:rsid w:val="003B49D5"/>
    <w:rsid w:val="003B70CB"/>
    <w:rsid w:val="003C1DC5"/>
    <w:rsid w:val="003C47E0"/>
    <w:rsid w:val="003C5998"/>
    <w:rsid w:val="003C7CFE"/>
    <w:rsid w:val="003D20E5"/>
    <w:rsid w:val="003E055A"/>
    <w:rsid w:val="003E1B98"/>
    <w:rsid w:val="003E6B74"/>
    <w:rsid w:val="003E6E90"/>
    <w:rsid w:val="003F115B"/>
    <w:rsid w:val="003F21E9"/>
    <w:rsid w:val="003F56D9"/>
    <w:rsid w:val="003F586B"/>
    <w:rsid w:val="003F5D70"/>
    <w:rsid w:val="003F74F2"/>
    <w:rsid w:val="004071E7"/>
    <w:rsid w:val="00414D54"/>
    <w:rsid w:val="004158F8"/>
    <w:rsid w:val="004179B1"/>
    <w:rsid w:val="004205FA"/>
    <w:rsid w:val="00422627"/>
    <w:rsid w:val="00422858"/>
    <w:rsid w:val="00422EEE"/>
    <w:rsid w:val="0042362E"/>
    <w:rsid w:val="004239D3"/>
    <w:rsid w:val="00424474"/>
    <w:rsid w:val="00425162"/>
    <w:rsid w:val="00426BC1"/>
    <w:rsid w:val="0042746B"/>
    <w:rsid w:val="00430515"/>
    <w:rsid w:val="00430AF1"/>
    <w:rsid w:val="00432533"/>
    <w:rsid w:val="00434284"/>
    <w:rsid w:val="0044191A"/>
    <w:rsid w:val="00450A03"/>
    <w:rsid w:val="0045271D"/>
    <w:rsid w:val="00456E8E"/>
    <w:rsid w:val="00457C9A"/>
    <w:rsid w:val="00457E30"/>
    <w:rsid w:val="00463F6E"/>
    <w:rsid w:val="004645B3"/>
    <w:rsid w:val="004661E2"/>
    <w:rsid w:val="00471E41"/>
    <w:rsid w:val="00471E8F"/>
    <w:rsid w:val="00474450"/>
    <w:rsid w:val="00474615"/>
    <w:rsid w:val="00475E2B"/>
    <w:rsid w:val="00480786"/>
    <w:rsid w:val="00481742"/>
    <w:rsid w:val="004818EF"/>
    <w:rsid w:val="00483D04"/>
    <w:rsid w:val="0048706A"/>
    <w:rsid w:val="00492563"/>
    <w:rsid w:val="004957BE"/>
    <w:rsid w:val="00496558"/>
    <w:rsid w:val="004A17A4"/>
    <w:rsid w:val="004A2C28"/>
    <w:rsid w:val="004A3D32"/>
    <w:rsid w:val="004A7968"/>
    <w:rsid w:val="004B06F8"/>
    <w:rsid w:val="004B1F53"/>
    <w:rsid w:val="004B3CE8"/>
    <w:rsid w:val="004B6ECF"/>
    <w:rsid w:val="004C5E8C"/>
    <w:rsid w:val="004D1842"/>
    <w:rsid w:val="004D46D8"/>
    <w:rsid w:val="004D6A89"/>
    <w:rsid w:val="004E1A40"/>
    <w:rsid w:val="004E23DA"/>
    <w:rsid w:val="004E2511"/>
    <w:rsid w:val="004E39A2"/>
    <w:rsid w:val="004E4A8B"/>
    <w:rsid w:val="004E6CAD"/>
    <w:rsid w:val="004F0D80"/>
    <w:rsid w:val="004F11E2"/>
    <w:rsid w:val="004F1FD9"/>
    <w:rsid w:val="004F2AC4"/>
    <w:rsid w:val="00501D42"/>
    <w:rsid w:val="0050735B"/>
    <w:rsid w:val="0051051C"/>
    <w:rsid w:val="00510DAF"/>
    <w:rsid w:val="00510DB4"/>
    <w:rsid w:val="0051517A"/>
    <w:rsid w:val="00517076"/>
    <w:rsid w:val="00520D5F"/>
    <w:rsid w:val="005252EC"/>
    <w:rsid w:val="0052583B"/>
    <w:rsid w:val="00525995"/>
    <w:rsid w:val="00530E3E"/>
    <w:rsid w:val="00532014"/>
    <w:rsid w:val="00535258"/>
    <w:rsid w:val="00535959"/>
    <w:rsid w:val="00536FF9"/>
    <w:rsid w:val="00542B2A"/>
    <w:rsid w:val="00547FCA"/>
    <w:rsid w:val="0055036B"/>
    <w:rsid w:val="00552D46"/>
    <w:rsid w:val="00556103"/>
    <w:rsid w:val="00557BB7"/>
    <w:rsid w:val="005654AB"/>
    <w:rsid w:val="00566C8F"/>
    <w:rsid w:val="00570A68"/>
    <w:rsid w:val="00583963"/>
    <w:rsid w:val="005850A5"/>
    <w:rsid w:val="0058572B"/>
    <w:rsid w:val="0058790A"/>
    <w:rsid w:val="00593710"/>
    <w:rsid w:val="00593DFA"/>
    <w:rsid w:val="005943D4"/>
    <w:rsid w:val="005A0B5C"/>
    <w:rsid w:val="005A210E"/>
    <w:rsid w:val="005A4201"/>
    <w:rsid w:val="005A6D7F"/>
    <w:rsid w:val="005B5BB4"/>
    <w:rsid w:val="005C05AE"/>
    <w:rsid w:val="005C2F35"/>
    <w:rsid w:val="005C5068"/>
    <w:rsid w:val="005C53D8"/>
    <w:rsid w:val="005C795F"/>
    <w:rsid w:val="005D0210"/>
    <w:rsid w:val="005D1261"/>
    <w:rsid w:val="005D2201"/>
    <w:rsid w:val="005D300C"/>
    <w:rsid w:val="005D5468"/>
    <w:rsid w:val="005D55D5"/>
    <w:rsid w:val="005D61D3"/>
    <w:rsid w:val="005D70AB"/>
    <w:rsid w:val="005E4C23"/>
    <w:rsid w:val="005F074A"/>
    <w:rsid w:val="005F1C83"/>
    <w:rsid w:val="005F37BC"/>
    <w:rsid w:val="005F4CC2"/>
    <w:rsid w:val="005F74E4"/>
    <w:rsid w:val="006008A6"/>
    <w:rsid w:val="006015B9"/>
    <w:rsid w:val="00603BEF"/>
    <w:rsid w:val="00605245"/>
    <w:rsid w:val="0060669B"/>
    <w:rsid w:val="00612342"/>
    <w:rsid w:val="0061792A"/>
    <w:rsid w:val="00620403"/>
    <w:rsid w:val="00620725"/>
    <w:rsid w:val="00624C84"/>
    <w:rsid w:val="00625E7E"/>
    <w:rsid w:val="0062675A"/>
    <w:rsid w:val="00626BA5"/>
    <w:rsid w:val="006328EF"/>
    <w:rsid w:val="00632B11"/>
    <w:rsid w:val="00633E8E"/>
    <w:rsid w:val="00634F2F"/>
    <w:rsid w:val="0064085E"/>
    <w:rsid w:val="00644897"/>
    <w:rsid w:val="00644AA2"/>
    <w:rsid w:val="00652829"/>
    <w:rsid w:val="00652AAA"/>
    <w:rsid w:val="00653DDD"/>
    <w:rsid w:val="006541B3"/>
    <w:rsid w:val="00656FA2"/>
    <w:rsid w:val="00660EE9"/>
    <w:rsid w:val="0066195A"/>
    <w:rsid w:val="00665F97"/>
    <w:rsid w:val="006669BE"/>
    <w:rsid w:val="006724DC"/>
    <w:rsid w:val="00673006"/>
    <w:rsid w:val="006756B2"/>
    <w:rsid w:val="006855ED"/>
    <w:rsid w:val="006859E6"/>
    <w:rsid w:val="00692652"/>
    <w:rsid w:val="00692D43"/>
    <w:rsid w:val="00692FD6"/>
    <w:rsid w:val="00693F26"/>
    <w:rsid w:val="00693FBB"/>
    <w:rsid w:val="006A0451"/>
    <w:rsid w:val="006A0842"/>
    <w:rsid w:val="006A4B51"/>
    <w:rsid w:val="006A572A"/>
    <w:rsid w:val="006A592A"/>
    <w:rsid w:val="006B5C57"/>
    <w:rsid w:val="006B6DFE"/>
    <w:rsid w:val="006B7138"/>
    <w:rsid w:val="006C1B45"/>
    <w:rsid w:val="006C1D95"/>
    <w:rsid w:val="006C3D5D"/>
    <w:rsid w:val="006C470A"/>
    <w:rsid w:val="006C61B2"/>
    <w:rsid w:val="006C7773"/>
    <w:rsid w:val="006D277C"/>
    <w:rsid w:val="006D4CD8"/>
    <w:rsid w:val="006D5541"/>
    <w:rsid w:val="006E1561"/>
    <w:rsid w:val="006E3F7D"/>
    <w:rsid w:val="006E45AF"/>
    <w:rsid w:val="006E5A68"/>
    <w:rsid w:val="006E5CF8"/>
    <w:rsid w:val="006F0D3C"/>
    <w:rsid w:val="006F2C19"/>
    <w:rsid w:val="006F475B"/>
    <w:rsid w:val="0070406C"/>
    <w:rsid w:val="007053F1"/>
    <w:rsid w:val="007100DE"/>
    <w:rsid w:val="00710710"/>
    <w:rsid w:val="00711003"/>
    <w:rsid w:val="0071612B"/>
    <w:rsid w:val="00716B5F"/>
    <w:rsid w:val="00726D97"/>
    <w:rsid w:val="007312E3"/>
    <w:rsid w:val="00732694"/>
    <w:rsid w:val="00736AC9"/>
    <w:rsid w:val="00737F7F"/>
    <w:rsid w:val="007422BB"/>
    <w:rsid w:val="00743F5A"/>
    <w:rsid w:val="007447F5"/>
    <w:rsid w:val="00746C22"/>
    <w:rsid w:val="00747873"/>
    <w:rsid w:val="00753628"/>
    <w:rsid w:val="00754165"/>
    <w:rsid w:val="007551B0"/>
    <w:rsid w:val="00756686"/>
    <w:rsid w:val="007609E5"/>
    <w:rsid w:val="00760E9C"/>
    <w:rsid w:val="00765187"/>
    <w:rsid w:val="00771A6A"/>
    <w:rsid w:val="00771D0B"/>
    <w:rsid w:val="00774D64"/>
    <w:rsid w:val="007756A2"/>
    <w:rsid w:val="0077623C"/>
    <w:rsid w:val="00776A10"/>
    <w:rsid w:val="007801F5"/>
    <w:rsid w:val="00790EDB"/>
    <w:rsid w:val="00791AAF"/>
    <w:rsid w:val="007B0724"/>
    <w:rsid w:val="007B19F1"/>
    <w:rsid w:val="007B3326"/>
    <w:rsid w:val="007B33DE"/>
    <w:rsid w:val="007B34C7"/>
    <w:rsid w:val="007B4E38"/>
    <w:rsid w:val="007C0D38"/>
    <w:rsid w:val="007C3212"/>
    <w:rsid w:val="007C443C"/>
    <w:rsid w:val="007C6D1F"/>
    <w:rsid w:val="007D129B"/>
    <w:rsid w:val="007D49BA"/>
    <w:rsid w:val="007E2B26"/>
    <w:rsid w:val="007E3696"/>
    <w:rsid w:val="007E7844"/>
    <w:rsid w:val="007F659B"/>
    <w:rsid w:val="00802282"/>
    <w:rsid w:val="0080552E"/>
    <w:rsid w:val="008062DA"/>
    <w:rsid w:val="00807F54"/>
    <w:rsid w:val="00810966"/>
    <w:rsid w:val="0081281E"/>
    <w:rsid w:val="00812ACA"/>
    <w:rsid w:val="008142B6"/>
    <w:rsid w:val="00816C60"/>
    <w:rsid w:val="00816FD3"/>
    <w:rsid w:val="00820487"/>
    <w:rsid w:val="00822E29"/>
    <w:rsid w:val="00825B49"/>
    <w:rsid w:val="00826882"/>
    <w:rsid w:val="00826AE4"/>
    <w:rsid w:val="00827D80"/>
    <w:rsid w:val="00833D4B"/>
    <w:rsid w:val="008358D3"/>
    <w:rsid w:val="00836BEF"/>
    <w:rsid w:val="00840136"/>
    <w:rsid w:val="00841BCA"/>
    <w:rsid w:val="008613C8"/>
    <w:rsid w:val="0086161E"/>
    <w:rsid w:val="008633F5"/>
    <w:rsid w:val="0086375E"/>
    <w:rsid w:val="008637D6"/>
    <w:rsid w:val="00863866"/>
    <w:rsid w:val="0086469E"/>
    <w:rsid w:val="008658E7"/>
    <w:rsid w:val="00867F81"/>
    <w:rsid w:val="00873313"/>
    <w:rsid w:val="00880267"/>
    <w:rsid w:val="0088255C"/>
    <w:rsid w:val="0088702A"/>
    <w:rsid w:val="008932E1"/>
    <w:rsid w:val="00897ACC"/>
    <w:rsid w:val="008A024C"/>
    <w:rsid w:val="008A5E49"/>
    <w:rsid w:val="008A5F6F"/>
    <w:rsid w:val="008A7D10"/>
    <w:rsid w:val="008B7A21"/>
    <w:rsid w:val="008C0D53"/>
    <w:rsid w:val="008C19AA"/>
    <w:rsid w:val="008C1B7A"/>
    <w:rsid w:val="008D45C2"/>
    <w:rsid w:val="008D5B22"/>
    <w:rsid w:val="008D7795"/>
    <w:rsid w:val="008D7DA2"/>
    <w:rsid w:val="008E0120"/>
    <w:rsid w:val="008E05F2"/>
    <w:rsid w:val="008E1414"/>
    <w:rsid w:val="008E1C3A"/>
    <w:rsid w:val="008E291A"/>
    <w:rsid w:val="008E2DE3"/>
    <w:rsid w:val="008E35F5"/>
    <w:rsid w:val="008E4D2A"/>
    <w:rsid w:val="008E6483"/>
    <w:rsid w:val="008E6B1D"/>
    <w:rsid w:val="008F00E1"/>
    <w:rsid w:val="008F0C4F"/>
    <w:rsid w:val="008F20AE"/>
    <w:rsid w:val="008F27B4"/>
    <w:rsid w:val="008F520D"/>
    <w:rsid w:val="0090044A"/>
    <w:rsid w:val="0090091A"/>
    <w:rsid w:val="00904D7B"/>
    <w:rsid w:val="0092249C"/>
    <w:rsid w:val="009260F2"/>
    <w:rsid w:val="00930209"/>
    <w:rsid w:val="009312D5"/>
    <w:rsid w:val="00934F64"/>
    <w:rsid w:val="00940333"/>
    <w:rsid w:val="00940E55"/>
    <w:rsid w:val="00941634"/>
    <w:rsid w:val="00941BC3"/>
    <w:rsid w:val="009438EE"/>
    <w:rsid w:val="00944217"/>
    <w:rsid w:val="00944CAA"/>
    <w:rsid w:val="00946274"/>
    <w:rsid w:val="009471E5"/>
    <w:rsid w:val="009571DA"/>
    <w:rsid w:val="0095787E"/>
    <w:rsid w:val="00961FB4"/>
    <w:rsid w:val="0096232A"/>
    <w:rsid w:val="00962B6B"/>
    <w:rsid w:val="00964CA9"/>
    <w:rsid w:val="00964FD6"/>
    <w:rsid w:val="009659B2"/>
    <w:rsid w:val="00972164"/>
    <w:rsid w:val="00974C68"/>
    <w:rsid w:val="009764BD"/>
    <w:rsid w:val="0098480D"/>
    <w:rsid w:val="009860F7"/>
    <w:rsid w:val="0099603F"/>
    <w:rsid w:val="0099654F"/>
    <w:rsid w:val="009977DF"/>
    <w:rsid w:val="009A2088"/>
    <w:rsid w:val="009A46E5"/>
    <w:rsid w:val="009A5BA0"/>
    <w:rsid w:val="009A5DCC"/>
    <w:rsid w:val="009B1B29"/>
    <w:rsid w:val="009B2296"/>
    <w:rsid w:val="009B266A"/>
    <w:rsid w:val="009B38AA"/>
    <w:rsid w:val="009B3DEF"/>
    <w:rsid w:val="009B5099"/>
    <w:rsid w:val="009B50A7"/>
    <w:rsid w:val="009C1C9B"/>
    <w:rsid w:val="009C3AEC"/>
    <w:rsid w:val="009C3AF5"/>
    <w:rsid w:val="009C4204"/>
    <w:rsid w:val="009C550F"/>
    <w:rsid w:val="009C594D"/>
    <w:rsid w:val="009C60C8"/>
    <w:rsid w:val="009C6282"/>
    <w:rsid w:val="009C658A"/>
    <w:rsid w:val="009D1770"/>
    <w:rsid w:val="009D4BF6"/>
    <w:rsid w:val="009D5046"/>
    <w:rsid w:val="009D53B6"/>
    <w:rsid w:val="009D7E10"/>
    <w:rsid w:val="009E2465"/>
    <w:rsid w:val="009E3506"/>
    <w:rsid w:val="009E5D8F"/>
    <w:rsid w:val="009E66EA"/>
    <w:rsid w:val="009F0C5C"/>
    <w:rsid w:val="00A00329"/>
    <w:rsid w:val="00A026A7"/>
    <w:rsid w:val="00A0285C"/>
    <w:rsid w:val="00A02E0B"/>
    <w:rsid w:val="00A062F6"/>
    <w:rsid w:val="00A07767"/>
    <w:rsid w:val="00A14DCE"/>
    <w:rsid w:val="00A16FA1"/>
    <w:rsid w:val="00A2427C"/>
    <w:rsid w:val="00A243C7"/>
    <w:rsid w:val="00A24C1A"/>
    <w:rsid w:val="00A27264"/>
    <w:rsid w:val="00A32683"/>
    <w:rsid w:val="00A40325"/>
    <w:rsid w:val="00A42415"/>
    <w:rsid w:val="00A44529"/>
    <w:rsid w:val="00A44FC5"/>
    <w:rsid w:val="00A505C9"/>
    <w:rsid w:val="00A526CA"/>
    <w:rsid w:val="00A528B3"/>
    <w:rsid w:val="00A5446F"/>
    <w:rsid w:val="00A55E1F"/>
    <w:rsid w:val="00A578B2"/>
    <w:rsid w:val="00A7287C"/>
    <w:rsid w:val="00A72F23"/>
    <w:rsid w:val="00A769FD"/>
    <w:rsid w:val="00A803FF"/>
    <w:rsid w:val="00A92C01"/>
    <w:rsid w:val="00AA2774"/>
    <w:rsid w:val="00AA5DB6"/>
    <w:rsid w:val="00AA6B0D"/>
    <w:rsid w:val="00AA7BAD"/>
    <w:rsid w:val="00AB1304"/>
    <w:rsid w:val="00AB2157"/>
    <w:rsid w:val="00AB2F7F"/>
    <w:rsid w:val="00AB3424"/>
    <w:rsid w:val="00AB67CE"/>
    <w:rsid w:val="00AB782F"/>
    <w:rsid w:val="00AB7F48"/>
    <w:rsid w:val="00AC07B1"/>
    <w:rsid w:val="00AC0FE0"/>
    <w:rsid w:val="00AC1765"/>
    <w:rsid w:val="00AC21A9"/>
    <w:rsid w:val="00AC66CC"/>
    <w:rsid w:val="00AD07FE"/>
    <w:rsid w:val="00AD34E1"/>
    <w:rsid w:val="00AD355E"/>
    <w:rsid w:val="00AD590E"/>
    <w:rsid w:val="00AD656D"/>
    <w:rsid w:val="00AE052F"/>
    <w:rsid w:val="00AF4F61"/>
    <w:rsid w:val="00B03130"/>
    <w:rsid w:val="00B038C4"/>
    <w:rsid w:val="00B12A77"/>
    <w:rsid w:val="00B13BE1"/>
    <w:rsid w:val="00B13E00"/>
    <w:rsid w:val="00B1512A"/>
    <w:rsid w:val="00B1525F"/>
    <w:rsid w:val="00B17B5E"/>
    <w:rsid w:val="00B20910"/>
    <w:rsid w:val="00B23EC8"/>
    <w:rsid w:val="00B23F7A"/>
    <w:rsid w:val="00B35FF6"/>
    <w:rsid w:val="00B36458"/>
    <w:rsid w:val="00B37E52"/>
    <w:rsid w:val="00B401D6"/>
    <w:rsid w:val="00B46729"/>
    <w:rsid w:val="00B478EA"/>
    <w:rsid w:val="00B47C67"/>
    <w:rsid w:val="00B52BAB"/>
    <w:rsid w:val="00B55B11"/>
    <w:rsid w:val="00B616D7"/>
    <w:rsid w:val="00B617E8"/>
    <w:rsid w:val="00B774B2"/>
    <w:rsid w:val="00B80FDE"/>
    <w:rsid w:val="00B832C7"/>
    <w:rsid w:val="00B83F9C"/>
    <w:rsid w:val="00B846FD"/>
    <w:rsid w:val="00B849DB"/>
    <w:rsid w:val="00B85C3C"/>
    <w:rsid w:val="00B910FE"/>
    <w:rsid w:val="00B915C9"/>
    <w:rsid w:val="00B935D1"/>
    <w:rsid w:val="00B93E91"/>
    <w:rsid w:val="00B940F1"/>
    <w:rsid w:val="00B94EBF"/>
    <w:rsid w:val="00B95E2F"/>
    <w:rsid w:val="00BA0677"/>
    <w:rsid w:val="00BA0F6A"/>
    <w:rsid w:val="00BA6F5C"/>
    <w:rsid w:val="00BB0E1E"/>
    <w:rsid w:val="00BB1035"/>
    <w:rsid w:val="00BB4264"/>
    <w:rsid w:val="00BB4459"/>
    <w:rsid w:val="00BB4BA0"/>
    <w:rsid w:val="00BB6AA8"/>
    <w:rsid w:val="00BC066B"/>
    <w:rsid w:val="00BC4DB4"/>
    <w:rsid w:val="00BD07FC"/>
    <w:rsid w:val="00BD134D"/>
    <w:rsid w:val="00BD2368"/>
    <w:rsid w:val="00BE1162"/>
    <w:rsid w:val="00BE2869"/>
    <w:rsid w:val="00BE743F"/>
    <w:rsid w:val="00BF201F"/>
    <w:rsid w:val="00BF3323"/>
    <w:rsid w:val="00BF45C0"/>
    <w:rsid w:val="00BF547D"/>
    <w:rsid w:val="00C00CD3"/>
    <w:rsid w:val="00C018F6"/>
    <w:rsid w:val="00C130F9"/>
    <w:rsid w:val="00C207F4"/>
    <w:rsid w:val="00C23E46"/>
    <w:rsid w:val="00C27A6A"/>
    <w:rsid w:val="00C3132E"/>
    <w:rsid w:val="00C3236F"/>
    <w:rsid w:val="00C37A06"/>
    <w:rsid w:val="00C40CDF"/>
    <w:rsid w:val="00C42CDD"/>
    <w:rsid w:val="00C43D4F"/>
    <w:rsid w:val="00C44460"/>
    <w:rsid w:val="00C45730"/>
    <w:rsid w:val="00C52452"/>
    <w:rsid w:val="00C5573B"/>
    <w:rsid w:val="00C56892"/>
    <w:rsid w:val="00C573A9"/>
    <w:rsid w:val="00C650D4"/>
    <w:rsid w:val="00C666CF"/>
    <w:rsid w:val="00C67FF8"/>
    <w:rsid w:val="00C7153A"/>
    <w:rsid w:val="00C731FC"/>
    <w:rsid w:val="00C73492"/>
    <w:rsid w:val="00C751EB"/>
    <w:rsid w:val="00C8049E"/>
    <w:rsid w:val="00C805E3"/>
    <w:rsid w:val="00C82885"/>
    <w:rsid w:val="00C82D07"/>
    <w:rsid w:val="00C8793C"/>
    <w:rsid w:val="00C90271"/>
    <w:rsid w:val="00C92533"/>
    <w:rsid w:val="00C941A7"/>
    <w:rsid w:val="00C94AC8"/>
    <w:rsid w:val="00C95292"/>
    <w:rsid w:val="00C957F4"/>
    <w:rsid w:val="00CA0277"/>
    <w:rsid w:val="00CA204E"/>
    <w:rsid w:val="00CA53D8"/>
    <w:rsid w:val="00CB3B1E"/>
    <w:rsid w:val="00CB6101"/>
    <w:rsid w:val="00CC0AC6"/>
    <w:rsid w:val="00CC1315"/>
    <w:rsid w:val="00CC6B1E"/>
    <w:rsid w:val="00CD3262"/>
    <w:rsid w:val="00CE0368"/>
    <w:rsid w:val="00CE1D61"/>
    <w:rsid w:val="00CE21B6"/>
    <w:rsid w:val="00CE2452"/>
    <w:rsid w:val="00CE348D"/>
    <w:rsid w:val="00CE5AA8"/>
    <w:rsid w:val="00CE6164"/>
    <w:rsid w:val="00CE7664"/>
    <w:rsid w:val="00CF4A64"/>
    <w:rsid w:val="00CF7137"/>
    <w:rsid w:val="00CF7621"/>
    <w:rsid w:val="00D008E5"/>
    <w:rsid w:val="00D010F8"/>
    <w:rsid w:val="00D01366"/>
    <w:rsid w:val="00D02632"/>
    <w:rsid w:val="00D0340D"/>
    <w:rsid w:val="00D04463"/>
    <w:rsid w:val="00D04D56"/>
    <w:rsid w:val="00D0597D"/>
    <w:rsid w:val="00D06012"/>
    <w:rsid w:val="00D06859"/>
    <w:rsid w:val="00D104C0"/>
    <w:rsid w:val="00D1567C"/>
    <w:rsid w:val="00D17C95"/>
    <w:rsid w:val="00D21C8A"/>
    <w:rsid w:val="00D24151"/>
    <w:rsid w:val="00D27BCB"/>
    <w:rsid w:val="00D3112D"/>
    <w:rsid w:val="00D33949"/>
    <w:rsid w:val="00D340A1"/>
    <w:rsid w:val="00D37F96"/>
    <w:rsid w:val="00D534A7"/>
    <w:rsid w:val="00D55269"/>
    <w:rsid w:val="00D55AE3"/>
    <w:rsid w:val="00D60D95"/>
    <w:rsid w:val="00D61ACC"/>
    <w:rsid w:val="00D62A6B"/>
    <w:rsid w:val="00D62C20"/>
    <w:rsid w:val="00D6361F"/>
    <w:rsid w:val="00D6792F"/>
    <w:rsid w:val="00D71E32"/>
    <w:rsid w:val="00D72801"/>
    <w:rsid w:val="00D746EB"/>
    <w:rsid w:val="00D749DD"/>
    <w:rsid w:val="00D822F5"/>
    <w:rsid w:val="00D8723C"/>
    <w:rsid w:val="00D91011"/>
    <w:rsid w:val="00D9285D"/>
    <w:rsid w:val="00D96941"/>
    <w:rsid w:val="00DA038E"/>
    <w:rsid w:val="00DA214A"/>
    <w:rsid w:val="00DA5D4D"/>
    <w:rsid w:val="00DA76B4"/>
    <w:rsid w:val="00DB020F"/>
    <w:rsid w:val="00DB1A92"/>
    <w:rsid w:val="00DB1D5D"/>
    <w:rsid w:val="00DB2D7D"/>
    <w:rsid w:val="00DB411A"/>
    <w:rsid w:val="00DC0D60"/>
    <w:rsid w:val="00DD4B96"/>
    <w:rsid w:val="00DD6290"/>
    <w:rsid w:val="00DD74AC"/>
    <w:rsid w:val="00DE022C"/>
    <w:rsid w:val="00DE53E0"/>
    <w:rsid w:val="00DE59D7"/>
    <w:rsid w:val="00DE71F4"/>
    <w:rsid w:val="00DF1D61"/>
    <w:rsid w:val="00DF374C"/>
    <w:rsid w:val="00DF7DED"/>
    <w:rsid w:val="00E03F14"/>
    <w:rsid w:val="00E0488A"/>
    <w:rsid w:val="00E079FD"/>
    <w:rsid w:val="00E07C93"/>
    <w:rsid w:val="00E10707"/>
    <w:rsid w:val="00E118A3"/>
    <w:rsid w:val="00E136B6"/>
    <w:rsid w:val="00E13AAE"/>
    <w:rsid w:val="00E14F20"/>
    <w:rsid w:val="00E15E81"/>
    <w:rsid w:val="00E16E5C"/>
    <w:rsid w:val="00E17014"/>
    <w:rsid w:val="00E2049F"/>
    <w:rsid w:val="00E23204"/>
    <w:rsid w:val="00E257DC"/>
    <w:rsid w:val="00E2632B"/>
    <w:rsid w:val="00E2657A"/>
    <w:rsid w:val="00E31FB0"/>
    <w:rsid w:val="00E3317F"/>
    <w:rsid w:val="00E35EDF"/>
    <w:rsid w:val="00E430EA"/>
    <w:rsid w:val="00E46628"/>
    <w:rsid w:val="00E4763A"/>
    <w:rsid w:val="00E5081D"/>
    <w:rsid w:val="00E60852"/>
    <w:rsid w:val="00E60AF7"/>
    <w:rsid w:val="00E62A29"/>
    <w:rsid w:val="00E62B5B"/>
    <w:rsid w:val="00E63C9E"/>
    <w:rsid w:val="00E70719"/>
    <w:rsid w:val="00E71144"/>
    <w:rsid w:val="00E72890"/>
    <w:rsid w:val="00E72E4A"/>
    <w:rsid w:val="00E756C0"/>
    <w:rsid w:val="00E76A1E"/>
    <w:rsid w:val="00E82F65"/>
    <w:rsid w:val="00E8558D"/>
    <w:rsid w:val="00E91DEB"/>
    <w:rsid w:val="00E93D65"/>
    <w:rsid w:val="00E95197"/>
    <w:rsid w:val="00EA0588"/>
    <w:rsid w:val="00EA251B"/>
    <w:rsid w:val="00EA3944"/>
    <w:rsid w:val="00EB7F06"/>
    <w:rsid w:val="00EC04C9"/>
    <w:rsid w:val="00EC22A1"/>
    <w:rsid w:val="00EC2CC6"/>
    <w:rsid w:val="00EC49DC"/>
    <w:rsid w:val="00ED0BEF"/>
    <w:rsid w:val="00ED12A4"/>
    <w:rsid w:val="00ED5BAF"/>
    <w:rsid w:val="00ED6775"/>
    <w:rsid w:val="00ED7016"/>
    <w:rsid w:val="00EE1CBD"/>
    <w:rsid w:val="00EE202E"/>
    <w:rsid w:val="00EE6889"/>
    <w:rsid w:val="00EE7997"/>
    <w:rsid w:val="00EF1699"/>
    <w:rsid w:val="00F0066D"/>
    <w:rsid w:val="00F02958"/>
    <w:rsid w:val="00F05DCE"/>
    <w:rsid w:val="00F06350"/>
    <w:rsid w:val="00F10E0F"/>
    <w:rsid w:val="00F14426"/>
    <w:rsid w:val="00F1750F"/>
    <w:rsid w:val="00F179AE"/>
    <w:rsid w:val="00F2045C"/>
    <w:rsid w:val="00F23228"/>
    <w:rsid w:val="00F24080"/>
    <w:rsid w:val="00F3360F"/>
    <w:rsid w:val="00F355B1"/>
    <w:rsid w:val="00F4171D"/>
    <w:rsid w:val="00F4391A"/>
    <w:rsid w:val="00F43DFF"/>
    <w:rsid w:val="00F466D8"/>
    <w:rsid w:val="00F47936"/>
    <w:rsid w:val="00F509F9"/>
    <w:rsid w:val="00F5167D"/>
    <w:rsid w:val="00F54626"/>
    <w:rsid w:val="00F55B09"/>
    <w:rsid w:val="00F71684"/>
    <w:rsid w:val="00F71E5B"/>
    <w:rsid w:val="00F72D54"/>
    <w:rsid w:val="00F74F39"/>
    <w:rsid w:val="00F776F7"/>
    <w:rsid w:val="00F812AB"/>
    <w:rsid w:val="00F92A19"/>
    <w:rsid w:val="00F92C8F"/>
    <w:rsid w:val="00F9458D"/>
    <w:rsid w:val="00FA129B"/>
    <w:rsid w:val="00FA1C30"/>
    <w:rsid w:val="00FA6776"/>
    <w:rsid w:val="00FA77A4"/>
    <w:rsid w:val="00FB56FA"/>
    <w:rsid w:val="00FB5C14"/>
    <w:rsid w:val="00FB6EF3"/>
    <w:rsid w:val="00FB7356"/>
    <w:rsid w:val="00FC0FAE"/>
    <w:rsid w:val="00FC39B2"/>
    <w:rsid w:val="00FC5896"/>
    <w:rsid w:val="00FC5A22"/>
    <w:rsid w:val="00FC6308"/>
    <w:rsid w:val="00FC6928"/>
    <w:rsid w:val="00FC6EFF"/>
    <w:rsid w:val="00FD086E"/>
    <w:rsid w:val="00FD0878"/>
    <w:rsid w:val="00FD1598"/>
    <w:rsid w:val="00FD733D"/>
    <w:rsid w:val="00FD7C1F"/>
    <w:rsid w:val="00FE0F91"/>
    <w:rsid w:val="00F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EFBE9"/>
  <w15:docId w15:val="{19A8FDC0-3E20-4DD0-8FF5-1F1A6835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495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4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ListParagraph">
    <w:name w:val="List Paragraph"/>
    <w:aliases w:val="List Paragraph1,List Paragraph (numbered (a)) Char,List Paragraph Char Char Char,List Paragraph (numbered (a)),Use Case List Paragraph,List Paragraph2,Numbered List Paragraph,Main numbered paragraph,Bullet paras,ANNEX"/>
    <w:basedOn w:val="Normal"/>
    <w:link w:val="ListParagraphChar"/>
    <w:uiPriority w:val="34"/>
    <w:qFormat/>
    <w:rsid w:val="00216495"/>
    <w:pPr>
      <w:spacing w:after="120"/>
      <w:ind w:left="720"/>
    </w:pPr>
  </w:style>
  <w:style w:type="table" w:styleId="TableGrid">
    <w:name w:val="Table Grid"/>
    <w:basedOn w:val="TableNormal"/>
    <w:uiPriority w:val="59"/>
    <w:rsid w:val="00216495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164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64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ListParagraphChar">
    <w:name w:val="List Paragraph Char"/>
    <w:aliases w:val="List Paragraph1 Char,List Paragraph (numbered (a)) Char Char,List Paragraph Char Char Char Char,List Paragraph (numbered (a)) Char1,Use Case List Paragraph Char,List Paragraph2 Char,Numbered List Paragraph Char,Bullet paras Char"/>
    <w:link w:val="ListParagraph"/>
    <w:uiPriority w:val="34"/>
    <w:locked/>
    <w:rsid w:val="00216495"/>
    <w:rPr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164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4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495"/>
    <w:rPr>
      <w:sz w:val="20"/>
      <w:szCs w:val="20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649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6495"/>
    <w:rPr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1649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495"/>
    <w:rPr>
      <w:rFonts w:ascii="Tahoma" w:hAnsi="Tahoma" w:cs="Tahoma"/>
      <w:sz w:val="16"/>
      <w:szCs w:val="16"/>
      <w:lang w:eastAsia="en-US"/>
    </w:rPr>
  </w:style>
  <w:style w:type="character" w:styleId="IntenseEmphasis">
    <w:name w:val="Intense Emphasis"/>
    <w:basedOn w:val="DefaultParagraphFont"/>
    <w:uiPriority w:val="21"/>
    <w:qFormat/>
    <w:rsid w:val="00BC4DB4"/>
    <w:rPr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BC4DB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C4DB4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efault">
    <w:name w:val="Default"/>
    <w:rsid w:val="00BC4D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BC4DB4"/>
    <w:rPr>
      <w:color w:val="0000FF" w:themeColor="hyperlink"/>
      <w:u w:val="single"/>
    </w:rPr>
  </w:style>
  <w:style w:type="paragraph" w:customStyle="1" w:styleId="Title1">
    <w:name w:val="Title 1"/>
    <w:basedOn w:val="Normal"/>
    <w:link w:val="Title1Char"/>
    <w:qFormat/>
    <w:rsid w:val="00BC4DB4"/>
    <w:pPr>
      <w:spacing w:after="0" w:line="240" w:lineRule="auto"/>
    </w:pPr>
    <w:rPr>
      <w:rFonts w:eastAsiaTheme="minorHAnsi"/>
      <w:b/>
      <w:color w:val="365F91" w:themeColor="accent1" w:themeShade="BF"/>
      <w:sz w:val="56"/>
      <w:szCs w:val="56"/>
      <w:lang w:val="en-CA"/>
    </w:rPr>
  </w:style>
  <w:style w:type="character" w:customStyle="1" w:styleId="Title1Char">
    <w:name w:val="Title 1 Char"/>
    <w:basedOn w:val="DefaultParagraphFont"/>
    <w:link w:val="Title1"/>
    <w:rsid w:val="00BC4DB4"/>
    <w:rPr>
      <w:rFonts w:eastAsiaTheme="minorHAnsi"/>
      <w:b/>
      <w:color w:val="365F91" w:themeColor="accent1" w:themeShade="BF"/>
      <w:sz w:val="56"/>
      <w:szCs w:val="56"/>
      <w:lang w:val="en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885"/>
    <w:rPr>
      <w:b/>
      <w:bCs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55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11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55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11"/>
    <w:rPr>
      <w:lang w:eastAsia="en-US"/>
    </w:rPr>
  </w:style>
  <w:style w:type="paragraph" w:styleId="Revision">
    <w:name w:val="Revision"/>
    <w:hidden/>
    <w:uiPriority w:val="99"/>
    <w:semiHidden/>
    <w:rsid w:val="00351AE6"/>
    <w:pPr>
      <w:spacing w:after="0" w:line="240" w:lineRule="auto"/>
    </w:pPr>
    <w:rPr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6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3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2a6c10d7-b926-4fc0-945e-3cbf5049f6bd" ContentTypeId="0x010100F4C63C3BD852AE468EAEFD0E6C57C64F02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WBDocument" ma:contentTypeID="0x010100F4C63C3BD852AE468EAEFD0E6C57C64F02004F8B5CCC3DCB5F47B657C1577A30BF09" ma:contentTypeVersion="29" ma:contentTypeDescription="" ma:contentTypeScope="" ma:versionID="c1df1e0f0f46a2936dc03387f408bf54">
  <xsd:schema xmlns:xsd="http://www.w3.org/2001/XMLSchema" xmlns:xs="http://www.w3.org/2001/XMLSchema" xmlns:p="http://schemas.microsoft.com/office/2006/metadata/properties" xmlns:ns3="3e02667f-0271-471b-bd6e-11a2e16def1d" targetNamespace="http://schemas.microsoft.com/office/2006/metadata/properties" ma:root="true" ma:fieldsID="d10daac60d1b1199b4992bd91830dc55" ns3:_=""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3:WBDocs_Document_Date" minOccurs="0"/>
                <xsd:element ref="ns3:WBDocs_Information_Classification"/>
                <xsd:element ref="ns3:TaxCatchAll" minOccurs="0"/>
                <xsd:element ref="ns3:TaxCatchAllLabel" minOccurs="0"/>
                <xsd:element ref="ns3:_dlc_DocId" minOccurs="0"/>
                <xsd:element ref="ns3:_dlc_DocIdUrl" minOccurs="0"/>
                <xsd:element ref="ns3:_dlc_DocIdPersistId" minOccurs="0"/>
                <xsd:element ref="ns3:WBDocs_Access_To_Info_Exception" minOccurs="0"/>
                <xsd:element ref="ns3:o1cb080a3dca4eb8a0fd03c7cc8bf8f7" minOccurs="0"/>
                <xsd:element ref="ns3:i008215bacac45029ee8cafff4c8e93b" minOccurs="0"/>
                <xsd:element ref="ns3:OneCMS_Subcategory" minOccurs="0"/>
                <xsd:element ref="ns3:OneCMS_Category" minOccurs="0"/>
                <xsd:element ref="ns3:Abstra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WBDocs_Document_Date" ma:index="3" nillable="true" ma:displayName="Document Date" ma:default="[today]" ma:format="DateTime" ma:internalName="WBDocs_Document_Date" ma:readOnly="false">
      <xsd:simpleType>
        <xsd:restriction base="dms:DateTime"/>
      </xsd:simpleType>
    </xsd:element>
    <xsd:element name="WBDocs_Information_Classification" ma:index="4" ma:displayName="Information Classification" ma:default="Official Use Only" ma:format="Dropdown" ma:internalName="WBDocs_Information_Classification" ma:readOnly="false">
      <xsd:simpleType>
        <xsd:restriction base="dms:Choice">
          <xsd:enumeration value="Public"/>
          <xsd:enumeration value="Official Use Only"/>
          <xsd:enumeration value="Confidential"/>
          <xsd:enumeration value="Strictly Confidential"/>
        </xsd:restriction>
      </xsd:simpleType>
    </xsd:element>
    <xsd:element name="TaxCatchAll" ma:index="6" nillable="true" ma:displayName="Taxonomy Catch All Column" ma:hidden="true" ma:list="{0383012b-6f40-42f8-8b47-aa032e36f517}" ma:internalName="TaxCatchAll" ma:showField="CatchAllData" ma:web="cefeb6a3-4de6-42fc-a396-9b7c72e455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7" nillable="true" ma:displayName="Taxonomy Catch All Column1" ma:hidden="true" ma:list="{0383012b-6f40-42f8-8b47-aa032e36f517}" ma:internalName="TaxCatchAllLabel" ma:readOnly="true" ma:showField="CatchAllDataLabel" ma:web="cefeb6a3-4de6-42fc-a396-9b7c72e455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BDocs_Access_To_Info_Exception" ma:index="13" nillable="true" ma:displayName="Access to Info Exception" ma:default="12. Not Assessed" ma:format="Dropdown" ma:internalName="WBDocs_Access_To_Info_Exception">
      <xsd:simpleType>
        <xsd:restriction base="dms:Choice">
          <xsd:enumeration value="1. Personal"/>
          <xsd:enumeration value="2. Executive Director's Communications"/>
          <xsd:enumeration value="3. Board Ethics Committee"/>
          <xsd:enumeration value="4. Attorney-Client Privilege"/>
          <xsd:enumeration value="5. Security &amp; Safety"/>
          <xsd:enumeration value="6. Other Disclosure Regimes"/>
          <xsd:enumeration value="7. Client / Third Party Confidence"/>
          <xsd:enumeration value="8. Corporate/Administrative"/>
          <xsd:enumeration value="9. Deliberative"/>
          <xsd:enumeration value="10a-c. Financial - Forecast/Analysis/Transactions"/>
          <xsd:enumeration value="10d. Financial - Banking &amp; Billing"/>
          <xsd:enumeration value="11. Bank's Prerogative to Restrict"/>
          <xsd:enumeration value="12. Not Assessed"/>
          <xsd:enumeration value="13. Not Applicable"/>
          <xsd:enumeration value="Unknown Policy Restriction"/>
        </xsd:restriction>
      </xsd:simpleType>
    </xsd:element>
    <xsd:element name="o1cb080a3dca4eb8a0fd03c7cc8bf8f7" ma:index="15" nillable="true" ma:taxonomy="true" ma:internalName="o1cb080a3dca4eb8a0fd03c7cc8bf8f7" ma:taxonomyFieldName="WBDocs_Local_Document_Type" ma:displayName="Local Document Type" ma:readOnly="false" ma:default="" ma:fieldId="{81cb080a-3dca-4eb8-a0fd-03c7cc8bf8f7}" ma:taxonomyMulti="true" ma:sspId="2a6c10d7-b926-4fc0-945e-3cbf5049f6bd" ma:termSetId="ec380048-e675-43f7-9194-41567bcb0a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008215bacac45029ee8cafff4c8e93b" ma:index="17" nillable="true" ma:taxonomy="true" ma:internalName="i008215bacac45029ee8cafff4c8e93b" ma:taxonomyFieldName="WBDocs_Originating_Unit" ma:displayName="Originating unit" ma:readOnly="false" ma:default="5;#SCCD2|b4808342-95f9-4ac9-bb2a-1105c93b66cc;#6;#SCCD1|2bda2a37-6edc-4b88-a3d0-1bb5efd1a348" ma:fieldId="{2008215b-acac-4502-9ee8-cafff4c8e93b}" ma:taxonomyMulti="true" ma:sspId="2a6c10d7-b926-4fc0-945e-3cbf5049f6bd" ma:termSetId="806c0147-d557-463e-8bb0-983f4f318bd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neCMS_Subcategory" ma:index="21" nillable="true" ma:displayName="Subcategory" ma:hidden="true" ma:internalName="OneCMS_Subcategory" ma:readOnly="false">
      <xsd:simpleType>
        <xsd:restriction base="dms:Text"/>
      </xsd:simpleType>
    </xsd:element>
    <xsd:element name="OneCMS_Category" ma:index="22" nillable="true" ma:displayName="Category" ma:hidden="true" ma:internalName="OneCMS_Category" ma:readOnly="false">
      <xsd:simpleType>
        <xsd:restriction base="dms:Text"/>
      </xsd:simpleType>
    </xsd:element>
    <xsd:element name="Abstract" ma:index="23" nillable="true" ma:displayName="Abstract" ma:hidden="true" ma:internalName="Abstract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1cb080a3dca4eb8a0fd03c7cc8bf8f7 xmlns="3e02667f-0271-471b-bd6e-11a2e16def1d">
      <Terms xmlns="http://schemas.microsoft.com/office/infopath/2007/PartnerControls"/>
    </o1cb080a3dca4eb8a0fd03c7cc8bf8f7>
    <Abstract xmlns="3e02667f-0271-471b-bd6e-11a2e16def1d" xsi:nil="true"/>
    <WBDocs_Access_To_Info_Exception xmlns="3e02667f-0271-471b-bd6e-11a2e16def1d">12. Not Assessed</WBDocs_Access_To_Info_Exception>
    <WBDocs_Document_Date xmlns="3e02667f-0271-471b-bd6e-11a2e16def1d">2022-11-03T19:10:10+00:00</WBDocs_Document_Date>
    <TaxCatchAll xmlns="3e02667f-0271-471b-bd6e-11a2e16def1d">
      <Value>6</Value>
      <Value>5</Value>
      <Value>3</Value>
    </TaxCatchAll>
    <OneCMS_Subcategory xmlns="3e02667f-0271-471b-bd6e-11a2e16def1d" xsi:nil="true"/>
    <i008215bacac45029ee8cafff4c8e93b xmlns="3e02667f-0271-471b-bd6e-11a2e16def1d">
      <Terms xmlns="http://schemas.microsoft.com/office/infopath/2007/PartnerControls">
        <TermInfo xmlns="http://schemas.microsoft.com/office/infopath/2007/PartnerControls">
          <TermName xmlns="http://schemas.microsoft.com/office/infopath/2007/PartnerControls">SCCD2</TermName>
          <TermId xmlns="http://schemas.microsoft.com/office/infopath/2007/PartnerControls">b4808342-95f9-4ac9-bb2a-1105c93b66cc</TermId>
        </TermInfo>
        <TermInfo xmlns="http://schemas.microsoft.com/office/infopath/2007/PartnerControls">
          <TermName xmlns="http://schemas.microsoft.com/office/infopath/2007/PartnerControls">SCCD1</TermName>
          <TermId xmlns="http://schemas.microsoft.com/office/infopath/2007/PartnerControls">2bda2a37-6edc-4b88-a3d0-1bb5efd1a348</TermId>
        </TermInfo>
      </Terms>
    </i008215bacac45029ee8cafff4c8e93b>
    <WBDocs_Information_Classification xmlns="3e02667f-0271-471b-bd6e-11a2e16def1d">Official Use Only</WBDocs_Information_Classification>
    <OneCMS_Category xmlns="3e02667f-0271-471b-bd6e-11a2e16def1d" xsi:nil="true"/>
  </documentManagement>
</p:properties>
</file>

<file path=customXml/item6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B790D7F1-2DD3-40FC-A503-16B1A5E6B9B3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32239BA0-6794-4954-B8EE-6270EE8727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5F0C22-4FF4-49A0-B102-69119ED0A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746B40-4AF7-4C9E-8579-5555E09F501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7B1653-9E13-4E7D-8D50-EFC011D79E24}">
  <ds:schemaRefs>
    <ds:schemaRef ds:uri="http://schemas.microsoft.com/office/2006/metadata/properties"/>
    <ds:schemaRef ds:uri="http://schemas.microsoft.com/office/infopath/2007/PartnerControls"/>
    <ds:schemaRef ds:uri="3e02667f-0271-471b-bd6e-11a2e16def1d"/>
  </ds:schemaRefs>
</ds:datastoreItem>
</file>

<file path=customXml/itemProps6.xml><?xml version="1.0" encoding="utf-8"?>
<ds:datastoreItem xmlns:ds="http://schemas.openxmlformats.org/officeDocument/2006/customXml" ds:itemID="{64EE4B71-CEC3-449C-BE2C-4B309F00EFB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World Bank Group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Xiaoyu Chang</dc:creator>
  <cp:lastModifiedBy>Klaus Oppermann</cp:lastModifiedBy>
  <cp:revision>16</cp:revision>
  <cp:lastPrinted>2017-05-02T13:20:00Z</cp:lastPrinted>
  <dcterms:created xsi:type="dcterms:W3CDTF">2024-01-11T14:15:00Z</dcterms:created>
  <dcterms:modified xsi:type="dcterms:W3CDTF">2024-01-16T15:05:00Z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0x010100F4C63C3BD852AE468EAEFD0E6C57C64F02004F8B5CCC3DCB5F47B657C1577A30BF09</vt:lpwstr>
  </property>
  <property fmtid="{D5CDD505-2E9C-101B-9397-08002B2CF9AE}" pid="3" name="fbe16eaccf4749f086104f7c67297f76">
    <vt:lpwstr>World Bank|bc205cc9-8a56-48a3-9f30-b099e7707c1b</vt:lpwstr>
  </property>
  <property fmtid="{D5CDD505-2E9C-101B-9397-08002B2CF9AE}" pid="4" name="TaxKeyword">
    <vt:lpwstr/>
  </property>
  <property fmtid="{D5CDD505-2E9C-101B-9397-08002B2CF9AE}" pid="5" name="hbe71f8dfd024405860d37e862f27a82">
    <vt:lpwstr/>
  </property>
  <property fmtid="{D5CDD505-2E9C-101B-9397-08002B2CF9AE}" pid="6" name="WBDocs_Country">
    <vt:lpwstr/>
  </property>
  <property fmtid="{D5CDD505-2E9C-101B-9397-08002B2CF9AE}" pid="7" name="WBDocs_Local_Document_Type">
    <vt:lpwstr/>
  </property>
  <property fmtid="{D5CDD505-2E9C-101B-9397-08002B2CF9AE}" pid="8" name="m23003d518f743f49dcbc82909afe93a">
    <vt:lpwstr/>
  </property>
  <property fmtid="{D5CDD505-2E9C-101B-9397-08002B2CF9AE}" pid="9" name="MediaServiceImageTags">
    <vt:lpwstr/>
  </property>
  <property fmtid="{D5CDD505-2E9C-101B-9397-08002B2CF9AE}" pid="10" name="d744a75525f04a8c9e54f4ed11bfe7c0">
    <vt:lpwstr/>
  </property>
  <property fmtid="{D5CDD505-2E9C-101B-9397-08002B2CF9AE}" pid="11" name="WBDocs_Topic">
    <vt:lpwstr/>
  </property>
  <property fmtid="{D5CDD505-2E9C-101B-9397-08002B2CF9AE}" pid="12" name="lcf76f155ced4ddcb4097134ff3c332f">
    <vt:lpwstr/>
  </property>
  <property fmtid="{D5CDD505-2E9C-101B-9397-08002B2CF9AE}" pid="13" name="WBDocs_Originating_Unit">
    <vt:lpwstr>5;#SCCD2|b4808342-95f9-4ac9-bb2a-1105c93b66cc;#6;#SCCD1|2bda2a37-6edc-4b88-a3d0-1bb5efd1a348</vt:lpwstr>
  </property>
  <property fmtid="{D5CDD505-2E9C-101B-9397-08002B2CF9AE}" pid="14" name="TaxKeywordTaxHTField">
    <vt:lpwstr/>
  </property>
  <property fmtid="{D5CDD505-2E9C-101B-9397-08002B2CF9AE}" pid="15" name="Organization">
    <vt:lpwstr>3;#World Bank|bc205cc9-8a56-48a3-9f30-b099e7707c1b</vt:lpwstr>
  </property>
  <property fmtid="{D5CDD505-2E9C-101B-9397-08002B2CF9AE}" pid="16" name="WBDocs_Category">
    <vt:lpwstr/>
  </property>
  <property fmtid="{D5CDD505-2E9C-101B-9397-08002B2CF9AE}" pid="17" name="WBDocs_Language">
    <vt:lpwstr/>
  </property>
  <property fmtid="{D5CDD505-2E9C-101B-9397-08002B2CF9AE}" pid="18" name="n51c50147e554be9a5479ee6e2785bf7">
    <vt:lpwstr/>
  </property>
  <property fmtid="{D5CDD505-2E9C-101B-9397-08002B2CF9AE}" pid="19" name="pf1bc08d06b541998378c6b8090400d8">
    <vt:lpwstr/>
  </property>
  <property fmtid="{D5CDD505-2E9C-101B-9397-08002B2CF9AE}" pid="20" name="WBDocs_Business_Function">
    <vt:lpwstr/>
  </property>
</Properties>
</file>